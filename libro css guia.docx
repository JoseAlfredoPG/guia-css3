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5C40B31" w14:textId="77777777" w:rsidR="00860FE5" w:rsidRPr="00860FE5" w:rsidRDefault="00860FE5" w:rsidP="001B111A">
      <w:pPr>
        <w:pStyle w:val="Ttulo1"/>
      </w:pPr>
      <w:bookmarkStart w:id="1" w:name="_GoBack"/>
      <w:bookmarkEnd w:id="1"/>
      <w:r>
        <w:t>Introduccion CSS</w:t>
      </w:r>
    </w:p>
    <w:p w14:paraId="6CEE131E" w14:textId="77777777" w:rsidR="00392491" w:rsidRPr="00860FE5" w:rsidRDefault="00235B33">
      <w:pPr>
        <w:pStyle w:val="Ttulo2"/>
      </w:pPr>
      <w:r>
        <w:fldChar w:fldCharType="begin"/>
      </w:r>
      <w:r>
        <w:instrText xml:space="preserve"> HYPERLINK "https://lenguajecss.com/css/introduccion/minificar-css/" \l "qué-es-la-minificación" </w:instrText>
      </w:r>
      <w:r>
        <w:fldChar w:fldCharType="separate"/>
      </w:r>
      <w:r w:rsidR="00392491" w:rsidRPr="00860FE5">
        <w:rPr>
          <w:rStyle w:val="Hipervnculo"/>
          <w:color w:val="auto"/>
          <w:u w:val="none"/>
        </w:rPr>
        <w:t>¿Qué es la minificación?</w:t>
      </w:r>
      <w:r>
        <w:rPr>
          <w:rStyle w:val="Hipervnculo"/>
          <w:color w:val="auto"/>
          <w:u w:val="none"/>
        </w:rPr>
        <w:fldChar w:fldCharType="end"/>
      </w:r>
    </w:p>
    <w:p w14:paraId="04604835" w14:textId="77777777" w:rsidR="00392491" w:rsidRPr="00392491" w:rsidRDefault="00392491">
      <w:pPr>
        <w:jc w:val="both"/>
      </w:pPr>
      <w:r w:rsidRPr="00392491">
        <w:t xml:space="preserve">La </w:t>
      </w:r>
      <w:r w:rsidRPr="00392491">
        <w:rPr>
          <w:b/>
          <w:bCs/>
        </w:rPr>
        <w:t>minificación</w:t>
      </w:r>
      <w:r w:rsidRPr="00392491">
        <w:t xml:space="preserve"> (</w:t>
      </w:r>
      <w:r w:rsidRPr="00392491">
        <w:rPr>
          <w:i/>
          <w:iCs/>
        </w:rPr>
        <w:t>en inglés, Uglify o Minification</w:t>
      </w:r>
      <w:r w:rsidRPr="00392491">
        <w:t xml:space="preserve">) es la acción de eliminar carácteres o comentarios de nuestro código, con el objetivo de reducir su tamaño total, y por lo tanto, descargarlos más rápido. En archivos CSS muy grandes esto suele influir de forma considerable, por lo que es una </w:t>
      </w:r>
      <w:r w:rsidRPr="00392491">
        <w:rPr>
          <w:b/>
          <w:bCs/>
        </w:rPr>
        <w:t>buena práctica</w:t>
      </w:r>
      <w:r w:rsidRPr="00392491">
        <w:t xml:space="preserve"> utilizar herramientas de minificación y reducir el tamaño del archivo CSS condensando toda su información, eliminando espacios, retornos de carro, etc...</w:t>
      </w:r>
    </w:p>
    <w:p w14:paraId="7CBED8B7" w14:textId="77777777" w:rsidR="00392491" w:rsidRPr="00392491" w:rsidRDefault="00392491">
      <w:pPr>
        <w:jc w:val="both"/>
      </w:pPr>
      <w:r w:rsidRPr="00392491">
        <w:t>Haciendo esto, conseguiremos que el archivo ocupe menos, pero a cambio, perderemos legibilidad. Por esta razón, es habitual conservar los archivos CSS originales (</w:t>
      </w:r>
      <w:r w:rsidRPr="00392491">
        <w:rPr>
          <w:i/>
          <w:iCs/>
        </w:rPr>
        <w:t>sin minificar</w:t>
      </w:r>
      <w:r w:rsidRPr="00392491">
        <w:t>) para trabajar con ellos, y generar los archivos reducidos con herramientas automaticas. Hay que tener en cuenta que el proceso de minification es un paso totalmente opcional, por lo que no es obligado realizarlo, pero se considera una buena práctica de optimización.</w:t>
      </w:r>
    </w:p>
    <w:p w14:paraId="408CDEEA" w14:textId="77777777" w:rsidR="00392491" w:rsidRPr="00392491" w:rsidRDefault="00392491">
      <w:pPr>
        <w:jc w:val="both"/>
      </w:pPr>
      <w:r w:rsidRPr="00392491">
        <w:t>Veamos un ejemplo de un mismo archivo CSS con su contenido sin minificar y minificado:</w:t>
      </w:r>
    </w:p>
    <w:p w14:paraId="7750895A" w14:textId="77777777" w:rsidR="009B2D25" w:rsidRPr="009B2D25" w:rsidRDefault="00392491">
      <w:r w:rsidRPr="00392491">
        <w:rPr>
          <w:b/>
          <w:bCs/>
        </w:rPr>
        <w:t>Ejemplo de código CSS legible (index.css)</w:t>
      </w:r>
      <w:r w:rsidRPr="00392491">
        <w:t>: 96 bytes</w:t>
      </w:r>
    </w:p>
    <w:bookmarkStart w:id="2" w:name="_MON_1660214117"/>
    <w:bookmarkEnd w:id="2"/>
    <w:p w14:paraId="67B2336F" w14:textId="77777777" w:rsidR="009B2D25" w:rsidRPr="00E6488F" w:rsidRDefault="009B2D25">
      <w:pPr>
        <w:shd w:val="clear" w:color="auto" w:fill="FFFFFF"/>
        <w:spacing w:after="0" w:line="285" w:lineRule="atLeast"/>
        <w:rPr>
          <w:rFonts w:ascii="Consolas" w:eastAsia="Times New Roman" w:hAnsi="Consolas" w:cs="Consolas"/>
          <w:color w:val="000000"/>
          <w:sz w:val="21"/>
          <w:szCs w:val="21"/>
          <w:lang w:eastAsia="es-MX"/>
        </w:rPr>
      </w:pPr>
      <w:r>
        <w:rPr>
          <w:rFonts w:ascii="Consolas" w:eastAsia="Times New Roman" w:hAnsi="Consolas" w:cs="Consolas"/>
          <w:color w:val="000000"/>
          <w:sz w:val="21"/>
          <w:szCs w:val="21"/>
          <w:lang w:eastAsia="es-MX"/>
        </w:rPr>
        <w:object w:dxaOrig="8838" w:dyaOrig="2160" w14:anchorId="1850046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9.5pt;height:108pt" o:ole="">
            <v:imagedata r:id="rId8" o:title=""/>
          </v:shape>
          <o:OLEObject Type="Embed" ProgID="Word.OpenDocumentText.12" ShapeID="_x0000_i1025" DrawAspect="Content" ObjectID="_1664042534" r:id="rId9"/>
        </w:object>
      </w:r>
    </w:p>
    <w:p w14:paraId="3A6C1F56" w14:textId="77777777" w:rsidR="00392491" w:rsidRPr="00392491" w:rsidRDefault="00392491">
      <w:r w:rsidRPr="00392491">
        <w:rPr>
          <w:b/>
          <w:bCs/>
        </w:rPr>
        <w:t>Ejemplo de código CSS minificado (index.min.css)</w:t>
      </w:r>
      <w:r w:rsidRPr="00392491">
        <w:t>: 75 bytes</w:t>
      </w:r>
    </w:p>
    <w:bookmarkStart w:id="3" w:name="_MON_1660214191"/>
    <w:bookmarkEnd w:id="3"/>
    <w:p w14:paraId="60FB034D" w14:textId="77777777" w:rsidR="00392491" w:rsidRPr="00392491" w:rsidRDefault="009B2D25">
      <w:pPr>
        <w:jc w:val="both"/>
      </w:pPr>
      <w:r>
        <w:object w:dxaOrig="8838" w:dyaOrig="735" w14:anchorId="50C64879">
          <v:shape id="_x0000_i1026" type="#_x0000_t75" style="width:439.5pt;height:36pt" o:ole="">
            <v:imagedata r:id="rId10" o:title=""/>
          </v:shape>
          <o:OLEObject Type="Embed" ProgID="Word.OpenDocumentText.12" ShapeID="_x0000_i1026" DrawAspect="Content" ObjectID="_1664042535" r:id="rId11"/>
        </w:object>
      </w:r>
      <w:r w:rsidR="00392491" w:rsidRPr="00392491">
        <w:t xml:space="preserve">Como se puede ver, el </w:t>
      </w:r>
      <w:r w:rsidR="00392491" w:rsidRPr="00392491">
        <w:rPr>
          <w:b/>
          <w:bCs/>
        </w:rPr>
        <w:t>tamaño</w:t>
      </w:r>
      <w:r w:rsidR="00392491" w:rsidRPr="00392491">
        <w:t xml:space="preserve"> y la </w:t>
      </w:r>
      <w:r w:rsidR="00392491" w:rsidRPr="00392491">
        <w:rPr>
          <w:b/>
          <w:bCs/>
        </w:rPr>
        <w:t>legibilidad</w:t>
      </w:r>
      <w:r w:rsidR="00392491" w:rsidRPr="00392491">
        <w:t xml:space="preserve"> del archivo CSS se reduce considerablemente. Sería perjudicial trabajar con código del segundo ejemplo, por lo que se suele mantener un archivo legible (</w:t>
      </w:r>
      <w:r w:rsidR="00392491" w:rsidRPr="00392491">
        <w:rPr>
          <w:i/>
          <w:iCs/>
        </w:rPr>
        <w:t>el primero</w:t>
      </w:r>
      <w:r w:rsidR="00392491" w:rsidRPr="00392491">
        <w:t>) para realizar modificaciones y trabajar con él, y luego, de forma opcional, un archivo con la información minificada (</w:t>
      </w:r>
      <w:r w:rsidR="00392491" w:rsidRPr="00392491">
        <w:rPr>
          <w:i/>
          <w:iCs/>
        </w:rPr>
        <w:t>el segundo</w:t>
      </w:r>
      <w:r w:rsidR="00392491" w:rsidRPr="00392491">
        <w:t>) que será el que se utilice finalmente en nuestro proyecto cuando esté terminado.</w:t>
      </w:r>
    </w:p>
    <w:p w14:paraId="18BA91BE" w14:textId="77777777" w:rsidR="00392491" w:rsidRPr="00392491" w:rsidRDefault="00392491">
      <w:r w:rsidRPr="00392491">
        <w:t xml:space="preserve">En resumen, el primer archivo es el </w:t>
      </w:r>
      <w:r w:rsidRPr="00392491">
        <w:rPr>
          <w:b/>
          <w:bCs/>
        </w:rPr>
        <w:t>código para humanos</w:t>
      </w:r>
      <w:r w:rsidRPr="00392491">
        <w:t xml:space="preserve">, el que debemos mantener y trabajar con él. El segundo archivo es el </w:t>
      </w:r>
      <w:r w:rsidRPr="00392491">
        <w:rPr>
          <w:b/>
          <w:bCs/>
        </w:rPr>
        <w:t>código para el navegador</w:t>
      </w:r>
      <w:r w:rsidRPr="00392491">
        <w:t>, que no se debe modificar directamente por humanos y que se debe generar a partir del primero.</w:t>
      </w:r>
    </w:p>
    <w:p w14:paraId="4875E7A9" w14:textId="77777777" w:rsidR="00392491" w:rsidRPr="00860FE5" w:rsidRDefault="00235B33">
      <w:pPr>
        <w:pStyle w:val="Ttulo3"/>
      </w:pPr>
      <w:r>
        <w:lastRenderedPageBreak/>
        <w:fldChar w:fldCharType="begin"/>
      </w:r>
      <w:r>
        <w:instrText xml:space="preserve"> HYPERLINK "https://lenguajecss.com/css/introduccion/minificar-css/" \l "herramientas-de-minificación" </w:instrText>
      </w:r>
      <w:r>
        <w:fldChar w:fldCharType="separate"/>
      </w:r>
      <w:r w:rsidR="00392491" w:rsidRPr="00860FE5">
        <w:rPr>
          <w:rStyle w:val="Hipervnculo"/>
          <w:color w:val="0070C0"/>
          <w:u w:val="none"/>
        </w:rPr>
        <w:t>Herramientas de minificación</w:t>
      </w:r>
      <w:r>
        <w:rPr>
          <w:rStyle w:val="Hipervnculo"/>
          <w:color w:val="0070C0"/>
          <w:u w:val="none"/>
        </w:rPr>
        <w:fldChar w:fldCharType="end"/>
      </w:r>
    </w:p>
    <w:p w14:paraId="6E451CBA" w14:textId="77777777" w:rsidR="00392491" w:rsidRPr="00392491" w:rsidRDefault="00392491">
      <w:r w:rsidRPr="00392491">
        <w:t>Existen múltiples herramientas para minificar código CSS. Algunas de ellas, incluso se encargan de analizar el código y, no sólo minificarlo, sino además suprimir propiedades repetidas, eliminar propiedades o valores inútiles, etc. Veamos algunas de las más populares:</w:t>
      </w:r>
    </w:p>
    <w:tbl>
      <w:tblPr>
        <w:tblStyle w:val="Tabladecuadrcula4-nfasis3"/>
        <w:tblW w:w="0" w:type="auto"/>
        <w:tblLook w:val="04A0" w:firstRow="1" w:lastRow="0" w:firstColumn="1" w:lastColumn="0" w:noHBand="0" w:noVBand="1"/>
      </w:tblPr>
      <w:tblGrid>
        <w:gridCol w:w="1683"/>
        <w:gridCol w:w="1400"/>
        <w:gridCol w:w="5464"/>
      </w:tblGrid>
      <w:tr w:rsidR="00392491" w:rsidRPr="00392491" w14:paraId="233F697A" w14:textId="77777777" w:rsidTr="007E26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C6BFFB5" w14:textId="77777777" w:rsidR="00392491" w:rsidRPr="00392491" w:rsidRDefault="00392491">
            <w:pPr>
              <w:spacing w:after="160" w:line="259" w:lineRule="auto"/>
            </w:pPr>
            <w:r w:rsidRPr="00392491">
              <w:t>Herramienta</w:t>
            </w:r>
          </w:p>
        </w:tc>
        <w:tc>
          <w:tcPr>
            <w:tcW w:w="0" w:type="auto"/>
            <w:hideMark/>
          </w:tcPr>
          <w:p w14:paraId="063DB194" w14:textId="77777777" w:rsidR="00392491" w:rsidRPr="00392491" w:rsidRDefault="00392491">
            <w:pPr>
              <w:spacing w:after="160" w:line="259" w:lineRule="auto"/>
              <w:cnfStyle w:val="100000000000" w:firstRow="1" w:lastRow="0" w:firstColumn="0" w:lastColumn="0" w:oddVBand="0" w:evenVBand="0" w:oddHBand="0" w:evenHBand="0" w:firstRowFirstColumn="0" w:firstRowLastColumn="0" w:lastRowFirstColumn="0" w:lastRowLastColumn="0"/>
            </w:pPr>
            <w:r w:rsidRPr="00392491">
              <w:t>Modalidad</w:t>
            </w:r>
          </w:p>
        </w:tc>
        <w:tc>
          <w:tcPr>
            <w:tcW w:w="0" w:type="auto"/>
            <w:hideMark/>
          </w:tcPr>
          <w:p w14:paraId="07D220C2" w14:textId="77777777" w:rsidR="00392491" w:rsidRPr="00392491" w:rsidRDefault="00392491">
            <w:pPr>
              <w:spacing w:after="160" w:line="259" w:lineRule="auto"/>
              <w:cnfStyle w:val="100000000000" w:firstRow="1" w:lastRow="0" w:firstColumn="0" w:lastColumn="0" w:oddVBand="0" w:evenVBand="0" w:oddHBand="0" w:evenHBand="0" w:firstRowFirstColumn="0" w:firstRowLastColumn="0" w:lastRowFirstColumn="0" w:lastRowLastColumn="0"/>
            </w:pPr>
            <w:r w:rsidRPr="00392491">
              <w:t>Características</w:t>
            </w:r>
          </w:p>
        </w:tc>
      </w:tr>
      <w:tr w:rsidR="00392491" w:rsidRPr="00392491" w14:paraId="3923413F" w14:textId="77777777" w:rsidTr="007E26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2BE2D3C" w14:textId="77777777" w:rsidR="00392491" w:rsidRPr="00392491" w:rsidRDefault="00235B33">
            <w:pPr>
              <w:spacing w:after="160" w:line="259" w:lineRule="auto"/>
            </w:pPr>
            <w:r>
              <w:fldChar w:fldCharType="begin"/>
            </w:r>
            <w:r>
              <w:instrText xml:space="preserve"> HYPERLINK "https://cssnano.co/" </w:instrText>
            </w:r>
            <w:r>
              <w:fldChar w:fldCharType="separate"/>
            </w:r>
            <w:r w:rsidR="00392491" w:rsidRPr="00392491">
              <w:rPr>
                <w:rStyle w:val="Hipervnculo"/>
              </w:rPr>
              <w:t>CSS Nano</w:t>
            </w:r>
            <w:r>
              <w:rPr>
                <w:rStyle w:val="Hipervnculo"/>
              </w:rPr>
              <w:fldChar w:fldCharType="end"/>
            </w:r>
          </w:p>
        </w:tc>
        <w:tc>
          <w:tcPr>
            <w:tcW w:w="0" w:type="auto"/>
            <w:hideMark/>
          </w:tcPr>
          <w:p w14:paraId="64DA2E50" w14:textId="77777777" w:rsidR="00392491" w:rsidRPr="00392491" w:rsidRDefault="00392491">
            <w:pPr>
              <w:spacing w:after="160" w:line="259" w:lineRule="auto"/>
              <w:cnfStyle w:val="000000100000" w:firstRow="0" w:lastRow="0" w:firstColumn="0" w:lastColumn="0" w:oddVBand="0" w:evenVBand="0" w:oddHBand="1" w:evenHBand="0" w:firstRowFirstColumn="0" w:firstRowLastColumn="0" w:lastRowFirstColumn="0" w:lastRowLastColumn="0"/>
            </w:pPr>
            <w:r w:rsidRPr="00392491">
              <w:t>PostCSS</w:t>
            </w:r>
          </w:p>
        </w:tc>
        <w:tc>
          <w:tcPr>
            <w:tcW w:w="0" w:type="auto"/>
            <w:hideMark/>
          </w:tcPr>
          <w:p w14:paraId="212F92E6" w14:textId="77777777" w:rsidR="00392491" w:rsidRPr="00392491" w:rsidRDefault="00392491">
            <w:pPr>
              <w:spacing w:after="160" w:line="259" w:lineRule="auto"/>
              <w:cnfStyle w:val="000000100000" w:firstRow="0" w:lastRow="0" w:firstColumn="0" w:lastColumn="0" w:oddVBand="0" w:evenVBand="0" w:oddHBand="1" w:evenHBand="0" w:firstRowFirstColumn="0" w:firstRowLastColumn="0" w:lastRowFirstColumn="0" w:lastRowLastColumn="0"/>
            </w:pPr>
            <w:r w:rsidRPr="00392491">
              <w:t>Para automatizar desde terminal o desde PostCSS.</w:t>
            </w:r>
          </w:p>
        </w:tc>
      </w:tr>
      <w:tr w:rsidR="00392491" w:rsidRPr="00392491" w14:paraId="0DD1F361" w14:textId="77777777" w:rsidTr="007E265F">
        <w:tc>
          <w:tcPr>
            <w:cnfStyle w:val="001000000000" w:firstRow="0" w:lastRow="0" w:firstColumn="1" w:lastColumn="0" w:oddVBand="0" w:evenVBand="0" w:oddHBand="0" w:evenHBand="0" w:firstRowFirstColumn="0" w:firstRowLastColumn="0" w:lastRowFirstColumn="0" w:lastRowLastColumn="0"/>
            <w:tcW w:w="0" w:type="auto"/>
            <w:hideMark/>
          </w:tcPr>
          <w:p w14:paraId="188AD080" w14:textId="77777777" w:rsidR="00392491" w:rsidRPr="00392491" w:rsidRDefault="00235B33">
            <w:pPr>
              <w:spacing w:after="160" w:line="259" w:lineRule="auto"/>
            </w:pPr>
            <w:r>
              <w:fldChar w:fldCharType="begin"/>
            </w:r>
            <w:r>
              <w:instrText xml:space="preserve"> HYPERLINK "https://github.com/jakubpawlowicz/clean-css" </w:instrText>
            </w:r>
            <w:r>
              <w:fldChar w:fldCharType="separate"/>
            </w:r>
            <w:r w:rsidR="00392491" w:rsidRPr="00392491">
              <w:rPr>
                <w:rStyle w:val="Hipervnculo"/>
              </w:rPr>
              <w:t>Clean CSS</w:t>
            </w:r>
            <w:r>
              <w:rPr>
                <w:rStyle w:val="Hipervnculo"/>
              </w:rPr>
              <w:fldChar w:fldCharType="end"/>
            </w:r>
          </w:p>
        </w:tc>
        <w:tc>
          <w:tcPr>
            <w:tcW w:w="0" w:type="auto"/>
            <w:hideMark/>
          </w:tcPr>
          <w:p w14:paraId="206D8456" w14:textId="77777777" w:rsidR="00392491" w:rsidRPr="00392491" w:rsidRDefault="00392491">
            <w:pPr>
              <w:spacing w:after="160" w:line="259" w:lineRule="auto"/>
              <w:cnfStyle w:val="000000000000" w:firstRow="0" w:lastRow="0" w:firstColumn="0" w:lastColumn="0" w:oddVBand="0" w:evenVBand="0" w:oddHBand="0" w:evenHBand="0" w:firstRowFirstColumn="0" w:firstRowLastColumn="0" w:lastRowFirstColumn="0" w:lastRowLastColumn="0"/>
            </w:pPr>
            <w:r w:rsidRPr="00392491">
              <w:t>NodeJS/NPM</w:t>
            </w:r>
          </w:p>
        </w:tc>
        <w:tc>
          <w:tcPr>
            <w:tcW w:w="0" w:type="auto"/>
            <w:hideMark/>
          </w:tcPr>
          <w:p w14:paraId="247A95CF" w14:textId="77777777" w:rsidR="00392491" w:rsidRPr="00392491" w:rsidRDefault="00392491">
            <w:pPr>
              <w:spacing w:after="160" w:line="259" w:lineRule="auto"/>
              <w:cnfStyle w:val="000000000000" w:firstRow="0" w:lastRow="0" w:firstColumn="0" w:lastColumn="0" w:oddVBand="0" w:evenVBand="0" w:oddHBand="0" w:evenHBand="0" w:firstRowFirstColumn="0" w:firstRowLastColumn="0" w:lastRowFirstColumn="0" w:lastRowLastColumn="0"/>
            </w:pPr>
            <w:r w:rsidRPr="00392491">
              <w:t>Para automatizar desde terminal.</w:t>
            </w:r>
          </w:p>
        </w:tc>
      </w:tr>
      <w:tr w:rsidR="00392491" w:rsidRPr="00392491" w14:paraId="7CDC2F80" w14:textId="77777777" w:rsidTr="007E26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A728729" w14:textId="77777777" w:rsidR="00392491" w:rsidRPr="00392491" w:rsidRDefault="00235B33">
            <w:pPr>
              <w:spacing w:after="160" w:line="259" w:lineRule="auto"/>
            </w:pPr>
            <w:r>
              <w:fldChar w:fldCharType="begin"/>
            </w:r>
            <w:r>
              <w:instrText xml:space="preserve"> HYPERLINK "http://csscompressor.com/" </w:instrText>
            </w:r>
            <w:r>
              <w:fldChar w:fldCharType="separate"/>
            </w:r>
            <w:r w:rsidR="00392491" w:rsidRPr="00392491">
              <w:rPr>
                <w:rStyle w:val="Hipervnculo"/>
              </w:rPr>
              <w:t>CSS Compressor</w:t>
            </w:r>
            <w:r>
              <w:rPr>
                <w:rStyle w:val="Hipervnculo"/>
              </w:rPr>
              <w:fldChar w:fldCharType="end"/>
            </w:r>
          </w:p>
        </w:tc>
        <w:tc>
          <w:tcPr>
            <w:tcW w:w="0" w:type="auto"/>
            <w:hideMark/>
          </w:tcPr>
          <w:p w14:paraId="26B80F35" w14:textId="77777777" w:rsidR="00392491" w:rsidRPr="00392491" w:rsidRDefault="00392491">
            <w:pPr>
              <w:spacing w:after="160" w:line="259" w:lineRule="auto"/>
              <w:cnfStyle w:val="000000100000" w:firstRow="0" w:lastRow="0" w:firstColumn="0" w:lastColumn="0" w:oddVBand="0" w:evenVBand="0" w:oddHBand="1" w:evenHBand="0" w:firstRowFirstColumn="0" w:firstRowLastColumn="0" w:lastRowFirstColumn="0" w:lastRowLastColumn="0"/>
            </w:pPr>
            <w:r w:rsidRPr="00392491">
              <w:t>Online</w:t>
            </w:r>
          </w:p>
        </w:tc>
        <w:tc>
          <w:tcPr>
            <w:tcW w:w="0" w:type="auto"/>
            <w:hideMark/>
          </w:tcPr>
          <w:p w14:paraId="7E2C1986" w14:textId="77777777" w:rsidR="00392491" w:rsidRPr="00392491" w:rsidRDefault="00392491">
            <w:pPr>
              <w:spacing w:after="160" w:line="259" w:lineRule="auto"/>
              <w:cnfStyle w:val="000000100000" w:firstRow="0" w:lastRow="0" w:firstColumn="0" w:lastColumn="0" w:oddVBand="0" w:evenVBand="0" w:oddHBand="1" w:evenHBand="0" w:firstRowFirstColumn="0" w:firstRowLastColumn="0" w:lastRowFirstColumn="0" w:lastRowLastColumn="0"/>
            </w:pPr>
            <w:r w:rsidRPr="00392491">
              <w:t>Opciones variadas: grado de compresión, optimizaciones...</w:t>
            </w:r>
          </w:p>
        </w:tc>
      </w:tr>
      <w:tr w:rsidR="00392491" w:rsidRPr="00392491" w14:paraId="682A912D" w14:textId="77777777" w:rsidTr="007E265F">
        <w:tc>
          <w:tcPr>
            <w:cnfStyle w:val="001000000000" w:firstRow="0" w:lastRow="0" w:firstColumn="1" w:lastColumn="0" w:oddVBand="0" w:evenVBand="0" w:oddHBand="0" w:evenHBand="0" w:firstRowFirstColumn="0" w:firstRowLastColumn="0" w:lastRowFirstColumn="0" w:lastRowLastColumn="0"/>
            <w:tcW w:w="0" w:type="auto"/>
            <w:hideMark/>
          </w:tcPr>
          <w:p w14:paraId="26172B3A" w14:textId="77777777" w:rsidR="00392491" w:rsidRPr="00392491" w:rsidRDefault="00235B33">
            <w:pPr>
              <w:spacing w:after="160" w:line="259" w:lineRule="auto"/>
            </w:pPr>
            <w:r>
              <w:fldChar w:fldCharType="begin"/>
            </w:r>
            <w:r>
              <w:instrText xml:space="preserve"> HYPERLINK "https://github.com/css/csso" </w:instrText>
            </w:r>
            <w:r>
              <w:fldChar w:fldCharType="separate"/>
            </w:r>
            <w:r w:rsidR="00392491" w:rsidRPr="00392491">
              <w:rPr>
                <w:rStyle w:val="Hipervnculo"/>
              </w:rPr>
              <w:t>CSSO</w:t>
            </w:r>
            <w:r>
              <w:rPr>
                <w:rStyle w:val="Hipervnculo"/>
              </w:rPr>
              <w:fldChar w:fldCharType="end"/>
            </w:r>
          </w:p>
        </w:tc>
        <w:tc>
          <w:tcPr>
            <w:tcW w:w="0" w:type="auto"/>
            <w:hideMark/>
          </w:tcPr>
          <w:p w14:paraId="61E20EEF" w14:textId="77777777" w:rsidR="00392491" w:rsidRPr="00392491" w:rsidRDefault="00392491">
            <w:pPr>
              <w:spacing w:after="160" w:line="259" w:lineRule="auto"/>
              <w:cnfStyle w:val="000000000000" w:firstRow="0" w:lastRow="0" w:firstColumn="0" w:lastColumn="0" w:oddVBand="0" w:evenVBand="0" w:oddHBand="0" w:evenHBand="0" w:firstRowFirstColumn="0" w:firstRowLastColumn="0" w:lastRowFirstColumn="0" w:lastRowLastColumn="0"/>
            </w:pPr>
            <w:r w:rsidRPr="00392491">
              <w:t>NodeJS/NPM</w:t>
            </w:r>
          </w:p>
        </w:tc>
        <w:tc>
          <w:tcPr>
            <w:tcW w:w="0" w:type="auto"/>
            <w:hideMark/>
          </w:tcPr>
          <w:p w14:paraId="3863CFE0" w14:textId="77777777" w:rsidR="00392491" w:rsidRPr="00392491" w:rsidRDefault="00392491">
            <w:pPr>
              <w:spacing w:after="160" w:line="259" w:lineRule="auto"/>
              <w:cnfStyle w:val="000000000000" w:firstRow="0" w:lastRow="0" w:firstColumn="0" w:lastColumn="0" w:oddVBand="0" w:evenVBand="0" w:oddHBand="0" w:evenHBand="0" w:firstRowFirstColumn="0" w:firstRowLastColumn="0" w:lastRowFirstColumn="0" w:lastRowLastColumn="0"/>
            </w:pPr>
            <w:r w:rsidRPr="00392491">
              <w:t>Optimizador de CSS (clean, compress and restructuring)</w:t>
            </w:r>
          </w:p>
        </w:tc>
      </w:tr>
      <w:tr w:rsidR="00392491" w:rsidRPr="00392491" w14:paraId="59D53865" w14:textId="77777777" w:rsidTr="007E26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4104C28" w14:textId="77777777" w:rsidR="00392491" w:rsidRPr="00392491" w:rsidRDefault="00235B33">
            <w:pPr>
              <w:spacing w:after="160" w:line="259" w:lineRule="auto"/>
            </w:pPr>
            <w:r>
              <w:fldChar w:fldCharType="begin"/>
            </w:r>
            <w:r>
              <w:instrText xml:space="preserve"> HYPERLINK "https://github.com/ded/sqwish" </w:instrText>
            </w:r>
            <w:r>
              <w:fldChar w:fldCharType="separate"/>
            </w:r>
            <w:r w:rsidR="00392491" w:rsidRPr="00392491">
              <w:rPr>
                <w:rStyle w:val="Hipervnculo"/>
              </w:rPr>
              <w:t>Sqwish</w:t>
            </w:r>
            <w:r>
              <w:rPr>
                <w:rStyle w:val="Hipervnculo"/>
              </w:rPr>
              <w:fldChar w:fldCharType="end"/>
            </w:r>
          </w:p>
        </w:tc>
        <w:tc>
          <w:tcPr>
            <w:tcW w:w="0" w:type="auto"/>
            <w:hideMark/>
          </w:tcPr>
          <w:p w14:paraId="40466815" w14:textId="77777777" w:rsidR="00392491" w:rsidRPr="00392491" w:rsidRDefault="00392491">
            <w:pPr>
              <w:spacing w:after="160" w:line="259" w:lineRule="auto"/>
              <w:cnfStyle w:val="000000100000" w:firstRow="0" w:lastRow="0" w:firstColumn="0" w:lastColumn="0" w:oddVBand="0" w:evenVBand="0" w:oddHBand="1" w:evenHBand="0" w:firstRowFirstColumn="0" w:firstRowLastColumn="0" w:lastRowFirstColumn="0" w:lastRowLastColumn="0"/>
            </w:pPr>
            <w:r w:rsidRPr="00392491">
              <w:t>NodeJS/NPM</w:t>
            </w:r>
          </w:p>
        </w:tc>
        <w:tc>
          <w:tcPr>
            <w:tcW w:w="0" w:type="auto"/>
            <w:hideMark/>
          </w:tcPr>
          <w:p w14:paraId="6813C764" w14:textId="77777777" w:rsidR="00392491" w:rsidRPr="00392491" w:rsidRDefault="00392491">
            <w:pPr>
              <w:spacing w:after="160" w:line="259" w:lineRule="auto"/>
              <w:cnfStyle w:val="000000100000" w:firstRow="0" w:lastRow="0" w:firstColumn="0" w:lastColumn="0" w:oddVBand="0" w:evenVBand="0" w:oddHBand="1" w:evenHBand="0" w:firstRowFirstColumn="0" w:firstRowLastColumn="0" w:lastRowFirstColumn="0" w:lastRowLastColumn="0"/>
            </w:pPr>
            <w:r w:rsidRPr="00392491">
              <w:t>Compresor de CSS basado en Node</w:t>
            </w:r>
          </w:p>
        </w:tc>
      </w:tr>
      <w:tr w:rsidR="00392491" w:rsidRPr="00392491" w14:paraId="01517C32" w14:textId="77777777" w:rsidTr="007E265F">
        <w:tc>
          <w:tcPr>
            <w:cnfStyle w:val="001000000000" w:firstRow="0" w:lastRow="0" w:firstColumn="1" w:lastColumn="0" w:oddVBand="0" w:evenVBand="0" w:oddHBand="0" w:evenHBand="0" w:firstRowFirstColumn="0" w:firstRowLastColumn="0" w:lastRowFirstColumn="0" w:lastRowLastColumn="0"/>
            <w:tcW w:w="0" w:type="auto"/>
            <w:hideMark/>
          </w:tcPr>
          <w:p w14:paraId="63E15833" w14:textId="77777777" w:rsidR="00392491" w:rsidRPr="00392491" w:rsidRDefault="00235B33">
            <w:pPr>
              <w:spacing w:after="160" w:line="259" w:lineRule="auto"/>
            </w:pPr>
            <w:r>
              <w:fldChar w:fldCharType="begin"/>
            </w:r>
            <w:r>
              <w:instrText xml:space="preserve"> HYPERLINK "https://yui.github.io/yuicompressor/" </w:instrText>
            </w:r>
            <w:r>
              <w:fldChar w:fldCharType="separate"/>
            </w:r>
            <w:r w:rsidR="00392491" w:rsidRPr="00392491">
              <w:rPr>
                <w:rStyle w:val="Hipervnculo"/>
              </w:rPr>
              <w:t>YUI Compressor</w:t>
            </w:r>
            <w:r>
              <w:rPr>
                <w:rStyle w:val="Hipervnculo"/>
              </w:rPr>
              <w:fldChar w:fldCharType="end"/>
            </w:r>
          </w:p>
        </w:tc>
        <w:tc>
          <w:tcPr>
            <w:tcW w:w="0" w:type="auto"/>
            <w:hideMark/>
          </w:tcPr>
          <w:p w14:paraId="570190BD" w14:textId="77777777" w:rsidR="00392491" w:rsidRPr="00392491" w:rsidRDefault="00392491">
            <w:pPr>
              <w:spacing w:after="160" w:line="259" w:lineRule="auto"/>
              <w:cnfStyle w:val="000000000000" w:firstRow="0" w:lastRow="0" w:firstColumn="0" w:lastColumn="0" w:oddVBand="0" w:evenVBand="0" w:oddHBand="0" w:evenHBand="0" w:firstRowFirstColumn="0" w:firstRowLastColumn="0" w:lastRowFirstColumn="0" w:lastRowLastColumn="0"/>
            </w:pPr>
            <w:r w:rsidRPr="00392491">
              <w:t>Java</w:t>
            </w:r>
          </w:p>
        </w:tc>
        <w:tc>
          <w:tcPr>
            <w:tcW w:w="0" w:type="auto"/>
            <w:hideMark/>
          </w:tcPr>
          <w:p w14:paraId="721A984B" w14:textId="77777777" w:rsidR="00392491" w:rsidRPr="00392491" w:rsidRDefault="00392491">
            <w:pPr>
              <w:spacing w:after="160" w:line="259" w:lineRule="auto"/>
              <w:cnfStyle w:val="000000000000" w:firstRow="0" w:lastRow="0" w:firstColumn="0" w:lastColumn="0" w:oddVBand="0" w:evenVBand="0" w:oddHBand="0" w:evenHBand="0" w:firstRowFirstColumn="0" w:firstRowLastColumn="0" w:lastRowFirstColumn="0" w:lastRowLastColumn="0"/>
            </w:pPr>
            <w:r w:rsidRPr="00392491">
              <w:t>Compresor CSS histórico de Yahoo</w:t>
            </w:r>
          </w:p>
        </w:tc>
      </w:tr>
    </w:tbl>
    <w:p w14:paraId="2E1642E3" w14:textId="77777777" w:rsidR="00DD4D81" w:rsidRDefault="00DD4D81"/>
    <w:p w14:paraId="2710C533" w14:textId="77777777" w:rsidR="007E265F" w:rsidRPr="007E265F" w:rsidRDefault="00235B33">
      <w:pPr>
        <w:pStyle w:val="Ttulo2"/>
      </w:pPr>
      <w:r>
        <w:fldChar w:fldCharType="begin"/>
      </w:r>
      <w:r>
        <w:instrText xml:space="preserve"> HYPERLINK "https://lenguajecss.com/css/introduccion/navegadores-web/" \l "ecosistema-de-navegadores" </w:instrText>
      </w:r>
      <w:r>
        <w:fldChar w:fldCharType="separate"/>
      </w:r>
      <w:r w:rsidR="007E265F" w:rsidRPr="007E265F">
        <w:rPr>
          <w:rStyle w:val="Hipervnculo"/>
          <w:color w:val="auto"/>
          <w:u w:val="none"/>
        </w:rPr>
        <w:t>Ecosistema de navegadores</w:t>
      </w:r>
      <w:r>
        <w:rPr>
          <w:rStyle w:val="Hipervnculo"/>
          <w:color w:val="auto"/>
          <w:u w:val="none"/>
        </w:rPr>
        <w:fldChar w:fldCharType="end"/>
      </w:r>
    </w:p>
    <w:p w14:paraId="496A067D" w14:textId="77777777" w:rsidR="007E265F" w:rsidRPr="007E265F" w:rsidRDefault="007E265F">
      <w:r w:rsidRPr="007E265F">
        <w:t xml:space="preserve">En un mundo ideal, todas las páginas webs se verían correctamente y de la misma forma en todos los navegadores web disponibles, sin embargo, y una de las cosas que más llama la atención del diseño web cuando estamos empezando, es que no sólo debemos construir una web correctamente, sino que además </w:t>
      </w:r>
      <w:r w:rsidRPr="007E265F">
        <w:rPr>
          <w:b/>
          <w:bCs/>
        </w:rPr>
        <w:t>debemos ser conscientes de los navegadores más utilizados</w:t>
      </w:r>
      <w:r w:rsidRPr="007E265F">
        <w:t>, así como de sus carencias y virtudes.</w:t>
      </w:r>
    </w:p>
    <w:p w14:paraId="0387BA26" w14:textId="77777777" w:rsidR="007E265F" w:rsidRPr="007E265F" w:rsidRDefault="007E265F">
      <w:r w:rsidRPr="007E265F">
        <w:t xml:space="preserve">En un principio, el consorcio </w:t>
      </w:r>
      <w:r w:rsidRPr="007E265F">
        <w:rPr>
          <w:b/>
          <w:bCs/>
        </w:rPr>
        <w:t>W3C</w:t>
      </w:r>
      <w:r w:rsidRPr="007E265F">
        <w:t xml:space="preserve"> se encarga de definir unas especificaciones y «normas» de recomendación, para que posteriormente, las compañías desarrolladoras de navegadores web las sigan y puedan crear un navegador correctamente. Pero como no estamos en un mundo perfecto (</w:t>
      </w:r>
      <w:r w:rsidRPr="007E265F">
        <w:rPr>
          <w:i/>
          <w:iCs/>
        </w:rPr>
        <w:t>y el tiempo es un recurso limitado</w:t>
      </w:r>
      <w:r w:rsidRPr="007E265F">
        <w:t>), dichas compañías establecen prioridades, desarrollan características antes que otras, e incluso algunas características deciden no implementarlas por razones específicas o internas.</w:t>
      </w:r>
    </w:p>
    <w:p w14:paraId="08FCFF9A" w14:textId="77777777" w:rsidR="007E265F" w:rsidRPr="007E265F" w:rsidRDefault="007E265F">
      <w:r w:rsidRPr="007E265F">
        <w:rPr>
          <w:noProof/>
          <w:lang w:eastAsia="es-MX"/>
        </w:rPr>
        <w:lastRenderedPageBreak/>
        <w:drawing>
          <wp:inline distT="0" distB="0" distL="0" distR="0" wp14:anchorId="61D72E5C" wp14:editId="171A688D">
            <wp:extent cx="5438775" cy="2658996"/>
            <wp:effectExtent l="0" t="0" r="0" b="8255"/>
            <wp:docPr id="2" name="Imagen 2" descr="Mozilla Firefox Status Plat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Mozilla Firefox Status Platform"/>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70161" cy="2674340"/>
                    </a:xfrm>
                    <a:prstGeom prst="rect">
                      <a:avLst/>
                    </a:prstGeom>
                    <a:noFill/>
                    <a:ln>
                      <a:noFill/>
                    </a:ln>
                  </pic:spPr>
                </pic:pic>
              </a:graphicData>
            </a:graphic>
          </wp:inline>
        </w:drawing>
      </w:r>
    </w:p>
    <w:p w14:paraId="6CE66878" w14:textId="77777777" w:rsidR="007E265F" w:rsidRPr="007E265F" w:rsidRDefault="007E265F">
      <w:r w:rsidRPr="007E265F">
        <w:t>Las compañías más comprometidas con sus navegadores web, tienen a disposición de los diseñadores, programadores y entusiastas, una especie de diario cronológico, donde mencionan su hoja de ruta con las características que van implementando, descartando o sus planes de futuro, así como información adicional sobre el tema en cuestión:</w:t>
      </w:r>
    </w:p>
    <w:tbl>
      <w:tblPr>
        <w:tblStyle w:val="Tabladecuadrcula4-nfasis3"/>
        <w:tblW w:w="0" w:type="auto"/>
        <w:tblLook w:val="04A0" w:firstRow="1" w:lastRow="0" w:firstColumn="1" w:lastColumn="0" w:noHBand="0" w:noVBand="1"/>
      </w:tblPr>
      <w:tblGrid>
        <w:gridCol w:w="2269"/>
        <w:gridCol w:w="2522"/>
        <w:gridCol w:w="4130"/>
      </w:tblGrid>
      <w:tr w:rsidR="007E265F" w:rsidRPr="007E265F" w14:paraId="346CC547" w14:textId="77777777" w:rsidTr="007E26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E42C644" w14:textId="77777777" w:rsidR="007E265F" w:rsidRPr="007E265F" w:rsidRDefault="007E265F">
            <w:pPr>
              <w:spacing w:after="160" w:line="259" w:lineRule="auto"/>
            </w:pPr>
            <w:r w:rsidRPr="007E265F">
              <w:t>Responsables</w:t>
            </w:r>
          </w:p>
        </w:tc>
        <w:tc>
          <w:tcPr>
            <w:tcW w:w="0" w:type="auto"/>
            <w:hideMark/>
          </w:tcPr>
          <w:p w14:paraId="42BD1683" w14:textId="77777777" w:rsidR="007E265F" w:rsidRPr="007E265F" w:rsidRDefault="007E265F">
            <w:pPr>
              <w:spacing w:after="160" w:line="259" w:lineRule="auto"/>
              <w:cnfStyle w:val="100000000000" w:firstRow="1" w:lastRow="0" w:firstColumn="0" w:lastColumn="0" w:oddVBand="0" w:evenVBand="0" w:oddHBand="0" w:evenHBand="0" w:firstRowFirstColumn="0" w:firstRowLastColumn="0" w:lastRowFirstColumn="0" w:lastRowLastColumn="0"/>
            </w:pPr>
            <w:r w:rsidRPr="007E265F">
              <w:t>Producto</w:t>
            </w:r>
          </w:p>
        </w:tc>
        <w:tc>
          <w:tcPr>
            <w:tcW w:w="0" w:type="auto"/>
            <w:hideMark/>
          </w:tcPr>
          <w:p w14:paraId="6B158A6F" w14:textId="77777777" w:rsidR="007E265F" w:rsidRPr="007E265F" w:rsidRDefault="007E265F">
            <w:pPr>
              <w:spacing w:after="160" w:line="259" w:lineRule="auto"/>
              <w:cnfStyle w:val="100000000000" w:firstRow="1" w:lastRow="0" w:firstColumn="0" w:lastColumn="0" w:oddVBand="0" w:evenVBand="0" w:oddHBand="0" w:evenHBand="0" w:firstRowFirstColumn="0" w:firstRowLastColumn="0" w:lastRowFirstColumn="0" w:lastRowLastColumn="0"/>
            </w:pPr>
            <w:r w:rsidRPr="007E265F">
              <w:t>Página de estado de desarrollo del navegador</w:t>
            </w:r>
          </w:p>
        </w:tc>
      </w:tr>
      <w:tr w:rsidR="007E265F" w:rsidRPr="007E265F" w14:paraId="7227CBCD" w14:textId="77777777" w:rsidTr="007E26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BD8FF7F" w14:textId="77777777" w:rsidR="007E265F" w:rsidRPr="007E265F" w:rsidRDefault="007E265F">
            <w:pPr>
              <w:spacing w:after="160" w:line="259" w:lineRule="auto"/>
            </w:pPr>
            <w:r w:rsidRPr="007E265F">
              <w:t>Microsoft</w:t>
            </w:r>
          </w:p>
        </w:tc>
        <w:tc>
          <w:tcPr>
            <w:tcW w:w="0" w:type="auto"/>
            <w:hideMark/>
          </w:tcPr>
          <w:p w14:paraId="5ECE88A5" w14:textId="77777777" w:rsidR="007E265F" w:rsidRPr="007E265F" w:rsidRDefault="007E265F">
            <w:pPr>
              <w:spacing w:after="160" w:line="259" w:lineRule="auto"/>
              <w:cnfStyle w:val="000000100000" w:firstRow="0" w:lastRow="0" w:firstColumn="0" w:lastColumn="0" w:oddVBand="0" w:evenVBand="0" w:oddHBand="1" w:evenHBand="0" w:firstRowFirstColumn="0" w:firstRowLastColumn="0" w:lastRowFirstColumn="0" w:lastRowLastColumn="0"/>
            </w:pPr>
            <w:r w:rsidRPr="007E265F">
              <w:t>Navegador Microsoft Edge</w:t>
            </w:r>
          </w:p>
        </w:tc>
        <w:tc>
          <w:tcPr>
            <w:tcW w:w="0" w:type="auto"/>
            <w:hideMark/>
          </w:tcPr>
          <w:p w14:paraId="345D1628" w14:textId="77777777" w:rsidR="007E265F" w:rsidRPr="007E265F" w:rsidRDefault="00235B33">
            <w:pPr>
              <w:spacing w:after="160" w:line="259" w:lineRule="auto"/>
              <w:cnfStyle w:val="000000100000" w:firstRow="0" w:lastRow="0" w:firstColumn="0" w:lastColumn="0" w:oddVBand="0" w:evenVBand="0" w:oddHBand="1" w:evenHBand="0" w:firstRowFirstColumn="0" w:firstRowLastColumn="0" w:lastRowFirstColumn="0" w:lastRowLastColumn="0"/>
            </w:pPr>
            <w:r>
              <w:fldChar w:fldCharType="begin"/>
            </w:r>
            <w:r>
              <w:instrText xml:space="preserve"> HYPERLINK "https://developer.microsoft.com/en-us/microsoft-edge/status/" </w:instrText>
            </w:r>
            <w:r>
              <w:fldChar w:fldCharType="separate"/>
            </w:r>
            <w:r w:rsidR="007E265F" w:rsidRPr="007E265F">
              <w:rPr>
                <w:rStyle w:val="Hipervnculo"/>
              </w:rPr>
              <w:t>Edge Platform Status</w:t>
            </w:r>
            <w:r>
              <w:rPr>
                <w:rStyle w:val="Hipervnculo"/>
              </w:rPr>
              <w:fldChar w:fldCharType="end"/>
            </w:r>
          </w:p>
        </w:tc>
      </w:tr>
      <w:tr w:rsidR="007E265F" w:rsidRPr="007E265F" w14:paraId="052D3611" w14:textId="77777777" w:rsidTr="007E265F">
        <w:tc>
          <w:tcPr>
            <w:cnfStyle w:val="001000000000" w:firstRow="0" w:lastRow="0" w:firstColumn="1" w:lastColumn="0" w:oddVBand="0" w:evenVBand="0" w:oddHBand="0" w:evenHBand="0" w:firstRowFirstColumn="0" w:firstRowLastColumn="0" w:lastRowFirstColumn="0" w:lastRowLastColumn="0"/>
            <w:tcW w:w="0" w:type="auto"/>
            <w:hideMark/>
          </w:tcPr>
          <w:p w14:paraId="7BC27E6A" w14:textId="77777777" w:rsidR="007E265F" w:rsidRPr="007E265F" w:rsidRDefault="007E265F">
            <w:pPr>
              <w:spacing w:after="160" w:line="259" w:lineRule="auto"/>
            </w:pPr>
            <w:r w:rsidRPr="007E265F">
              <w:t>(Proyecto open source)</w:t>
            </w:r>
          </w:p>
        </w:tc>
        <w:tc>
          <w:tcPr>
            <w:tcW w:w="0" w:type="auto"/>
            <w:hideMark/>
          </w:tcPr>
          <w:p w14:paraId="6F78ADF4" w14:textId="77777777" w:rsidR="007E265F" w:rsidRPr="007E265F" w:rsidRDefault="007E265F">
            <w:pPr>
              <w:spacing w:after="160" w:line="259" w:lineRule="auto"/>
              <w:cnfStyle w:val="000000000000" w:firstRow="0" w:lastRow="0" w:firstColumn="0" w:lastColumn="0" w:oddVBand="0" w:evenVBand="0" w:oddHBand="0" w:evenHBand="0" w:firstRowFirstColumn="0" w:firstRowLastColumn="0" w:lastRowFirstColumn="0" w:lastRowLastColumn="0"/>
            </w:pPr>
            <w:r w:rsidRPr="007E265F">
              <w:t>Motor Webkit</w:t>
            </w:r>
          </w:p>
        </w:tc>
        <w:tc>
          <w:tcPr>
            <w:tcW w:w="0" w:type="auto"/>
            <w:hideMark/>
          </w:tcPr>
          <w:p w14:paraId="03B656D1" w14:textId="77777777" w:rsidR="007E265F" w:rsidRPr="007E265F" w:rsidRDefault="00235B33">
            <w:pPr>
              <w:spacing w:after="160" w:line="259" w:lineRule="auto"/>
              <w:cnfStyle w:val="000000000000" w:firstRow="0" w:lastRow="0" w:firstColumn="0" w:lastColumn="0" w:oddVBand="0" w:evenVBand="0" w:oddHBand="0" w:evenHBand="0" w:firstRowFirstColumn="0" w:firstRowLastColumn="0" w:lastRowFirstColumn="0" w:lastRowLastColumn="0"/>
            </w:pPr>
            <w:r>
              <w:fldChar w:fldCharType="begin"/>
            </w:r>
            <w:r>
              <w:instrText xml:space="preserve"> HYPERLINK "https://webkit.org/status/" </w:instrText>
            </w:r>
            <w:r>
              <w:fldChar w:fldCharType="separate"/>
            </w:r>
            <w:r w:rsidR="007E265F" w:rsidRPr="007E265F">
              <w:rPr>
                <w:rStyle w:val="Hipervnculo"/>
              </w:rPr>
              <w:t>Webkit Feature Status</w:t>
            </w:r>
            <w:r>
              <w:rPr>
                <w:rStyle w:val="Hipervnculo"/>
              </w:rPr>
              <w:fldChar w:fldCharType="end"/>
            </w:r>
          </w:p>
        </w:tc>
      </w:tr>
      <w:tr w:rsidR="007E265F" w:rsidRPr="007E265F" w14:paraId="3CF10742" w14:textId="77777777" w:rsidTr="007E26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27FEF1C" w14:textId="77777777" w:rsidR="007E265F" w:rsidRPr="007E265F" w:rsidRDefault="007E265F">
            <w:pPr>
              <w:spacing w:after="160" w:line="259" w:lineRule="auto"/>
            </w:pPr>
            <w:r w:rsidRPr="007E265F">
              <w:t>Fundación Mozilla</w:t>
            </w:r>
          </w:p>
        </w:tc>
        <w:tc>
          <w:tcPr>
            <w:tcW w:w="0" w:type="auto"/>
            <w:hideMark/>
          </w:tcPr>
          <w:p w14:paraId="7104E334" w14:textId="77777777" w:rsidR="007E265F" w:rsidRPr="007E265F" w:rsidRDefault="007E265F">
            <w:pPr>
              <w:spacing w:after="160" w:line="259" w:lineRule="auto"/>
              <w:cnfStyle w:val="000000100000" w:firstRow="0" w:lastRow="0" w:firstColumn="0" w:lastColumn="0" w:oddVBand="0" w:evenVBand="0" w:oddHBand="1" w:evenHBand="0" w:firstRowFirstColumn="0" w:firstRowLastColumn="0" w:lastRowFirstColumn="0" w:lastRowLastColumn="0"/>
            </w:pPr>
            <w:r w:rsidRPr="007E265F">
              <w:t>Navegador Mozilla Firefox</w:t>
            </w:r>
          </w:p>
        </w:tc>
        <w:tc>
          <w:tcPr>
            <w:tcW w:w="0" w:type="auto"/>
            <w:hideMark/>
          </w:tcPr>
          <w:p w14:paraId="638D4085" w14:textId="77777777" w:rsidR="007E265F" w:rsidRPr="007E265F" w:rsidRDefault="00235B33">
            <w:pPr>
              <w:spacing w:after="160" w:line="259" w:lineRule="auto"/>
              <w:cnfStyle w:val="000000100000" w:firstRow="0" w:lastRow="0" w:firstColumn="0" w:lastColumn="0" w:oddVBand="0" w:evenVBand="0" w:oddHBand="1" w:evenHBand="0" w:firstRowFirstColumn="0" w:firstRowLastColumn="0" w:lastRowFirstColumn="0" w:lastRowLastColumn="0"/>
            </w:pPr>
            <w:r>
              <w:fldChar w:fldCharType="begin"/>
            </w:r>
            <w:r>
              <w:instrText xml:space="preserve"> HYPERLINK "https://platform-status.mozilla.org/" </w:instrText>
            </w:r>
            <w:r>
              <w:fldChar w:fldCharType="separate"/>
            </w:r>
            <w:r w:rsidR="007E265F" w:rsidRPr="007E265F">
              <w:rPr>
                <w:rStyle w:val="Hipervnculo"/>
              </w:rPr>
              <w:t>Firefox Platform Status</w:t>
            </w:r>
            <w:r>
              <w:rPr>
                <w:rStyle w:val="Hipervnculo"/>
              </w:rPr>
              <w:fldChar w:fldCharType="end"/>
            </w:r>
          </w:p>
        </w:tc>
      </w:tr>
      <w:tr w:rsidR="007E265F" w:rsidRPr="007E265F" w14:paraId="64D9F6ED" w14:textId="77777777" w:rsidTr="007E265F">
        <w:tc>
          <w:tcPr>
            <w:cnfStyle w:val="001000000000" w:firstRow="0" w:lastRow="0" w:firstColumn="1" w:lastColumn="0" w:oddVBand="0" w:evenVBand="0" w:oddHBand="0" w:evenHBand="0" w:firstRowFirstColumn="0" w:firstRowLastColumn="0" w:lastRowFirstColumn="0" w:lastRowLastColumn="0"/>
            <w:tcW w:w="0" w:type="auto"/>
            <w:hideMark/>
          </w:tcPr>
          <w:p w14:paraId="05B039C2" w14:textId="77777777" w:rsidR="007E265F" w:rsidRPr="007E265F" w:rsidRDefault="007E265F">
            <w:pPr>
              <w:spacing w:after="160" w:line="259" w:lineRule="auto"/>
            </w:pPr>
            <w:r w:rsidRPr="007E265F">
              <w:t>Google</w:t>
            </w:r>
          </w:p>
        </w:tc>
        <w:tc>
          <w:tcPr>
            <w:tcW w:w="0" w:type="auto"/>
            <w:hideMark/>
          </w:tcPr>
          <w:p w14:paraId="54A48597" w14:textId="77777777" w:rsidR="007E265F" w:rsidRPr="007E265F" w:rsidRDefault="007E265F">
            <w:pPr>
              <w:spacing w:after="160" w:line="259" w:lineRule="auto"/>
              <w:cnfStyle w:val="000000000000" w:firstRow="0" w:lastRow="0" w:firstColumn="0" w:lastColumn="0" w:oddVBand="0" w:evenVBand="0" w:oddHBand="0" w:evenHBand="0" w:firstRowFirstColumn="0" w:firstRowLastColumn="0" w:lastRowFirstColumn="0" w:lastRowLastColumn="0"/>
            </w:pPr>
            <w:r w:rsidRPr="007E265F">
              <w:t>Navegador Google Chrome</w:t>
            </w:r>
          </w:p>
        </w:tc>
        <w:tc>
          <w:tcPr>
            <w:tcW w:w="0" w:type="auto"/>
            <w:hideMark/>
          </w:tcPr>
          <w:p w14:paraId="46A5E1F3" w14:textId="77777777" w:rsidR="007E265F" w:rsidRPr="007E265F" w:rsidRDefault="00235B33">
            <w:pPr>
              <w:spacing w:after="160" w:line="259" w:lineRule="auto"/>
              <w:cnfStyle w:val="000000000000" w:firstRow="0" w:lastRow="0" w:firstColumn="0" w:lastColumn="0" w:oddVBand="0" w:evenVBand="0" w:oddHBand="0" w:evenHBand="0" w:firstRowFirstColumn="0" w:firstRowLastColumn="0" w:lastRowFirstColumn="0" w:lastRowLastColumn="0"/>
            </w:pPr>
            <w:r>
              <w:fldChar w:fldCharType="begin"/>
            </w:r>
            <w:r>
              <w:instrText xml:space="preserve"> HYPERLINK "https://www.chromestatus.com/features" </w:instrText>
            </w:r>
            <w:r>
              <w:fldChar w:fldCharType="separate"/>
            </w:r>
            <w:r w:rsidR="007E265F" w:rsidRPr="007E265F">
              <w:rPr>
                <w:rStyle w:val="Hipervnculo"/>
              </w:rPr>
              <w:t>Chrome Platform Status</w:t>
            </w:r>
            <w:r>
              <w:rPr>
                <w:rStyle w:val="Hipervnculo"/>
              </w:rPr>
              <w:fldChar w:fldCharType="end"/>
            </w:r>
          </w:p>
        </w:tc>
      </w:tr>
    </w:tbl>
    <w:p w14:paraId="18E2BF29" w14:textId="77777777" w:rsidR="007E265F" w:rsidRPr="007E265F" w:rsidRDefault="007E265F">
      <w:r w:rsidRPr="007E265F">
        <w:t xml:space="preserve">Además, existe una sección donde podemos </w:t>
      </w:r>
      <w:r w:rsidR="00235B33">
        <w:fldChar w:fldCharType="begin"/>
      </w:r>
      <w:r w:rsidR="00235B33">
        <w:instrText xml:space="preserve"> HYPERLINK "https://caniuse.com/" \l "comparison" </w:instrText>
      </w:r>
      <w:r w:rsidR="00235B33">
        <w:fldChar w:fldCharType="separate"/>
      </w:r>
      <w:r w:rsidRPr="007E265F">
        <w:rPr>
          <w:rStyle w:val="Hipervnculo"/>
        </w:rPr>
        <w:t>comparar características respecto a navegadores en CanIUse</w:t>
      </w:r>
      <w:r w:rsidR="00235B33">
        <w:rPr>
          <w:rStyle w:val="Hipervnculo"/>
        </w:rPr>
        <w:fldChar w:fldCharType="end"/>
      </w:r>
      <w:r w:rsidRPr="007E265F">
        <w:t>.</w:t>
      </w:r>
    </w:p>
    <w:p w14:paraId="4DCC524C" w14:textId="77777777" w:rsidR="00F4073A" w:rsidRPr="00F4073A" w:rsidRDefault="00235B33">
      <w:pPr>
        <w:pStyle w:val="Ttulo3"/>
      </w:pPr>
      <w:r>
        <w:fldChar w:fldCharType="begin"/>
      </w:r>
      <w:r>
        <w:instrText xml:space="preserve"> HYPERLINK "https://lenguajecss.com/css/introduccion/navegadores-web/" \l "navegadores-actuales" </w:instrText>
      </w:r>
      <w:r>
        <w:fldChar w:fldCharType="separate"/>
      </w:r>
      <w:r w:rsidR="00F4073A" w:rsidRPr="00F4073A">
        <w:rPr>
          <w:rStyle w:val="Hipervnculo"/>
          <w:color w:val="2E74B5" w:themeColor="accent1" w:themeShade="BF"/>
          <w:u w:val="none"/>
        </w:rPr>
        <w:t>Navegadores actuales</w:t>
      </w:r>
      <w:r>
        <w:rPr>
          <w:rStyle w:val="Hipervnculo"/>
          <w:color w:val="2E74B5" w:themeColor="accent1" w:themeShade="BF"/>
          <w:u w:val="none"/>
        </w:rPr>
        <w:fldChar w:fldCharType="end"/>
      </w:r>
    </w:p>
    <w:p w14:paraId="327E159C" w14:textId="77777777" w:rsidR="00F4073A" w:rsidRPr="00F4073A" w:rsidRDefault="00F4073A">
      <w:r w:rsidRPr="00F4073A">
        <w:t xml:space="preserve">A continuación, tenemos una lista de la rama de los </w:t>
      </w:r>
      <w:r w:rsidRPr="00F4073A">
        <w:rPr>
          <w:b/>
          <w:bCs/>
        </w:rPr>
        <w:t>5 navegadores más populares</w:t>
      </w:r>
      <w:r w:rsidRPr="00F4073A">
        <w:t>, que son aquellos que tienen una cuota de mercado considerable. Algunos de estos navegadores tienen varias versiones diferentes, como por ejemplo, versiones beta (</w:t>
      </w:r>
      <w:r w:rsidRPr="00F4073A">
        <w:rPr>
          <w:i/>
          <w:iCs/>
        </w:rPr>
        <w:t>con funcionalidades aún no existentes en la versión oficial</w:t>
      </w:r>
      <w:r w:rsidRPr="00F4073A">
        <w:t>) o versiones de desarrollador (</w:t>
      </w:r>
      <w:r w:rsidRPr="00F4073A">
        <w:rPr>
          <w:i/>
          <w:iCs/>
        </w:rPr>
        <w:t>orientadas para el uso de programadores o diseñadores</w:t>
      </w:r>
      <w:r w:rsidRPr="00F4073A">
        <w:t>).</w:t>
      </w:r>
    </w:p>
    <w:tbl>
      <w:tblPr>
        <w:tblStyle w:val="Tabladecuadrcula4-nfasis3"/>
        <w:tblW w:w="0" w:type="auto"/>
        <w:tblLook w:val="04A0" w:firstRow="1" w:lastRow="0" w:firstColumn="1" w:lastColumn="0" w:noHBand="0" w:noVBand="1"/>
      </w:tblPr>
      <w:tblGrid>
        <w:gridCol w:w="1460"/>
        <w:gridCol w:w="1964"/>
        <w:gridCol w:w="1522"/>
        <w:gridCol w:w="1066"/>
        <w:gridCol w:w="1487"/>
        <w:gridCol w:w="577"/>
      </w:tblGrid>
      <w:tr w:rsidR="00F4073A" w:rsidRPr="00F4073A" w14:paraId="71A5F14E" w14:textId="77777777" w:rsidTr="00F407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A0FE002" w14:textId="77777777" w:rsidR="00F4073A" w:rsidRPr="00F4073A" w:rsidRDefault="00F4073A">
            <w:pPr>
              <w:spacing w:after="160" w:line="259" w:lineRule="auto"/>
            </w:pPr>
            <w:r w:rsidRPr="00F4073A">
              <w:lastRenderedPageBreak/>
              <w:t>Responsables</w:t>
            </w:r>
          </w:p>
        </w:tc>
        <w:tc>
          <w:tcPr>
            <w:tcW w:w="0" w:type="auto"/>
            <w:hideMark/>
          </w:tcPr>
          <w:p w14:paraId="3E117A81" w14:textId="77777777" w:rsidR="00F4073A" w:rsidRPr="00F4073A" w:rsidRDefault="00F4073A">
            <w:pPr>
              <w:spacing w:after="160" w:line="259" w:lineRule="auto"/>
              <w:cnfStyle w:val="100000000000" w:firstRow="1" w:lastRow="0" w:firstColumn="0" w:lastColumn="0" w:oddVBand="0" w:evenVBand="0" w:oddHBand="0" w:evenHBand="0" w:firstRowFirstColumn="0" w:firstRowLastColumn="0" w:lastRowFirstColumn="0" w:lastRowLastColumn="0"/>
            </w:pPr>
            <w:r w:rsidRPr="00F4073A">
              <w:t>Navegador web</w:t>
            </w:r>
          </w:p>
        </w:tc>
        <w:tc>
          <w:tcPr>
            <w:tcW w:w="0" w:type="auto"/>
            <w:hideMark/>
          </w:tcPr>
          <w:p w14:paraId="3F956F2B" w14:textId="77777777" w:rsidR="00F4073A" w:rsidRPr="00F4073A" w:rsidRDefault="00F4073A">
            <w:pPr>
              <w:spacing w:after="160" w:line="259" w:lineRule="auto"/>
              <w:cnfStyle w:val="100000000000" w:firstRow="1" w:lastRow="0" w:firstColumn="0" w:lastColumn="0" w:oddVBand="0" w:evenVBand="0" w:oddHBand="0" w:evenHBand="0" w:firstRowFirstColumn="0" w:firstRowLastColumn="0" w:lastRowFirstColumn="0" w:lastRowLastColumn="0"/>
            </w:pPr>
            <w:r w:rsidRPr="00F4073A">
              <w:t>Propósito</w:t>
            </w:r>
          </w:p>
        </w:tc>
        <w:tc>
          <w:tcPr>
            <w:tcW w:w="0" w:type="auto"/>
            <w:hideMark/>
          </w:tcPr>
          <w:p w14:paraId="62D6A953" w14:textId="77777777" w:rsidR="00F4073A" w:rsidRPr="00F4073A" w:rsidRDefault="00F4073A">
            <w:pPr>
              <w:spacing w:after="160" w:line="259" w:lineRule="auto"/>
              <w:cnfStyle w:val="100000000000" w:firstRow="1" w:lastRow="0" w:firstColumn="0" w:lastColumn="0" w:oddVBand="0" w:evenVBand="0" w:oddHBand="0" w:evenHBand="0" w:firstRowFirstColumn="0" w:firstRowLastColumn="0" w:lastRowFirstColumn="0" w:lastRowLastColumn="0"/>
            </w:pPr>
            <w:r w:rsidRPr="00F4073A">
              <w:t>Motor</w:t>
            </w:r>
          </w:p>
        </w:tc>
        <w:tc>
          <w:tcPr>
            <w:tcW w:w="0" w:type="auto"/>
            <w:hideMark/>
          </w:tcPr>
          <w:p w14:paraId="602AB3C9" w14:textId="77777777" w:rsidR="00F4073A" w:rsidRPr="00F4073A" w:rsidRDefault="00F4073A">
            <w:pPr>
              <w:spacing w:after="160" w:line="259" w:lineRule="auto"/>
              <w:cnfStyle w:val="100000000000" w:firstRow="1" w:lastRow="0" w:firstColumn="0" w:lastColumn="0" w:oddVBand="0" w:evenVBand="0" w:oddHBand="0" w:evenHBand="0" w:firstRowFirstColumn="0" w:firstRowLastColumn="0" w:lastRowFirstColumn="0" w:lastRowLastColumn="0"/>
            </w:pPr>
            <w:r w:rsidRPr="00F4073A">
              <w:t>Notas</w:t>
            </w:r>
          </w:p>
        </w:tc>
        <w:tc>
          <w:tcPr>
            <w:tcW w:w="0" w:type="auto"/>
            <w:hideMark/>
          </w:tcPr>
          <w:p w14:paraId="61400FAB" w14:textId="77777777" w:rsidR="00F4073A" w:rsidRPr="00F4073A" w:rsidRDefault="00F4073A">
            <w:pPr>
              <w:spacing w:after="160" w:line="259" w:lineRule="auto"/>
              <w:cnfStyle w:val="100000000000" w:firstRow="1" w:lastRow="0" w:firstColumn="0" w:lastColumn="0" w:oddVBand="0" w:evenVBand="0" w:oddHBand="0" w:evenHBand="0" w:firstRowFirstColumn="0" w:firstRowLastColumn="0" w:lastRowFirstColumn="0" w:lastRowLastColumn="0"/>
            </w:pPr>
            <w:r w:rsidRPr="00F4073A">
              <w:t>URL</w:t>
            </w:r>
          </w:p>
        </w:tc>
      </w:tr>
      <w:tr w:rsidR="00F4073A" w:rsidRPr="00F4073A" w14:paraId="4339B520" w14:textId="77777777" w:rsidTr="00F407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627238B" w14:textId="77777777" w:rsidR="00F4073A" w:rsidRPr="00F4073A" w:rsidRDefault="00F4073A">
            <w:pPr>
              <w:spacing w:after="160" w:line="259" w:lineRule="auto"/>
            </w:pPr>
            <w:r w:rsidRPr="00F4073A">
              <w:t>Google</w:t>
            </w:r>
          </w:p>
        </w:tc>
        <w:tc>
          <w:tcPr>
            <w:tcW w:w="0" w:type="auto"/>
            <w:hideMark/>
          </w:tcPr>
          <w:p w14:paraId="268B35AF" w14:textId="77777777" w:rsidR="00F4073A" w:rsidRPr="00F4073A" w:rsidRDefault="00F4073A">
            <w:pPr>
              <w:spacing w:after="160" w:line="259" w:lineRule="auto"/>
              <w:cnfStyle w:val="000000100000" w:firstRow="0" w:lastRow="0" w:firstColumn="0" w:lastColumn="0" w:oddVBand="0" w:evenVBand="0" w:oddHBand="1" w:evenHBand="0" w:firstRowFirstColumn="0" w:firstRowLastColumn="0" w:lastRowFirstColumn="0" w:lastRowLastColumn="0"/>
            </w:pPr>
            <w:r w:rsidRPr="00F4073A">
              <w:t>Chrome</w:t>
            </w:r>
          </w:p>
        </w:tc>
        <w:tc>
          <w:tcPr>
            <w:tcW w:w="0" w:type="auto"/>
            <w:hideMark/>
          </w:tcPr>
          <w:p w14:paraId="4597382A" w14:textId="77777777" w:rsidR="00F4073A" w:rsidRPr="00F4073A" w:rsidRDefault="00F4073A">
            <w:pPr>
              <w:spacing w:after="160" w:line="259" w:lineRule="auto"/>
              <w:cnfStyle w:val="000000100000" w:firstRow="0" w:lastRow="0" w:firstColumn="0" w:lastColumn="0" w:oddVBand="0" w:evenVBand="0" w:oddHBand="1" w:evenHBand="0" w:firstRowFirstColumn="0" w:firstRowLastColumn="0" w:lastRowFirstColumn="0" w:lastRowLastColumn="0"/>
            </w:pPr>
            <w:r w:rsidRPr="00F4073A">
              <w:t>Uso habitual</w:t>
            </w:r>
          </w:p>
        </w:tc>
        <w:tc>
          <w:tcPr>
            <w:tcW w:w="0" w:type="auto"/>
            <w:hideMark/>
          </w:tcPr>
          <w:p w14:paraId="555288EF" w14:textId="77777777" w:rsidR="00F4073A" w:rsidRPr="00F4073A" w:rsidRDefault="00F4073A">
            <w:pPr>
              <w:spacing w:after="160" w:line="259" w:lineRule="auto"/>
              <w:cnfStyle w:val="000000100000" w:firstRow="0" w:lastRow="0" w:firstColumn="0" w:lastColumn="0" w:oddVBand="0" w:evenVBand="0" w:oddHBand="1" w:evenHBand="0" w:firstRowFirstColumn="0" w:firstRowLastColumn="0" w:lastRowFirstColumn="0" w:lastRowLastColumn="0"/>
            </w:pPr>
            <w:r w:rsidRPr="00F4073A">
              <w:t>Blink</w:t>
            </w:r>
          </w:p>
        </w:tc>
        <w:tc>
          <w:tcPr>
            <w:tcW w:w="0" w:type="auto"/>
            <w:hideMark/>
          </w:tcPr>
          <w:p w14:paraId="5A5C2552" w14:textId="77777777" w:rsidR="00F4073A" w:rsidRPr="00F4073A" w:rsidRDefault="00F4073A">
            <w:pPr>
              <w:spacing w:after="160" w:line="259" w:lineRule="auto"/>
              <w:cnfStyle w:val="000000100000" w:firstRow="0" w:lastRow="0" w:firstColumn="0" w:lastColumn="0" w:oddVBand="0" w:evenVBand="0" w:oddHBand="1" w:evenHBand="0" w:firstRowFirstColumn="0" w:firstRowLastColumn="0" w:lastRowFirstColumn="0" w:lastRowLastColumn="0"/>
            </w:pPr>
          </w:p>
        </w:tc>
        <w:tc>
          <w:tcPr>
            <w:tcW w:w="0" w:type="auto"/>
            <w:hideMark/>
          </w:tcPr>
          <w:p w14:paraId="1C10953B" w14:textId="77777777" w:rsidR="00F4073A" w:rsidRPr="00F4073A" w:rsidRDefault="00235B33">
            <w:pPr>
              <w:spacing w:after="160" w:line="259" w:lineRule="auto"/>
              <w:cnfStyle w:val="000000100000" w:firstRow="0" w:lastRow="0" w:firstColumn="0" w:lastColumn="0" w:oddVBand="0" w:evenVBand="0" w:oddHBand="1" w:evenHBand="0" w:firstRowFirstColumn="0" w:firstRowLastColumn="0" w:lastRowFirstColumn="0" w:lastRowLastColumn="0"/>
            </w:pPr>
            <w:r>
              <w:fldChar w:fldCharType="begin"/>
            </w:r>
            <w:r>
              <w:instrText xml:space="preserve"> HYPERLINK "https://www.google.com/chrome/browser/" </w:instrText>
            </w:r>
            <w:r>
              <w:fldChar w:fldCharType="separate"/>
            </w:r>
            <w:r w:rsidR="00F4073A" w:rsidRPr="00F4073A">
              <w:rPr>
                <w:rStyle w:val="Hipervnculo"/>
              </w:rPr>
              <w:t>URL</w:t>
            </w:r>
            <w:r>
              <w:rPr>
                <w:rStyle w:val="Hipervnculo"/>
              </w:rPr>
              <w:fldChar w:fldCharType="end"/>
            </w:r>
          </w:p>
        </w:tc>
      </w:tr>
      <w:tr w:rsidR="00F4073A" w:rsidRPr="00F4073A" w14:paraId="030C9445" w14:textId="77777777" w:rsidTr="00F4073A">
        <w:tc>
          <w:tcPr>
            <w:cnfStyle w:val="001000000000" w:firstRow="0" w:lastRow="0" w:firstColumn="1" w:lastColumn="0" w:oddVBand="0" w:evenVBand="0" w:oddHBand="0" w:evenHBand="0" w:firstRowFirstColumn="0" w:firstRowLastColumn="0" w:lastRowFirstColumn="0" w:lastRowLastColumn="0"/>
            <w:tcW w:w="0" w:type="auto"/>
            <w:hideMark/>
          </w:tcPr>
          <w:p w14:paraId="17E66B69" w14:textId="77777777" w:rsidR="00F4073A" w:rsidRPr="00F4073A" w:rsidRDefault="00F4073A">
            <w:pPr>
              <w:spacing w:after="160" w:line="259" w:lineRule="auto"/>
            </w:pPr>
            <w:r w:rsidRPr="00F4073A">
              <w:t>Google</w:t>
            </w:r>
          </w:p>
        </w:tc>
        <w:tc>
          <w:tcPr>
            <w:tcW w:w="0" w:type="auto"/>
            <w:hideMark/>
          </w:tcPr>
          <w:p w14:paraId="7DB36C5D" w14:textId="77777777" w:rsidR="00F4073A" w:rsidRPr="00F4073A" w:rsidRDefault="00F4073A">
            <w:pPr>
              <w:spacing w:after="160" w:line="259" w:lineRule="auto"/>
              <w:cnfStyle w:val="000000000000" w:firstRow="0" w:lastRow="0" w:firstColumn="0" w:lastColumn="0" w:oddVBand="0" w:evenVBand="0" w:oddHBand="0" w:evenHBand="0" w:firstRowFirstColumn="0" w:firstRowLastColumn="0" w:lastRowFirstColumn="0" w:lastRowLastColumn="0"/>
            </w:pPr>
            <w:r w:rsidRPr="00F4073A">
              <w:t>Chrome beta</w:t>
            </w:r>
          </w:p>
        </w:tc>
        <w:tc>
          <w:tcPr>
            <w:tcW w:w="0" w:type="auto"/>
            <w:hideMark/>
          </w:tcPr>
          <w:p w14:paraId="67512817" w14:textId="77777777" w:rsidR="00F4073A" w:rsidRPr="00F4073A" w:rsidRDefault="00F4073A">
            <w:pPr>
              <w:spacing w:after="160" w:line="259" w:lineRule="auto"/>
              <w:cnfStyle w:val="000000000000" w:firstRow="0" w:lastRow="0" w:firstColumn="0" w:lastColumn="0" w:oddVBand="0" w:evenVBand="0" w:oddHBand="0" w:evenHBand="0" w:firstRowFirstColumn="0" w:firstRowLastColumn="0" w:lastRowFirstColumn="0" w:lastRowLastColumn="0"/>
            </w:pPr>
            <w:r w:rsidRPr="00F4073A">
              <w:t>Early-adopters</w:t>
            </w:r>
          </w:p>
        </w:tc>
        <w:tc>
          <w:tcPr>
            <w:tcW w:w="0" w:type="auto"/>
            <w:hideMark/>
          </w:tcPr>
          <w:p w14:paraId="2F7BE162" w14:textId="77777777" w:rsidR="00F4073A" w:rsidRPr="00F4073A" w:rsidRDefault="00F4073A">
            <w:pPr>
              <w:spacing w:after="160" w:line="259" w:lineRule="auto"/>
              <w:cnfStyle w:val="000000000000" w:firstRow="0" w:lastRow="0" w:firstColumn="0" w:lastColumn="0" w:oddVBand="0" w:evenVBand="0" w:oddHBand="0" w:evenHBand="0" w:firstRowFirstColumn="0" w:firstRowLastColumn="0" w:lastRowFirstColumn="0" w:lastRowLastColumn="0"/>
            </w:pPr>
            <w:r w:rsidRPr="00F4073A">
              <w:t>Blink</w:t>
            </w:r>
          </w:p>
        </w:tc>
        <w:tc>
          <w:tcPr>
            <w:tcW w:w="0" w:type="auto"/>
            <w:hideMark/>
          </w:tcPr>
          <w:p w14:paraId="3E823D13" w14:textId="77777777" w:rsidR="00F4073A" w:rsidRPr="00F4073A" w:rsidRDefault="00F4073A">
            <w:pPr>
              <w:spacing w:after="160" w:line="259" w:lineRule="auto"/>
              <w:cnfStyle w:val="000000000000" w:firstRow="0" w:lastRow="0" w:firstColumn="0" w:lastColumn="0" w:oddVBand="0" w:evenVBand="0" w:oddHBand="0" w:evenHBand="0" w:firstRowFirstColumn="0" w:firstRowLastColumn="0" w:lastRowFirstColumn="0" w:lastRowLastColumn="0"/>
            </w:pPr>
          </w:p>
        </w:tc>
        <w:tc>
          <w:tcPr>
            <w:tcW w:w="0" w:type="auto"/>
            <w:hideMark/>
          </w:tcPr>
          <w:p w14:paraId="256DDEE4" w14:textId="77777777" w:rsidR="00F4073A" w:rsidRPr="00F4073A" w:rsidRDefault="00235B33">
            <w:pPr>
              <w:spacing w:after="160" w:line="259" w:lineRule="auto"/>
              <w:cnfStyle w:val="000000000000" w:firstRow="0" w:lastRow="0" w:firstColumn="0" w:lastColumn="0" w:oddVBand="0" w:evenVBand="0" w:oddHBand="0" w:evenHBand="0" w:firstRowFirstColumn="0" w:firstRowLastColumn="0" w:lastRowFirstColumn="0" w:lastRowLastColumn="0"/>
            </w:pPr>
            <w:r>
              <w:fldChar w:fldCharType="begin"/>
            </w:r>
            <w:r>
              <w:instrText xml:space="preserve"> HYPERLINK "https://www.google.com/chrome/browser/beta.html" </w:instrText>
            </w:r>
            <w:r>
              <w:fldChar w:fldCharType="separate"/>
            </w:r>
            <w:r w:rsidR="00F4073A" w:rsidRPr="00F4073A">
              <w:rPr>
                <w:rStyle w:val="Hipervnculo"/>
              </w:rPr>
              <w:t>URL</w:t>
            </w:r>
            <w:r>
              <w:rPr>
                <w:rStyle w:val="Hipervnculo"/>
              </w:rPr>
              <w:fldChar w:fldCharType="end"/>
            </w:r>
          </w:p>
        </w:tc>
      </w:tr>
      <w:tr w:rsidR="00F4073A" w:rsidRPr="00F4073A" w14:paraId="02B840B6" w14:textId="77777777" w:rsidTr="00F407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4A0BA77" w14:textId="77777777" w:rsidR="00F4073A" w:rsidRPr="00F4073A" w:rsidRDefault="00F4073A">
            <w:pPr>
              <w:spacing w:after="160" w:line="259" w:lineRule="auto"/>
            </w:pPr>
            <w:r w:rsidRPr="00F4073A">
              <w:t>Google</w:t>
            </w:r>
          </w:p>
        </w:tc>
        <w:tc>
          <w:tcPr>
            <w:tcW w:w="0" w:type="auto"/>
            <w:hideMark/>
          </w:tcPr>
          <w:p w14:paraId="751E1ED4" w14:textId="77777777" w:rsidR="00F4073A" w:rsidRPr="00F4073A" w:rsidRDefault="00F4073A">
            <w:pPr>
              <w:spacing w:after="160" w:line="259" w:lineRule="auto"/>
              <w:cnfStyle w:val="000000100000" w:firstRow="0" w:lastRow="0" w:firstColumn="0" w:lastColumn="0" w:oddVBand="0" w:evenVBand="0" w:oddHBand="1" w:evenHBand="0" w:firstRowFirstColumn="0" w:firstRowLastColumn="0" w:lastRowFirstColumn="0" w:lastRowLastColumn="0"/>
            </w:pPr>
            <w:r w:rsidRPr="00F4073A">
              <w:t>Canary Chrome</w:t>
            </w:r>
          </w:p>
        </w:tc>
        <w:tc>
          <w:tcPr>
            <w:tcW w:w="0" w:type="auto"/>
            <w:hideMark/>
          </w:tcPr>
          <w:p w14:paraId="1F919351" w14:textId="77777777" w:rsidR="00F4073A" w:rsidRPr="00F4073A" w:rsidRDefault="00F4073A">
            <w:pPr>
              <w:spacing w:after="160" w:line="259" w:lineRule="auto"/>
              <w:cnfStyle w:val="000000100000" w:firstRow="0" w:lastRow="0" w:firstColumn="0" w:lastColumn="0" w:oddVBand="0" w:evenVBand="0" w:oddHBand="1" w:evenHBand="0" w:firstRowFirstColumn="0" w:firstRowLastColumn="0" w:lastRowFirstColumn="0" w:lastRowLastColumn="0"/>
            </w:pPr>
            <w:r w:rsidRPr="00F4073A">
              <w:t>Desarrollador</w:t>
            </w:r>
          </w:p>
        </w:tc>
        <w:tc>
          <w:tcPr>
            <w:tcW w:w="0" w:type="auto"/>
            <w:hideMark/>
          </w:tcPr>
          <w:p w14:paraId="2ECD5E46" w14:textId="77777777" w:rsidR="00F4073A" w:rsidRPr="00F4073A" w:rsidRDefault="00F4073A">
            <w:pPr>
              <w:spacing w:after="160" w:line="259" w:lineRule="auto"/>
              <w:cnfStyle w:val="000000100000" w:firstRow="0" w:lastRow="0" w:firstColumn="0" w:lastColumn="0" w:oddVBand="0" w:evenVBand="0" w:oddHBand="1" w:evenHBand="0" w:firstRowFirstColumn="0" w:firstRowLastColumn="0" w:lastRowFirstColumn="0" w:lastRowLastColumn="0"/>
            </w:pPr>
            <w:r w:rsidRPr="00F4073A">
              <w:t>Blink</w:t>
            </w:r>
          </w:p>
        </w:tc>
        <w:tc>
          <w:tcPr>
            <w:tcW w:w="0" w:type="auto"/>
            <w:hideMark/>
          </w:tcPr>
          <w:p w14:paraId="17A660B9" w14:textId="77777777" w:rsidR="00F4073A" w:rsidRPr="00F4073A" w:rsidRDefault="00F4073A">
            <w:pPr>
              <w:spacing w:after="160" w:line="259" w:lineRule="auto"/>
              <w:cnfStyle w:val="000000100000" w:firstRow="0" w:lastRow="0" w:firstColumn="0" w:lastColumn="0" w:oddVBand="0" w:evenVBand="0" w:oddHBand="1" w:evenHBand="0" w:firstRowFirstColumn="0" w:firstRowLastColumn="0" w:lastRowFirstColumn="0" w:lastRowLastColumn="0"/>
            </w:pPr>
          </w:p>
        </w:tc>
        <w:tc>
          <w:tcPr>
            <w:tcW w:w="0" w:type="auto"/>
            <w:hideMark/>
          </w:tcPr>
          <w:p w14:paraId="64D96302" w14:textId="77777777" w:rsidR="00F4073A" w:rsidRPr="00F4073A" w:rsidRDefault="00235B33">
            <w:pPr>
              <w:spacing w:after="160" w:line="259" w:lineRule="auto"/>
              <w:cnfStyle w:val="000000100000" w:firstRow="0" w:lastRow="0" w:firstColumn="0" w:lastColumn="0" w:oddVBand="0" w:evenVBand="0" w:oddHBand="1" w:evenHBand="0" w:firstRowFirstColumn="0" w:firstRowLastColumn="0" w:lastRowFirstColumn="0" w:lastRowLastColumn="0"/>
            </w:pPr>
            <w:r>
              <w:fldChar w:fldCharType="begin"/>
            </w:r>
            <w:r>
              <w:instrText xml:space="preserve"> HYPERLINK "https://www.google.com/chrome/browser/canary.html" </w:instrText>
            </w:r>
            <w:r>
              <w:fldChar w:fldCharType="separate"/>
            </w:r>
            <w:r w:rsidR="00F4073A" w:rsidRPr="00F4073A">
              <w:rPr>
                <w:rStyle w:val="Hipervnculo"/>
              </w:rPr>
              <w:t>URL</w:t>
            </w:r>
            <w:r>
              <w:rPr>
                <w:rStyle w:val="Hipervnculo"/>
              </w:rPr>
              <w:fldChar w:fldCharType="end"/>
            </w:r>
          </w:p>
        </w:tc>
      </w:tr>
      <w:tr w:rsidR="00F4073A" w:rsidRPr="00F4073A" w14:paraId="62E543E2" w14:textId="77777777" w:rsidTr="00F4073A">
        <w:tc>
          <w:tcPr>
            <w:cnfStyle w:val="001000000000" w:firstRow="0" w:lastRow="0" w:firstColumn="1" w:lastColumn="0" w:oddVBand="0" w:evenVBand="0" w:oddHBand="0" w:evenHBand="0" w:firstRowFirstColumn="0" w:firstRowLastColumn="0" w:lastRowFirstColumn="0" w:lastRowLastColumn="0"/>
            <w:tcW w:w="0" w:type="auto"/>
            <w:hideMark/>
          </w:tcPr>
          <w:p w14:paraId="719738B1" w14:textId="77777777" w:rsidR="00F4073A" w:rsidRPr="00F4073A" w:rsidRDefault="00F4073A">
            <w:pPr>
              <w:spacing w:after="160" w:line="259" w:lineRule="auto"/>
            </w:pPr>
            <w:r w:rsidRPr="00F4073A">
              <w:t>Google</w:t>
            </w:r>
          </w:p>
        </w:tc>
        <w:tc>
          <w:tcPr>
            <w:tcW w:w="0" w:type="auto"/>
            <w:hideMark/>
          </w:tcPr>
          <w:p w14:paraId="5166CF72" w14:textId="77777777" w:rsidR="00F4073A" w:rsidRPr="00F4073A" w:rsidRDefault="00F4073A">
            <w:pPr>
              <w:spacing w:after="160" w:line="259" w:lineRule="auto"/>
              <w:cnfStyle w:val="000000000000" w:firstRow="0" w:lastRow="0" w:firstColumn="0" w:lastColumn="0" w:oddVBand="0" w:evenVBand="0" w:oddHBand="0" w:evenHBand="0" w:firstRowFirstColumn="0" w:firstRowLastColumn="0" w:lastRowFirstColumn="0" w:lastRowLastColumn="0"/>
            </w:pPr>
            <w:r w:rsidRPr="00F4073A">
              <w:t>Chromium</w:t>
            </w:r>
          </w:p>
        </w:tc>
        <w:tc>
          <w:tcPr>
            <w:tcW w:w="0" w:type="auto"/>
            <w:hideMark/>
          </w:tcPr>
          <w:p w14:paraId="70311D9B" w14:textId="77777777" w:rsidR="00F4073A" w:rsidRPr="00F4073A" w:rsidRDefault="00F4073A">
            <w:pPr>
              <w:spacing w:after="160" w:line="259" w:lineRule="auto"/>
              <w:cnfStyle w:val="000000000000" w:firstRow="0" w:lastRow="0" w:firstColumn="0" w:lastColumn="0" w:oddVBand="0" w:evenVBand="0" w:oddHBand="0" w:evenHBand="0" w:firstRowFirstColumn="0" w:firstRowLastColumn="0" w:lastRowFirstColumn="0" w:lastRowLastColumn="0"/>
            </w:pPr>
            <w:r w:rsidRPr="00F4073A">
              <w:t>Open Source</w:t>
            </w:r>
          </w:p>
        </w:tc>
        <w:tc>
          <w:tcPr>
            <w:tcW w:w="0" w:type="auto"/>
            <w:hideMark/>
          </w:tcPr>
          <w:p w14:paraId="2749B14E" w14:textId="77777777" w:rsidR="00F4073A" w:rsidRPr="00F4073A" w:rsidRDefault="00F4073A">
            <w:pPr>
              <w:spacing w:after="160" w:line="259" w:lineRule="auto"/>
              <w:cnfStyle w:val="000000000000" w:firstRow="0" w:lastRow="0" w:firstColumn="0" w:lastColumn="0" w:oddVBand="0" w:evenVBand="0" w:oddHBand="0" w:evenHBand="0" w:firstRowFirstColumn="0" w:firstRowLastColumn="0" w:lastRowFirstColumn="0" w:lastRowLastColumn="0"/>
            </w:pPr>
            <w:r w:rsidRPr="00F4073A">
              <w:t>Blink</w:t>
            </w:r>
          </w:p>
        </w:tc>
        <w:tc>
          <w:tcPr>
            <w:tcW w:w="0" w:type="auto"/>
            <w:hideMark/>
          </w:tcPr>
          <w:p w14:paraId="5123C9B0" w14:textId="77777777" w:rsidR="00F4073A" w:rsidRPr="00F4073A" w:rsidRDefault="00F4073A">
            <w:pPr>
              <w:spacing w:after="160" w:line="259" w:lineRule="auto"/>
              <w:cnfStyle w:val="000000000000" w:firstRow="0" w:lastRow="0" w:firstColumn="0" w:lastColumn="0" w:oddVBand="0" w:evenVBand="0" w:oddHBand="0" w:evenHBand="0" w:firstRowFirstColumn="0" w:firstRowLastColumn="0" w:lastRowFirstColumn="0" w:lastRowLastColumn="0"/>
            </w:pPr>
          </w:p>
        </w:tc>
        <w:tc>
          <w:tcPr>
            <w:tcW w:w="0" w:type="auto"/>
            <w:hideMark/>
          </w:tcPr>
          <w:p w14:paraId="64FD424C" w14:textId="77777777" w:rsidR="00F4073A" w:rsidRPr="00F4073A" w:rsidRDefault="00235B33">
            <w:pPr>
              <w:spacing w:after="160" w:line="259" w:lineRule="auto"/>
              <w:cnfStyle w:val="000000000000" w:firstRow="0" w:lastRow="0" w:firstColumn="0" w:lastColumn="0" w:oddVBand="0" w:evenVBand="0" w:oddHBand="0" w:evenHBand="0" w:firstRowFirstColumn="0" w:firstRowLastColumn="0" w:lastRowFirstColumn="0" w:lastRowLastColumn="0"/>
            </w:pPr>
            <w:r>
              <w:fldChar w:fldCharType="begin"/>
            </w:r>
            <w:r>
              <w:instrText xml:space="preserve"> HYPERLINK "https://chromium.woolyss.com/" </w:instrText>
            </w:r>
            <w:r>
              <w:fldChar w:fldCharType="separate"/>
            </w:r>
            <w:r w:rsidR="00F4073A" w:rsidRPr="00F4073A">
              <w:rPr>
                <w:rStyle w:val="Hipervnculo"/>
              </w:rPr>
              <w:t>URL</w:t>
            </w:r>
            <w:r>
              <w:rPr>
                <w:rStyle w:val="Hipervnculo"/>
              </w:rPr>
              <w:fldChar w:fldCharType="end"/>
            </w:r>
          </w:p>
        </w:tc>
      </w:tr>
      <w:tr w:rsidR="00F4073A" w:rsidRPr="00F4073A" w14:paraId="03845814" w14:textId="77777777" w:rsidTr="00F407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06A32FC" w14:textId="77777777" w:rsidR="00F4073A" w:rsidRPr="00F4073A" w:rsidRDefault="00F4073A">
            <w:pPr>
              <w:spacing w:after="160" w:line="259" w:lineRule="auto"/>
            </w:pPr>
            <w:r w:rsidRPr="00F4073A">
              <w:t>Mozilla</w:t>
            </w:r>
          </w:p>
        </w:tc>
        <w:tc>
          <w:tcPr>
            <w:tcW w:w="0" w:type="auto"/>
            <w:hideMark/>
          </w:tcPr>
          <w:p w14:paraId="5532A704" w14:textId="77777777" w:rsidR="00F4073A" w:rsidRPr="00F4073A" w:rsidRDefault="00F4073A">
            <w:pPr>
              <w:spacing w:after="160" w:line="259" w:lineRule="auto"/>
              <w:cnfStyle w:val="000000100000" w:firstRow="0" w:lastRow="0" w:firstColumn="0" w:lastColumn="0" w:oddVBand="0" w:evenVBand="0" w:oddHBand="1" w:evenHBand="0" w:firstRowFirstColumn="0" w:firstRowLastColumn="0" w:lastRowFirstColumn="0" w:lastRowLastColumn="0"/>
            </w:pPr>
            <w:r w:rsidRPr="00F4073A">
              <w:t>Firefox</w:t>
            </w:r>
          </w:p>
        </w:tc>
        <w:tc>
          <w:tcPr>
            <w:tcW w:w="0" w:type="auto"/>
            <w:hideMark/>
          </w:tcPr>
          <w:p w14:paraId="133E2A82" w14:textId="77777777" w:rsidR="00F4073A" w:rsidRPr="00F4073A" w:rsidRDefault="00F4073A">
            <w:pPr>
              <w:spacing w:after="160" w:line="259" w:lineRule="auto"/>
              <w:cnfStyle w:val="000000100000" w:firstRow="0" w:lastRow="0" w:firstColumn="0" w:lastColumn="0" w:oddVBand="0" w:evenVBand="0" w:oddHBand="1" w:evenHBand="0" w:firstRowFirstColumn="0" w:firstRowLastColumn="0" w:lastRowFirstColumn="0" w:lastRowLastColumn="0"/>
            </w:pPr>
            <w:r w:rsidRPr="00F4073A">
              <w:t>Uso habitual</w:t>
            </w:r>
          </w:p>
        </w:tc>
        <w:tc>
          <w:tcPr>
            <w:tcW w:w="0" w:type="auto"/>
            <w:hideMark/>
          </w:tcPr>
          <w:p w14:paraId="52F17FD6" w14:textId="77777777" w:rsidR="00F4073A" w:rsidRPr="00F4073A" w:rsidRDefault="00F4073A">
            <w:pPr>
              <w:spacing w:after="160" w:line="259" w:lineRule="auto"/>
              <w:cnfStyle w:val="000000100000" w:firstRow="0" w:lastRow="0" w:firstColumn="0" w:lastColumn="0" w:oddVBand="0" w:evenVBand="0" w:oddHBand="1" w:evenHBand="0" w:firstRowFirstColumn="0" w:firstRowLastColumn="0" w:lastRowFirstColumn="0" w:lastRowLastColumn="0"/>
            </w:pPr>
            <w:r w:rsidRPr="00F4073A">
              <w:t>Quantum</w:t>
            </w:r>
          </w:p>
        </w:tc>
        <w:tc>
          <w:tcPr>
            <w:tcW w:w="0" w:type="auto"/>
            <w:hideMark/>
          </w:tcPr>
          <w:p w14:paraId="15C220F1" w14:textId="77777777" w:rsidR="00F4073A" w:rsidRPr="00F4073A" w:rsidRDefault="00F4073A">
            <w:pPr>
              <w:spacing w:after="160" w:line="259" w:lineRule="auto"/>
              <w:cnfStyle w:val="000000100000" w:firstRow="0" w:lastRow="0" w:firstColumn="0" w:lastColumn="0" w:oddVBand="0" w:evenVBand="0" w:oddHBand="1" w:evenHBand="0" w:firstRowFirstColumn="0" w:firstRowLastColumn="0" w:lastRowFirstColumn="0" w:lastRowLastColumn="0"/>
            </w:pPr>
          </w:p>
        </w:tc>
        <w:tc>
          <w:tcPr>
            <w:tcW w:w="0" w:type="auto"/>
            <w:hideMark/>
          </w:tcPr>
          <w:p w14:paraId="53767C1D" w14:textId="77777777" w:rsidR="00F4073A" w:rsidRPr="00F4073A" w:rsidRDefault="00235B33">
            <w:pPr>
              <w:spacing w:after="160" w:line="259" w:lineRule="auto"/>
              <w:cnfStyle w:val="000000100000" w:firstRow="0" w:lastRow="0" w:firstColumn="0" w:lastColumn="0" w:oddVBand="0" w:evenVBand="0" w:oddHBand="1" w:evenHBand="0" w:firstRowFirstColumn="0" w:firstRowLastColumn="0" w:lastRowFirstColumn="0" w:lastRowLastColumn="0"/>
            </w:pPr>
            <w:r>
              <w:fldChar w:fldCharType="begin"/>
            </w:r>
            <w:r>
              <w:instrText xml:space="preserve"> HYPERLINK "https://www.mozilla.org/es-ES/firefox/" </w:instrText>
            </w:r>
            <w:r>
              <w:fldChar w:fldCharType="separate"/>
            </w:r>
            <w:r w:rsidR="00F4073A" w:rsidRPr="00F4073A">
              <w:rPr>
                <w:rStyle w:val="Hipervnculo"/>
              </w:rPr>
              <w:t>URL</w:t>
            </w:r>
            <w:r>
              <w:rPr>
                <w:rStyle w:val="Hipervnculo"/>
              </w:rPr>
              <w:fldChar w:fldCharType="end"/>
            </w:r>
          </w:p>
        </w:tc>
      </w:tr>
      <w:tr w:rsidR="00F4073A" w:rsidRPr="00F4073A" w14:paraId="15099BE9" w14:textId="77777777" w:rsidTr="00F4073A">
        <w:tc>
          <w:tcPr>
            <w:cnfStyle w:val="001000000000" w:firstRow="0" w:lastRow="0" w:firstColumn="1" w:lastColumn="0" w:oddVBand="0" w:evenVBand="0" w:oddHBand="0" w:evenHBand="0" w:firstRowFirstColumn="0" w:firstRowLastColumn="0" w:lastRowFirstColumn="0" w:lastRowLastColumn="0"/>
            <w:tcW w:w="0" w:type="auto"/>
            <w:hideMark/>
          </w:tcPr>
          <w:p w14:paraId="0733AE31" w14:textId="77777777" w:rsidR="00F4073A" w:rsidRPr="00F4073A" w:rsidRDefault="00F4073A">
            <w:pPr>
              <w:spacing w:after="160" w:line="259" w:lineRule="auto"/>
            </w:pPr>
            <w:r w:rsidRPr="00F4073A">
              <w:t>Mozilla</w:t>
            </w:r>
          </w:p>
        </w:tc>
        <w:tc>
          <w:tcPr>
            <w:tcW w:w="0" w:type="auto"/>
            <w:hideMark/>
          </w:tcPr>
          <w:p w14:paraId="64AE46BF" w14:textId="77777777" w:rsidR="00F4073A" w:rsidRPr="00F4073A" w:rsidRDefault="00F4073A">
            <w:pPr>
              <w:spacing w:after="160" w:line="259" w:lineRule="auto"/>
              <w:cnfStyle w:val="000000000000" w:firstRow="0" w:lastRow="0" w:firstColumn="0" w:lastColumn="0" w:oddVBand="0" w:evenVBand="0" w:oddHBand="0" w:evenHBand="0" w:firstRowFirstColumn="0" w:firstRowLastColumn="0" w:lastRowFirstColumn="0" w:lastRowLastColumn="0"/>
            </w:pPr>
            <w:r w:rsidRPr="00F4073A">
              <w:t>Firefox beta</w:t>
            </w:r>
          </w:p>
        </w:tc>
        <w:tc>
          <w:tcPr>
            <w:tcW w:w="0" w:type="auto"/>
            <w:hideMark/>
          </w:tcPr>
          <w:p w14:paraId="0CDCE907" w14:textId="77777777" w:rsidR="00F4073A" w:rsidRPr="00F4073A" w:rsidRDefault="00F4073A">
            <w:pPr>
              <w:spacing w:after="160" w:line="259" w:lineRule="auto"/>
              <w:cnfStyle w:val="000000000000" w:firstRow="0" w:lastRow="0" w:firstColumn="0" w:lastColumn="0" w:oddVBand="0" w:evenVBand="0" w:oddHBand="0" w:evenHBand="0" w:firstRowFirstColumn="0" w:firstRowLastColumn="0" w:lastRowFirstColumn="0" w:lastRowLastColumn="0"/>
            </w:pPr>
            <w:r w:rsidRPr="00F4073A">
              <w:t>Early-adopters</w:t>
            </w:r>
          </w:p>
        </w:tc>
        <w:tc>
          <w:tcPr>
            <w:tcW w:w="0" w:type="auto"/>
            <w:hideMark/>
          </w:tcPr>
          <w:p w14:paraId="11E46AA4" w14:textId="77777777" w:rsidR="00F4073A" w:rsidRPr="00F4073A" w:rsidRDefault="00F4073A">
            <w:pPr>
              <w:spacing w:after="160" w:line="259" w:lineRule="auto"/>
              <w:cnfStyle w:val="000000000000" w:firstRow="0" w:lastRow="0" w:firstColumn="0" w:lastColumn="0" w:oddVBand="0" w:evenVBand="0" w:oddHBand="0" w:evenHBand="0" w:firstRowFirstColumn="0" w:firstRowLastColumn="0" w:lastRowFirstColumn="0" w:lastRowLastColumn="0"/>
            </w:pPr>
            <w:r w:rsidRPr="00F4073A">
              <w:t>Quantum</w:t>
            </w:r>
          </w:p>
        </w:tc>
        <w:tc>
          <w:tcPr>
            <w:tcW w:w="0" w:type="auto"/>
            <w:hideMark/>
          </w:tcPr>
          <w:p w14:paraId="02DBD8CB" w14:textId="77777777" w:rsidR="00F4073A" w:rsidRPr="00F4073A" w:rsidRDefault="00F4073A">
            <w:pPr>
              <w:spacing w:after="160" w:line="259" w:lineRule="auto"/>
              <w:cnfStyle w:val="000000000000" w:firstRow="0" w:lastRow="0" w:firstColumn="0" w:lastColumn="0" w:oddVBand="0" w:evenVBand="0" w:oddHBand="0" w:evenHBand="0" w:firstRowFirstColumn="0" w:firstRowLastColumn="0" w:lastRowFirstColumn="0" w:lastRowLastColumn="0"/>
            </w:pPr>
          </w:p>
        </w:tc>
        <w:tc>
          <w:tcPr>
            <w:tcW w:w="0" w:type="auto"/>
            <w:hideMark/>
          </w:tcPr>
          <w:p w14:paraId="47189499" w14:textId="77777777" w:rsidR="00F4073A" w:rsidRPr="00F4073A" w:rsidRDefault="00235B33">
            <w:pPr>
              <w:spacing w:after="160" w:line="259" w:lineRule="auto"/>
              <w:cnfStyle w:val="000000000000" w:firstRow="0" w:lastRow="0" w:firstColumn="0" w:lastColumn="0" w:oddVBand="0" w:evenVBand="0" w:oddHBand="0" w:evenHBand="0" w:firstRowFirstColumn="0" w:firstRowLastColumn="0" w:lastRowFirstColumn="0" w:lastRowLastColumn="0"/>
            </w:pPr>
            <w:r>
              <w:fldChar w:fldCharType="begin"/>
            </w:r>
            <w:r>
              <w:instrText xml:space="preserve"> HYPERLINK "https://www.mozilla.org/es-ES/firefox/channel/" \l "beta" </w:instrText>
            </w:r>
            <w:r>
              <w:fldChar w:fldCharType="separate"/>
            </w:r>
            <w:r w:rsidR="00F4073A" w:rsidRPr="00F4073A">
              <w:rPr>
                <w:rStyle w:val="Hipervnculo"/>
              </w:rPr>
              <w:t>URL</w:t>
            </w:r>
            <w:r>
              <w:rPr>
                <w:rStyle w:val="Hipervnculo"/>
              </w:rPr>
              <w:fldChar w:fldCharType="end"/>
            </w:r>
          </w:p>
        </w:tc>
      </w:tr>
      <w:tr w:rsidR="00F4073A" w:rsidRPr="00F4073A" w14:paraId="2319FBC5" w14:textId="77777777" w:rsidTr="00F407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CAEFA76" w14:textId="77777777" w:rsidR="00F4073A" w:rsidRPr="00F4073A" w:rsidRDefault="00F4073A">
            <w:pPr>
              <w:spacing w:after="160" w:line="259" w:lineRule="auto"/>
            </w:pPr>
            <w:r w:rsidRPr="00F4073A">
              <w:t>Mozilla</w:t>
            </w:r>
          </w:p>
        </w:tc>
        <w:tc>
          <w:tcPr>
            <w:tcW w:w="0" w:type="auto"/>
            <w:hideMark/>
          </w:tcPr>
          <w:p w14:paraId="4FCB38EA" w14:textId="77777777" w:rsidR="00F4073A" w:rsidRPr="00F4073A" w:rsidRDefault="00F4073A">
            <w:pPr>
              <w:spacing w:after="160" w:line="259" w:lineRule="auto"/>
              <w:cnfStyle w:val="000000100000" w:firstRow="0" w:lastRow="0" w:firstColumn="0" w:lastColumn="0" w:oddVBand="0" w:evenVBand="0" w:oddHBand="1" w:evenHBand="0" w:firstRowFirstColumn="0" w:firstRowLastColumn="0" w:lastRowFirstColumn="0" w:lastRowLastColumn="0"/>
            </w:pPr>
            <w:r w:rsidRPr="00F4073A">
              <w:t>Firefox Dev Edition</w:t>
            </w:r>
          </w:p>
        </w:tc>
        <w:tc>
          <w:tcPr>
            <w:tcW w:w="0" w:type="auto"/>
            <w:hideMark/>
          </w:tcPr>
          <w:p w14:paraId="42533DC0" w14:textId="77777777" w:rsidR="00F4073A" w:rsidRPr="00F4073A" w:rsidRDefault="00F4073A">
            <w:pPr>
              <w:spacing w:after="160" w:line="259" w:lineRule="auto"/>
              <w:cnfStyle w:val="000000100000" w:firstRow="0" w:lastRow="0" w:firstColumn="0" w:lastColumn="0" w:oddVBand="0" w:evenVBand="0" w:oddHBand="1" w:evenHBand="0" w:firstRowFirstColumn="0" w:firstRowLastColumn="0" w:lastRowFirstColumn="0" w:lastRowLastColumn="0"/>
            </w:pPr>
            <w:r w:rsidRPr="00F4073A">
              <w:t>Desarrollador</w:t>
            </w:r>
          </w:p>
        </w:tc>
        <w:tc>
          <w:tcPr>
            <w:tcW w:w="0" w:type="auto"/>
            <w:hideMark/>
          </w:tcPr>
          <w:p w14:paraId="0E74D94D" w14:textId="77777777" w:rsidR="00F4073A" w:rsidRPr="00F4073A" w:rsidRDefault="00F4073A">
            <w:pPr>
              <w:spacing w:after="160" w:line="259" w:lineRule="auto"/>
              <w:cnfStyle w:val="000000100000" w:firstRow="0" w:lastRow="0" w:firstColumn="0" w:lastColumn="0" w:oddVBand="0" w:evenVBand="0" w:oddHBand="1" w:evenHBand="0" w:firstRowFirstColumn="0" w:firstRowLastColumn="0" w:lastRowFirstColumn="0" w:lastRowLastColumn="0"/>
            </w:pPr>
            <w:r w:rsidRPr="00F4073A">
              <w:t>Quantum</w:t>
            </w:r>
          </w:p>
        </w:tc>
        <w:tc>
          <w:tcPr>
            <w:tcW w:w="0" w:type="auto"/>
            <w:hideMark/>
          </w:tcPr>
          <w:p w14:paraId="33C11DB0" w14:textId="77777777" w:rsidR="00F4073A" w:rsidRPr="00F4073A" w:rsidRDefault="00F4073A">
            <w:pPr>
              <w:spacing w:after="160" w:line="259" w:lineRule="auto"/>
              <w:cnfStyle w:val="000000100000" w:firstRow="0" w:lastRow="0" w:firstColumn="0" w:lastColumn="0" w:oddVBand="0" w:evenVBand="0" w:oddHBand="1" w:evenHBand="0" w:firstRowFirstColumn="0" w:firstRowLastColumn="0" w:lastRowFirstColumn="0" w:lastRowLastColumn="0"/>
            </w:pPr>
          </w:p>
        </w:tc>
        <w:tc>
          <w:tcPr>
            <w:tcW w:w="0" w:type="auto"/>
            <w:hideMark/>
          </w:tcPr>
          <w:p w14:paraId="129CC40E" w14:textId="77777777" w:rsidR="00F4073A" w:rsidRPr="00F4073A" w:rsidRDefault="00235B33">
            <w:pPr>
              <w:spacing w:after="160" w:line="259" w:lineRule="auto"/>
              <w:cnfStyle w:val="000000100000" w:firstRow="0" w:lastRow="0" w:firstColumn="0" w:lastColumn="0" w:oddVBand="0" w:evenVBand="0" w:oddHBand="1" w:evenHBand="0" w:firstRowFirstColumn="0" w:firstRowLastColumn="0" w:lastRowFirstColumn="0" w:lastRowLastColumn="0"/>
            </w:pPr>
            <w:r>
              <w:fldChar w:fldCharType="begin"/>
            </w:r>
            <w:r>
              <w:instrText xml:space="preserve"> HYPERLINK "https://www.mozilla.org/es-ES/firefox/channel/" \l "developer" </w:instrText>
            </w:r>
            <w:r>
              <w:fldChar w:fldCharType="separate"/>
            </w:r>
            <w:r w:rsidR="00F4073A" w:rsidRPr="00F4073A">
              <w:rPr>
                <w:rStyle w:val="Hipervnculo"/>
              </w:rPr>
              <w:t>URL</w:t>
            </w:r>
            <w:r>
              <w:rPr>
                <w:rStyle w:val="Hipervnculo"/>
              </w:rPr>
              <w:fldChar w:fldCharType="end"/>
            </w:r>
          </w:p>
        </w:tc>
      </w:tr>
      <w:tr w:rsidR="00F4073A" w:rsidRPr="00F4073A" w14:paraId="55592DE1" w14:textId="77777777" w:rsidTr="00F4073A">
        <w:tc>
          <w:tcPr>
            <w:cnfStyle w:val="001000000000" w:firstRow="0" w:lastRow="0" w:firstColumn="1" w:lastColumn="0" w:oddVBand="0" w:evenVBand="0" w:oddHBand="0" w:evenHBand="0" w:firstRowFirstColumn="0" w:firstRowLastColumn="0" w:lastRowFirstColumn="0" w:lastRowLastColumn="0"/>
            <w:tcW w:w="0" w:type="auto"/>
            <w:hideMark/>
          </w:tcPr>
          <w:p w14:paraId="36DC6E43" w14:textId="77777777" w:rsidR="00F4073A" w:rsidRPr="00F4073A" w:rsidRDefault="00F4073A">
            <w:pPr>
              <w:spacing w:after="160" w:line="259" w:lineRule="auto"/>
            </w:pPr>
            <w:r w:rsidRPr="00F4073A">
              <w:t>Mozilla</w:t>
            </w:r>
          </w:p>
        </w:tc>
        <w:tc>
          <w:tcPr>
            <w:tcW w:w="0" w:type="auto"/>
            <w:hideMark/>
          </w:tcPr>
          <w:p w14:paraId="417ED4EF" w14:textId="77777777" w:rsidR="00F4073A" w:rsidRPr="00F4073A" w:rsidRDefault="00F4073A">
            <w:pPr>
              <w:spacing w:after="160" w:line="259" w:lineRule="auto"/>
              <w:cnfStyle w:val="000000000000" w:firstRow="0" w:lastRow="0" w:firstColumn="0" w:lastColumn="0" w:oddVBand="0" w:evenVBand="0" w:oddHBand="0" w:evenHBand="0" w:firstRowFirstColumn="0" w:firstRowLastColumn="0" w:lastRowFirstColumn="0" w:lastRowLastColumn="0"/>
            </w:pPr>
            <w:r w:rsidRPr="00F4073A">
              <w:t>Firefox Nightly</w:t>
            </w:r>
          </w:p>
        </w:tc>
        <w:tc>
          <w:tcPr>
            <w:tcW w:w="0" w:type="auto"/>
            <w:hideMark/>
          </w:tcPr>
          <w:p w14:paraId="39BBB170" w14:textId="77777777" w:rsidR="00F4073A" w:rsidRPr="00F4073A" w:rsidRDefault="00F4073A">
            <w:pPr>
              <w:spacing w:after="160" w:line="259" w:lineRule="auto"/>
              <w:cnfStyle w:val="000000000000" w:firstRow="0" w:lastRow="0" w:firstColumn="0" w:lastColumn="0" w:oddVBand="0" w:evenVBand="0" w:oddHBand="0" w:evenHBand="0" w:firstRowFirstColumn="0" w:firstRowLastColumn="0" w:lastRowFirstColumn="0" w:lastRowLastColumn="0"/>
            </w:pPr>
            <w:r w:rsidRPr="00F4073A">
              <w:t>Desarrollador</w:t>
            </w:r>
          </w:p>
        </w:tc>
        <w:tc>
          <w:tcPr>
            <w:tcW w:w="0" w:type="auto"/>
            <w:hideMark/>
          </w:tcPr>
          <w:p w14:paraId="7092DCA4" w14:textId="77777777" w:rsidR="00F4073A" w:rsidRPr="00F4073A" w:rsidRDefault="00F4073A">
            <w:pPr>
              <w:spacing w:after="160" w:line="259" w:lineRule="auto"/>
              <w:cnfStyle w:val="000000000000" w:firstRow="0" w:lastRow="0" w:firstColumn="0" w:lastColumn="0" w:oddVBand="0" w:evenVBand="0" w:oddHBand="0" w:evenHBand="0" w:firstRowFirstColumn="0" w:firstRowLastColumn="0" w:lastRowFirstColumn="0" w:lastRowLastColumn="0"/>
            </w:pPr>
            <w:r w:rsidRPr="00F4073A">
              <w:t>Quantum</w:t>
            </w:r>
          </w:p>
        </w:tc>
        <w:tc>
          <w:tcPr>
            <w:tcW w:w="0" w:type="auto"/>
            <w:hideMark/>
          </w:tcPr>
          <w:p w14:paraId="4D27804E" w14:textId="77777777" w:rsidR="00F4073A" w:rsidRPr="00F4073A" w:rsidRDefault="00F4073A">
            <w:pPr>
              <w:spacing w:after="160" w:line="259" w:lineRule="auto"/>
              <w:cnfStyle w:val="000000000000" w:firstRow="0" w:lastRow="0" w:firstColumn="0" w:lastColumn="0" w:oddVBand="0" w:evenVBand="0" w:oddHBand="0" w:evenHBand="0" w:firstRowFirstColumn="0" w:firstRowLastColumn="0" w:lastRowFirstColumn="0" w:lastRowLastColumn="0"/>
            </w:pPr>
          </w:p>
        </w:tc>
        <w:tc>
          <w:tcPr>
            <w:tcW w:w="0" w:type="auto"/>
            <w:hideMark/>
          </w:tcPr>
          <w:p w14:paraId="7F720C92" w14:textId="77777777" w:rsidR="00F4073A" w:rsidRPr="00F4073A" w:rsidRDefault="00235B33">
            <w:pPr>
              <w:spacing w:after="160" w:line="259" w:lineRule="auto"/>
              <w:cnfStyle w:val="000000000000" w:firstRow="0" w:lastRow="0" w:firstColumn="0" w:lastColumn="0" w:oddVBand="0" w:evenVBand="0" w:oddHBand="0" w:evenHBand="0" w:firstRowFirstColumn="0" w:firstRowLastColumn="0" w:lastRowFirstColumn="0" w:lastRowLastColumn="0"/>
            </w:pPr>
            <w:r>
              <w:fldChar w:fldCharType="begin"/>
            </w:r>
            <w:r>
              <w:instrText xml:space="preserve"> HYPERLINK "https://www.mozilla.org/es-ES/firefox/channel/desktop/" \l "nightly" </w:instrText>
            </w:r>
            <w:r>
              <w:fldChar w:fldCharType="separate"/>
            </w:r>
            <w:r w:rsidR="00F4073A" w:rsidRPr="00F4073A">
              <w:rPr>
                <w:rStyle w:val="Hipervnculo"/>
              </w:rPr>
              <w:t>URL</w:t>
            </w:r>
            <w:r>
              <w:rPr>
                <w:rStyle w:val="Hipervnculo"/>
              </w:rPr>
              <w:fldChar w:fldCharType="end"/>
            </w:r>
          </w:p>
        </w:tc>
      </w:tr>
      <w:tr w:rsidR="00F4073A" w:rsidRPr="00F4073A" w14:paraId="4BC45C90" w14:textId="77777777" w:rsidTr="00F407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941FFDB" w14:textId="77777777" w:rsidR="00F4073A" w:rsidRPr="00F4073A" w:rsidRDefault="00F4073A">
            <w:pPr>
              <w:spacing w:after="160" w:line="259" w:lineRule="auto"/>
            </w:pPr>
            <w:r w:rsidRPr="00F4073A">
              <w:t>Microsoft</w:t>
            </w:r>
          </w:p>
        </w:tc>
        <w:tc>
          <w:tcPr>
            <w:tcW w:w="0" w:type="auto"/>
            <w:hideMark/>
          </w:tcPr>
          <w:p w14:paraId="54015CB5" w14:textId="77777777" w:rsidR="00F4073A" w:rsidRPr="00F4073A" w:rsidRDefault="00F4073A">
            <w:pPr>
              <w:spacing w:after="160" w:line="259" w:lineRule="auto"/>
              <w:cnfStyle w:val="000000100000" w:firstRow="0" w:lastRow="0" w:firstColumn="0" w:lastColumn="0" w:oddVBand="0" w:evenVBand="0" w:oddHBand="1" w:evenHBand="0" w:firstRowFirstColumn="0" w:firstRowLastColumn="0" w:lastRowFirstColumn="0" w:lastRowLastColumn="0"/>
            </w:pPr>
            <w:r w:rsidRPr="00F4073A">
              <w:t>Edge</w:t>
            </w:r>
          </w:p>
        </w:tc>
        <w:tc>
          <w:tcPr>
            <w:tcW w:w="0" w:type="auto"/>
            <w:hideMark/>
          </w:tcPr>
          <w:p w14:paraId="534E7806" w14:textId="77777777" w:rsidR="00F4073A" w:rsidRPr="00F4073A" w:rsidRDefault="00F4073A">
            <w:pPr>
              <w:spacing w:after="160" w:line="259" w:lineRule="auto"/>
              <w:cnfStyle w:val="000000100000" w:firstRow="0" w:lastRow="0" w:firstColumn="0" w:lastColumn="0" w:oddVBand="0" w:evenVBand="0" w:oddHBand="1" w:evenHBand="0" w:firstRowFirstColumn="0" w:firstRowLastColumn="0" w:lastRowFirstColumn="0" w:lastRowLastColumn="0"/>
            </w:pPr>
            <w:r w:rsidRPr="00F4073A">
              <w:t>Uso habitual</w:t>
            </w:r>
          </w:p>
        </w:tc>
        <w:tc>
          <w:tcPr>
            <w:tcW w:w="0" w:type="auto"/>
            <w:hideMark/>
          </w:tcPr>
          <w:p w14:paraId="045F6A15" w14:textId="77777777" w:rsidR="00F4073A" w:rsidRPr="00F4073A" w:rsidRDefault="00F4073A">
            <w:pPr>
              <w:spacing w:after="160" w:line="259" w:lineRule="auto"/>
              <w:cnfStyle w:val="000000100000" w:firstRow="0" w:lastRow="0" w:firstColumn="0" w:lastColumn="0" w:oddVBand="0" w:evenVBand="0" w:oddHBand="1" w:evenHBand="0" w:firstRowFirstColumn="0" w:firstRowLastColumn="0" w:lastRowFirstColumn="0" w:lastRowLastColumn="0"/>
            </w:pPr>
            <w:r w:rsidRPr="00F4073A">
              <w:t>Blink</w:t>
            </w:r>
          </w:p>
        </w:tc>
        <w:tc>
          <w:tcPr>
            <w:tcW w:w="0" w:type="auto"/>
            <w:hideMark/>
          </w:tcPr>
          <w:p w14:paraId="5B754A52" w14:textId="77777777" w:rsidR="00F4073A" w:rsidRPr="00F4073A" w:rsidRDefault="00F4073A">
            <w:pPr>
              <w:spacing w:after="160" w:line="259" w:lineRule="auto"/>
              <w:cnfStyle w:val="000000100000" w:firstRow="0" w:lastRow="0" w:firstColumn="0" w:lastColumn="0" w:oddVBand="0" w:evenVBand="0" w:oddHBand="1" w:evenHBand="0" w:firstRowFirstColumn="0" w:firstRowLastColumn="0" w:lastRowFirstColumn="0" w:lastRowLastColumn="0"/>
            </w:pPr>
          </w:p>
        </w:tc>
        <w:tc>
          <w:tcPr>
            <w:tcW w:w="0" w:type="auto"/>
            <w:hideMark/>
          </w:tcPr>
          <w:p w14:paraId="3DB10973" w14:textId="77777777" w:rsidR="00F4073A" w:rsidRPr="00F4073A" w:rsidRDefault="00235B33">
            <w:pPr>
              <w:spacing w:after="160" w:line="259" w:lineRule="auto"/>
              <w:cnfStyle w:val="000000100000" w:firstRow="0" w:lastRow="0" w:firstColumn="0" w:lastColumn="0" w:oddVBand="0" w:evenVBand="0" w:oddHBand="1" w:evenHBand="0" w:firstRowFirstColumn="0" w:firstRowLastColumn="0" w:lastRowFirstColumn="0" w:lastRowLastColumn="0"/>
            </w:pPr>
            <w:r>
              <w:fldChar w:fldCharType="begin"/>
            </w:r>
            <w:r>
              <w:instrText xml:space="preserve"> HYPERLINK "https://www.microsoft.com/en-us/windows/microsoft-edge" </w:instrText>
            </w:r>
            <w:r>
              <w:fldChar w:fldCharType="separate"/>
            </w:r>
            <w:r w:rsidR="00F4073A" w:rsidRPr="00F4073A">
              <w:rPr>
                <w:rStyle w:val="Hipervnculo"/>
              </w:rPr>
              <w:t>URL</w:t>
            </w:r>
            <w:r>
              <w:rPr>
                <w:rStyle w:val="Hipervnculo"/>
              </w:rPr>
              <w:fldChar w:fldCharType="end"/>
            </w:r>
          </w:p>
        </w:tc>
      </w:tr>
      <w:tr w:rsidR="00F4073A" w:rsidRPr="00F4073A" w14:paraId="6599EE5E" w14:textId="77777777" w:rsidTr="00F4073A">
        <w:tc>
          <w:tcPr>
            <w:cnfStyle w:val="001000000000" w:firstRow="0" w:lastRow="0" w:firstColumn="1" w:lastColumn="0" w:oddVBand="0" w:evenVBand="0" w:oddHBand="0" w:evenHBand="0" w:firstRowFirstColumn="0" w:firstRowLastColumn="0" w:lastRowFirstColumn="0" w:lastRowLastColumn="0"/>
            <w:tcW w:w="0" w:type="auto"/>
            <w:hideMark/>
          </w:tcPr>
          <w:p w14:paraId="471FEDB5" w14:textId="77777777" w:rsidR="00F4073A" w:rsidRPr="00F4073A" w:rsidRDefault="00F4073A">
            <w:pPr>
              <w:spacing w:after="160" w:line="259" w:lineRule="auto"/>
            </w:pPr>
            <w:r w:rsidRPr="00F4073A">
              <w:t>Microsoft</w:t>
            </w:r>
          </w:p>
        </w:tc>
        <w:tc>
          <w:tcPr>
            <w:tcW w:w="0" w:type="auto"/>
            <w:hideMark/>
          </w:tcPr>
          <w:p w14:paraId="2EEF1A16" w14:textId="77777777" w:rsidR="00F4073A" w:rsidRPr="00F4073A" w:rsidRDefault="00F4073A">
            <w:pPr>
              <w:spacing w:after="160" w:line="259" w:lineRule="auto"/>
              <w:cnfStyle w:val="000000000000" w:firstRow="0" w:lastRow="0" w:firstColumn="0" w:lastColumn="0" w:oddVBand="0" w:evenVBand="0" w:oddHBand="0" w:evenHBand="0" w:firstRowFirstColumn="0" w:firstRowLastColumn="0" w:lastRowFirstColumn="0" w:lastRowLastColumn="0"/>
            </w:pPr>
            <w:r w:rsidRPr="00F4073A">
              <w:t>Internet Explorer</w:t>
            </w:r>
          </w:p>
        </w:tc>
        <w:tc>
          <w:tcPr>
            <w:tcW w:w="0" w:type="auto"/>
            <w:hideMark/>
          </w:tcPr>
          <w:p w14:paraId="25C895F6" w14:textId="77777777" w:rsidR="00F4073A" w:rsidRPr="00F4073A" w:rsidRDefault="00F4073A">
            <w:pPr>
              <w:spacing w:after="160" w:line="259" w:lineRule="auto"/>
              <w:cnfStyle w:val="000000000000" w:firstRow="0" w:lastRow="0" w:firstColumn="0" w:lastColumn="0" w:oddVBand="0" w:evenVBand="0" w:oddHBand="0" w:evenHBand="0" w:firstRowFirstColumn="0" w:firstRowLastColumn="0" w:lastRowFirstColumn="0" w:lastRowLastColumn="0"/>
            </w:pPr>
            <w:r w:rsidRPr="00F4073A">
              <w:t>Uso habitual</w:t>
            </w:r>
          </w:p>
        </w:tc>
        <w:tc>
          <w:tcPr>
            <w:tcW w:w="0" w:type="auto"/>
            <w:hideMark/>
          </w:tcPr>
          <w:p w14:paraId="1B2DBB49" w14:textId="77777777" w:rsidR="00F4073A" w:rsidRPr="00F4073A" w:rsidRDefault="00F4073A">
            <w:pPr>
              <w:spacing w:after="160" w:line="259" w:lineRule="auto"/>
              <w:cnfStyle w:val="000000000000" w:firstRow="0" w:lastRow="0" w:firstColumn="0" w:lastColumn="0" w:oddVBand="0" w:evenVBand="0" w:oddHBand="0" w:evenHBand="0" w:firstRowFirstColumn="0" w:firstRowLastColumn="0" w:lastRowFirstColumn="0" w:lastRowLastColumn="0"/>
            </w:pPr>
            <w:r w:rsidRPr="00F4073A">
              <w:t>Trident</w:t>
            </w:r>
          </w:p>
        </w:tc>
        <w:tc>
          <w:tcPr>
            <w:tcW w:w="0" w:type="auto"/>
            <w:hideMark/>
          </w:tcPr>
          <w:p w14:paraId="4476ACD8" w14:textId="77777777" w:rsidR="00F4073A" w:rsidRPr="00F4073A" w:rsidRDefault="00F4073A">
            <w:pPr>
              <w:spacing w:after="160" w:line="259" w:lineRule="auto"/>
              <w:cnfStyle w:val="000000000000" w:firstRow="0" w:lastRow="0" w:firstColumn="0" w:lastColumn="0" w:oddVBand="0" w:evenVBand="0" w:oddHBand="0" w:evenHBand="0" w:firstRowFirstColumn="0" w:firstRowLastColumn="0" w:lastRowFirstColumn="0" w:lastRowLastColumn="0"/>
            </w:pPr>
            <w:r w:rsidRPr="00F4073A">
              <w:t>Sólo Windows</w:t>
            </w:r>
          </w:p>
        </w:tc>
        <w:tc>
          <w:tcPr>
            <w:tcW w:w="0" w:type="auto"/>
            <w:hideMark/>
          </w:tcPr>
          <w:p w14:paraId="17D1C5B2" w14:textId="77777777" w:rsidR="00F4073A" w:rsidRPr="00F4073A" w:rsidRDefault="00235B33">
            <w:pPr>
              <w:spacing w:after="160" w:line="259" w:lineRule="auto"/>
              <w:cnfStyle w:val="000000000000" w:firstRow="0" w:lastRow="0" w:firstColumn="0" w:lastColumn="0" w:oddVBand="0" w:evenVBand="0" w:oddHBand="0" w:evenHBand="0" w:firstRowFirstColumn="0" w:firstRowLastColumn="0" w:lastRowFirstColumn="0" w:lastRowLastColumn="0"/>
            </w:pPr>
            <w:r>
              <w:fldChar w:fldCharType="begin"/>
            </w:r>
            <w:r>
              <w:instrText xml:space="preserve"> HYPERLINK "https://www.microsoft.com/en-us/download/internet-explorer.aspx" </w:instrText>
            </w:r>
            <w:r>
              <w:fldChar w:fldCharType="separate"/>
            </w:r>
            <w:r w:rsidR="00F4073A" w:rsidRPr="00F4073A">
              <w:rPr>
                <w:rStyle w:val="Hipervnculo"/>
              </w:rPr>
              <w:t>URL</w:t>
            </w:r>
            <w:r>
              <w:rPr>
                <w:rStyle w:val="Hipervnculo"/>
              </w:rPr>
              <w:fldChar w:fldCharType="end"/>
            </w:r>
          </w:p>
        </w:tc>
      </w:tr>
      <w:tr w:rsidR="00F4073A" w:rsidRPr="00F4073A" w14:paraId="31036368" w14:textId="77777777" w:rsidTr="00F407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D5A6889" w14:textId="77777777" w:rsidR="00F4073A" w:rsidRPr="00F4073A" w:rsidRDefault="00F4073A">
            <w:pPr>
              <w:spacing w:after="160" w:line="259" w:lineRule="auto"/>
            </w:pPr>
            <w:r w:rsidRPr="00F4073A">
              <w:t>Opera</w:t>
            </w:r>
          </w:p>
        </w:tc>
        <w:tc>
          <w:tcPr>
            <w:tcW w:w="0" w:type="auto"/>
            <w:hideMark/>
          </w:tcPr>
          <w:p w14:paraId="7069282F" w14:textId="77777777" w:rsidR="00F4073A" w:rsidRPr="00F4073A" w:rsidRDefault="00F4073A">
            <w:pPr>
              <w:spacing w:after="160" w:line="259" w:lineRule="auto"/>
              <w:cnfStyle w:val="000000100000" w:firstRow="0" w:lastRow="0" w:firstColumn="0" w:lastColumn="0" w:oddVBand="0" w:evenVBand="0" w:oddHBand="1" w:evenHBand="0" w:firstRowFirstColumn="0" w:firstRowLastColumn="0" w:lastRowFirstColumn="0" w:lastRowLastColumn="0"/>
            </w:pPr>
            <w:r w:rsidRPr="00F4073A">
              <w:t>Opera</w:t>
            </w:r>
          </w:p>
        </w:tc>
        <w:tc>
          <w:tcPr>
            <w:tcW w:w="0" w:type="auto"/>
            <w:hideMark/>
          </w:tcPr>
          <w:p w14:paraId="0D3779CE" w14:textId="77777777" w:rsidR="00F4073A" w:rsidRPr="00F4073A" w:rsidRDefault="00F4073A">
            <w:pPr>
              <w:spacing w:after="160" w:line="259" w:lineRule="auto"/>
              <w:cnfStyle w:val="000000100000" w:firstRow="0" w:lastRow="0" w:firstColumn="0" w:lastColumn="0" w:oddVBand="0" w:evenVBand="0" w:oddHBand="1" w:evenHBand="0" w:firstRowFirstColumn="0" w:firstRowLastColumn="0" w:lastRowFirstColumn="0" w:lastRowLastColumn="0"/>
            </w:pPr>
            <w:r w:rsidRPr="00F4073A">
              <w:t>Uso habitual</w:t>
            </w:r>
          </w:p>
        </w:tc>
        <w:tc>
          <w:tcPr>
            <w:tcW w:w="0" w:type="auto"/>
            <w:hideMark/>
          </w:tcPr>
          <w:p w14:paraId="24488883" w14:textId="77777777" w:rsidR="00F4073A" w:rsidRPr="00F4073A" w:rsidRDefault="00F4073A">
            <w:pPr>
              <w:spacing w:after="160" w:line="259" w:lineRule="auto"/>
              <w:cnfStyle w:val="000000100000" w:firstRow="0" w:lastRow="0" w:firstColumn="0" w:lastColumn="0" w:oddVBand="0" w:evenVBand="0" w:oddHBand="1" w:evenHBand="0" w:firstRowFirstColumn="0" w:firstRowLastColumn="0" w:lastRowFirstColumn="0" w:lastRowLastColumn="0"/>
            </w:pPr>
            <w:r w:rsidRPr="00F4073A">
              <w:t>Blink</w:t>
            </w:r>
          </w:p>
        </w:tc>
        <w:tc>
          <w:tcPr>
            <w:tcW w:w="0" w:type="auto"/>
            <w:hideMark/>
          </w:tcPr>
          <w:p w14:paraId="0DA9D7AB" w14:textId="77777777" w:rsidR="00F4073A" w:rsidRPr="00F4073A" w:rsidRDefault="00F4073A">
            <w:pPr>
              <w:spacing w:after="160" w:line="259" w:lineRule="auto"/>
              <w:cnfStyle w:val="000000100000" w:firstRow="0" w:lastRow="0" w:firstColumn="0" w:lastColumn="0" w:oddVBand="0" w:evenVBand="0" w:oddHBand="1" w:evenHBand="0" w:firstRowFirstColumn="0" w:firstRowLastColumn="0" w:lastRowFirstColumn="0" w:lastRowLastColumn="0"/>
            </w:pPr>
          </w:p>
        </w:tc>
        <w:tc>
          <w:tcPr>
            <w:tcW w:w="0" w:type="auto"/>
            <w:hideMark/>
          </w:tcPr>
          <w:p w14:paraId="47C378F0" w14:textId="77777777" w:rsidR="00F4073A" w:rsidRPr="00F4073A" w:rsidRDefault="00235B33">
            <w:pPr>
              <w:spacing w:after="160" w:line="259" w:lineRule="auto"/>
              <w:cnfStyle w:val="000000100000" w:firstRow="0" w:lastRow="0" w:firstColumn="0" w:lastColumn="0" w:oddVBand="0" w:evenVBand="0" w:oddHBand="1" w:evenHBand="0" w:firstRowFirstColumn="0" w:firstRowLastColumn="0" w:lastRowFirstColumn="0" w:lastRowLastColumn="0"/>
            </w:pPr>
            <w:r>
              <w:fldChar w:fldCharType="begin"/>
            </w:r>
            <w:r>
              <w:instrText xml:space="preserve"> HYPERLINK "https://www.opera.com/es/computer" </w:instrText>
            </w:r>
            <w:r>
              <w:fldChar w:fldCharType="separate"/>
            </w:r>
            <w:r w:rsidR="00F4073A" w:rsidRPr="00F4073A">
              <w:rPr>
                <w:rStyle w:val="Hipervnculo"/>
              </w:rPr>
              <w:t>URL</w:t>
            </w:r>
            <w:r>
              <w:rPr>
                <w:rStyle w:val="Hipervnculo"/>
              </w:rPr>
              <w:fldChar w:fldCharType="end"/>
            </w:r>
          </w:p>
        </w:tc>
      </w:tr>
      <w:tr w:rsidR="00F4073A" w:rsidRPr="00F4073A" w14:paraId="11894AC0" w14:textId="77777777" w:rsidTr="00F4073A">
        <w:tc>
          <w:tcPr>
            <w:cnfStyle w:val="001000000000" w:firstRow="0" w:lastRow="0" w:firstColumn="1" w:lastColumn="0" w:oddVBand="0" w:evenVBand="0" w:oddHBand="0" w:evenHBand="0" w:firstRowFirstColumn="0" w:firstRowLastColumn="0" w:lastRowFirstColumn="0" w:lastRowLastColumn="0"/>
            <w:tcW w:w="0" w:type="auto"/>
            <w:hideMark/>
          </w:tcPr>
          <w:p w14:paraId="6A096CE9" w14:textId="77777777" w:rsidR="00F4073A" w:rsidRPr="00F4073A" w:rsidRDefault="00F4073A">
            <w:pPr>
              <w:spacing w:after="160" w:line="259" w:lineRule="auto"/>
            </w:pPr>
            <w:r w:rsidRPr="00F4073A">
              <w:t>Opera</w:t>
            </w:r>
          </w:p>
        </w:tc>
        <w:tc>
          <w:tcPr>
            <w:tcW w:w="0" w:type="auto"/>
            <w:hideMark/>
          </w:tcPr>
          <w:p w14:paraId="06A42893" w14:textId="77777777" w:rsidR="00F4073A" w:rsidRPr="00F4073A" w:rsidRDefault="00F4073A">
            <w:pPr>
              <w:spacing w:after="160" w:line="259" w:lineRule="auto"/>
              <w:cnfStyle w:val="000000000000" w:firstRow="0" w:lastRow="0" w:firstColumn="0" w:lastColumn="0" w:oddVBand="0" w:evenVBand="0" w:oddHBand="0" w:evenHBand="0" w:firstRowFirstColumn="0" w:firstRowLastColumn="0" w:lastRowFirstColumn="0" w:lastRowLastColumn="0"/>
            </w:pPr>
            <w:r w:rsidRPr="00F4073A">
              <w:t>Opera beta</w:t>
            </w:r>
          </w:p>
        </w:tc>
        <w:tc>
          <w:tcPr>
            <w:tcW w:w="0" w:type="auto"/>
            <w:hideMark/>
          </w:tcPr>
          <w:p w14:paraId="62B54187" w14:textId="77777777" w:rsidR="00F4073A" w:rsidRPr="00F4073A" w:rsidRDefault="00F4073A">
            <w:pPr>
              <w:spacing w:after="160" w:line="259" w:lineRule="auto"/>
              <w:cnfStyle w:val="000000000000" w:firstRow="0" w:lastRow="0" w:firstColumn="0" w:lastColumn="0" w:oddVBand="0" w:evenVBand="0" w:oddHBand="0" w:evenHBand="0" w:firstRowFirstColumn="0" w:firstRowLastColumn="0" w:lastRowFirstColumn="0" w:lastRowLastColumn="0"/>
            </w:pPr>
            <w:r w:rsidRPr="00F4073A">
              <w:t>Early-adopters</w:t>
            </w:r>
          </w:p>
        </w:tc>
        <w:tc>
          <w:tcPr>
            <w:tcW w:w="0" w:type="auto"/>
            <w:hideMark/>
          </w:tcPr>
          <w:p w14:paraId="5E9FC5BD" w14:textId="77777777" w:rsidR="00F4073A" w:rsidRPr="00F4073A" w:rsidRDefault="00F4073A">
            <w:pPr>
              <w:spacing w:after="160" w:line="259" w:lineRule="auto"/>
              <w:cnfStyle w:val="000000000000" w:firstRow="0" w:lastRow="0" w:firstColumn="0" w:lastColumn="0" w:oddVBand="0" w:evenVBand="0" w:oddHBand="0" w:evenHBand="0" w:firstRowFirstColumn="0" w:firstRowLastColumn="0" w:lastRowFirstColumn="0" w:lastRowLastColumn="0"/>
            </w:pPr>
            <w:r w:rsidRPr="00F4073A">
              <w:t>Blink</w:t>
            </w:r>
          </w:p>
        </w:tc>
        <w:tc>
          <w:tcPr>
            <w:tcW w:w="0" w:type="auto"/>
            <w:hideMark/>
          </w:tcPr>
          <w:p w14:paraId="3271BA81" w14:textId="77777777" w:rsidR="00F4073A" w:rsidRPr="00F4073A" w:rsidRDefault="00F4073A">
            <w:pPr>
              <w:spacing w:after="160" w:line="259" w:lineRule="auto"/>
              <w:cnfStyle w:val="000000000000" w:firstRow="0" w:lastRow="0" w:firstColumn="0" w:lastColumn="0" w:oddVBand="0" w:evenVBand="0" w:oddHBand="0" w:evenHBand="0" w:firstRowFirstColumn="0" w:firstRowLastColumn="0" w:lastRowFirstColumn="0" w:lastRowLastColumn="0"/>
            </w:pPr>
          </w:p>
        </w:tc>
        <w:tc>
          <w:tcPr>
            <w:tcW w:w="0" w:type="auto"/>
            <w:hideMark/>
          </w:tcPr>
          <w:p w14:paraId="500CAE58" w14:textId="77777777" w:rsidR="00F4073A" w:rsidRPr="00F4073A" w:rsidRDefault="00235B33">
            <w:pPr>
              <w:spacing w:after="160" w:line="259" w:lineRule="auto"/>
              <w:cnfStyle w:val="000000000000" w:firstRow="0" w:lastRow="0" w:firstColumn="0" w:lastColumn="0" w:oddVBand="0" w:evenVBand="0" w:oddHBand="0" w:evenHBand="0" w:firstRowFirstColumn="0" w:firstRowLastColumn="0" w:lastRowFirstColumn="0" w:lastRowLastColumn="0"/>
            </w:pPr>
            <w:r>
              <w:fldChar w:fldCharType="begin"/>
            </w:r>
            <w:r>
              <w:instrText xml:space="preserve"> HYPERLINK "https://www.opera.com/es/computer/beta" </w:instrText>
            </w:r>
            <w:r>
              <w:fldChar w:fldCharType="separate"/>
            </w:r>
            <w:r w:rsidR="00F4073A" w:rsidRPr="00F4073A">
              <w:rPr>
                <w:rStyle w:val="Hipervnculo"/>
              </w:rPr>
              <w:t>URL</w:t>
            </w:r>
            <w:r>
              <w:rPr>
                <w:rStyle w:val="Hipervnculo"/>
              </w:rPr>
              <w:fldChar w:fldCharType="end"/>
            </w:r>
          </w:p>
        </w:tc>
      </w:tr>
      <w:tr w:rsidR="00F4073A" w:rsidRPr="00F4073A" w14:paraId="08EC8992" w14:textId="77777777" w:rsidTr="00F407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B0566FD" w14:textId="77777777" w:rsidR="00F4073A" w:rsidRPr="00F4073A" w:rsidRDefault="00F4073A">
            <w:pPr>
              <w:spacing w:after="160" w:line="259" w:lineRule="auto"/>
            </w:pPr>
            <w:r w:rsidRPr="00F4073A">
              <w:t>Opera</w:t>
            </w:r>
          </w:p>
        </w:tc>
        <w:tc>
          <w:tcPr>
            <w:tcW w:w="0" w:type="auto"/>
            <w:hideMark/>
          </w:tcPr>
          <w:p w14:paraId="794CDD6F" w14:textId="77777777" w:rsidR="00F4073A" w:rsidRPr="00F4073A" w:rsidRDefault="00F4073A">
            <w:pPr>
              <w:spacing w:after="160" w:line="259" w:lineRule="auto"/>
              <w:cnfStyle w:val="000000100000" w:firstRow="0" w:lastRow="0" w:firstColumn="0" w:lastColumn="0" w:oddVBand="0" w:evenVBand="0" w:oddHBand="1" w:evenHBand="0" w:firstRowFirstColumn="0" w:firstRowLastColumn="0" w:lastRowFirstColumn="0" w:lastRowLastColumn="0"/>
            </w:pPr>
            <w:r w:rsidRPr="00F4073A">
              <w:t>Opera developer</w:t>
            </w:r>
          </w:p>
        </w:tc>
        <w:tc>
          <w:tcPr>
            <w:tcW w:w="0" w:type="auto"/>
            <w:hideMark/>
          </w:tcPr>
          <w:p w14:paraId="14D7F040" w14:textId="77777777" w:rsidR="00F4073A" w:rsidRPr="00F4073A" w:rsidRDefault="00F4073A">
            <w:pPr>
              <w:spacing w:after="160" w:line="259" w:lineRule="auto"/>
              <w:cnfStyle w:val="000000100000" w:firstRow="0" w:lastRow="0" w:firstColumn="0" w:lastColumn="0" w:oddVBand="0" w:evenVBand="0" w:oddHBand="1" w:evenHBand="0" w:firstRowFirstColumn="0" w:firstRowLastColumn="0" w:lastRowFirstColumn="0" w:lastRowLastColumn="0"/>
            </w:pPr>
            <w:r w:rsidRPr="00F4073A">
              <w:t>Desarrollador</w:t>
            </w:r>
          </w:p>
        </w:tc>
        <w:tc>
          <w:tcPr>
            <w:tcW w:w="0" w:type="auto"/>
            <w:hideMark/>
          </w:tcPr>
          <w:p w14:paraId="3B2883B8" w14:textId="77777777" w:rsidR="00F4073A" w:rsidRPr="00F4073A" w:rsidRDefault="00F4073A">
            <w:pPr>
              <w:spacing w:after="160" w:line="259" w:lineRule="auto"/>
              <w:cnfStyle w:val="000000100000" w:firstRow="0" w:lastRow="0" w:firstColumn="0" w:lastColumn="0" w:oddVBand="0" w:evenVBand="0" w:oddHBand="1" w:evenHBand="0" w:firstRowFirstColumn="0" w:firstRowLastColumn="0" w:lastRowFirstColumn="0" w:lastRowLastColumn="0"/>
            </w:pPr>
            <w:r w:rsidRPr="00F4073A">
              <w:t>Blink</w:t>
            </w:r>
          </w:p>
        </w:tc>
        <w:tc>
          <w:tcPr>
            <w:tcW w:w="0" w:type="auto"/>
            <w:hideMark/>
          </w:tcPr>
          <w:p w14:paraId="1C51F3BA" w14:textId="77777777" w:rsidR="00F4073A" w:rsidRPr="00F4073A" w:rsidRDefault="00F4073A">
            <w:pPr>
              <w:spacing w:after="160" w:line="259" w:lineRule="auto"/>
              <w:cnfStyle w:val="000000100000" w:firstRow="0" w:lastRow="0" w:firstColumn="0" w:lastColumn="0" w:oddVBand="0" w:evenVBand="0" w:oddHBand="1" w:evenHBand="0" w:firstRowFirstColumn="0" w:firstRowLastColumn="0" w:lastRowFirstColumn="0" w:lastRowLastColumn="0"/>
            </w:pPr>
          </w:p>
        </w:tc>
        <w:tc>
          <w:tcPr>
            <w:tcW w:w="0" w:type="auto"/>
            <w:hideMark/>
          </w:tcPr>
          <w:p w14:paraId="0EFFDDCC" w14:textId="77777777" w:rsidR="00F4073A" w:rsidRPr="00F4073A" w:rsidRDefault="00235B33">
            <w:pPr>
              <w:spacing w:after="160" w:line="259" w:lineRule="auto"/>
              <w:cnfStyle w:val="000000100000" w:firstRow="0" w:lastRow="0" w:firstColumn="0" w:lastColumn="0" w:oddVBand="0" w:evenVBand="0" w:oddHBand="1" w:evenHBand="0" w:firstRowFirstColumn="0" w:firstRowLastColumn="0" w:lastRowFirstColumn="0" w:lastRowLastColumn="0"/>
            </w:pPr>
            <w:r>
              <w:fldChar w:fldCharType="begin"/>
            </w:r>
            <w:r>
              <w:instrText xml:space="preserve"> HYPERLINK "https://www.opera.com/es/developer" </w:instrText>
            </w:r>
            <w:r>
              <w:fldChar w:fldCharType="separate"/>
            </w:r>
            <w:r w:rsidR="00F4073A" w:rsidRPr="00F4073A">
              <w:rPr>
                <w:rStyle w:val="Hipervnculo"/>
              </w:rPr>
              <w:t>URL</w:t>
            </w:r>
            <w:r>
              <w:rPr>
                <w:rStyle w:val="Hipervnculo"/>
              </w:rPr>
              <w:fldChar w:fldCharType="end"/>
            </w:r>
          </w:p>
        </w:tc>
      </w:tr>
      <w:tr w:rsidR="00F4073A" w:rsidRPr="00F4073A" w14:paraId="553E0316" w14:textId="77777777" w:rsidTr="00F4073A">
        <w:tc>
          <w:tcPr>
            <w:cnfStyle w:val="001000000000" w:firstRow="0" w:lastRow="0" w:firstColumn="1" w:lastColumn="0" w:oddVBand="0" w:evenVBand="0" w:oddHBand="0" w:evenHBand="0" w:firstRowFirstColumn="0" w:firstRowLastColumn="0" w:lastRowFirstColumn="0" w:lastRowLastColumn="0"/>
            <w:tcW w:w="0" w:type="auto"/>
            <w:hideMark/>
          </w:tcPr>
          <w:p w14:paraId="75664AD3" w14:textId="77777777" w:rsidR="00F4073A" w:rsidRPr="00F4073A" w:rsidRDefault="00F4073A">
            <w:pPr>
              <w:spacing w:after="160" w:line="259" w:lineRule="auto"/>
            </w:pPr>
            <w:r w:rsidRPr="00F4073A">
              <w:t>Opera</w:t>
            </w:r>
          </w:p>
        </w:tc>
        <w:tc>
          <w:tcPr>
            <w:tcW w:w="0" w:type="auto"/>
            <w:hideMark/>
          </w:tcPr>
          <w:p w14:paraId="705187F8" w14:textId="77777777" w:rsidR="00F4073A" w:rsidRPr="00F4073A" w:rsidRDefault="00F4073A">
            <w:pPr>
              <w:spacing w:after="160" w:line="259" w:lineRule="auto"/>
              <w:cnfStyle w:val="000000000000" w:firstRow="0" w:lastRow="0" w:firstColumn="0" w:lastColumn="0" w:oddVBand="0" w:evenVBand="0" w:oddHBand="0" w:evenHBand="0" w:firstRowFirstColumn="0" w:firstRowLastColumn="0" w:lastRowFirstColumn="0" w:lastRowLastColumn="0"/>
            </w:pPr>
            <w:r w:rsidRPr="00F4073A">
              <w:t>Opera Neon</w:t>
            </w:r>
          </w:p>
        </w:tc>
        <w:tc>
          <w:tcPr>
            <w:tcW w:w="0" w:type="auto"/>
            <w:hideMark/>
          </w:tcPr>
          <w:p w14:paraId="02DA3719" w14:textId="77777777" w:rsidR="00F4073A" w:rsidRPr="00F4073A" w:rsidRDefault="00F4073A">
            <w:pPr>
              <w:spacing w:after="160" w:line="259" w:lineRule="auto"/>
              <w:cnfStyle w:val="000000000000" w:firstRow="0" w:lastRow="0" w:firstColumn="0" w:lastColumn="0" w:oddVBand="0" w:evenVBand="0" w:oddHBand="0" w:evenHBand="0" w:firstRowFirstColumn="0" w:firstRowLastColumn="0" w:lastRowFirstColumn="0" w:lastRowLastColumn="0"/>
            </w:pPr>
            <w:r w:rsidRPr="00F4073A">
              <w:t>Early-adopters</w:t>
            </w:r>
          </w:p>
        </w:tc>
        <w:tc>
          <w:tcPr>
            <w:tcW w:w="0" w:type="auto"/>
            <w:hideMark/>
          </w:tcPr>
          <w:p w14:paraId="08807342" w14:textId="77777777" w:rsidR="00F4073A" w:rsidRPr="00F4073A" w:rsidRDefault="00F4073A">
            <w:pPr>
              <w:spacing w:after="160" w:line="259" w:lineRule="auto"/>
              <w:cnfStyle w:val="000000000000" w:firstRow="0" w:lastRow="0" w:firstColumn="0" w:lastColumn="0" w:oddVBand="0" w:evenVBand="0" w:oddHBand="0" w:evenHBand="0" w:firstRowFirstColumn="0" w:firstRowLastColumn="0" w:lastRowFirstColumn="0" w:lastRowLastColumn="0"/>
            </w:pPr>
            <w:r w:rsidRPr="00F4073A">
              <w:t>Blink</w:t>
            </w:r>
          </w:p>
        </w:tc>
        <w:tc>
          <w:tcPr>
            <w:tcW w:w="0" w:type="auto"/>
            <w:hideMark/>
          </w:tcPr>
          <w:p w14:paraId="42D24ECB" w14:textId="77777777" w:rsidR="00F4073A" w:rsidRPr="00F4073A" w:rsidRDefault="00F4073A">
            <w:pPr>
              <w:spacing w:after="160" w:line="259" w:lineRule="auto"/>
              <w:cnfStyle w:val="000000000000" w:firstRow="0" w:lastRow="0" w:firstColumn="0" w:lastColumn="0" w:oddVBand="0" w:evenVBand="0" w:oddHBand="0" w:evenHBand="0" w:firstRowFirstColumn="0" w:firstRowLastColumn="0" w:lastRowFirstColumn="0" w:lastRowLastColumn="0"/>
            </w:pPr>
          </w:p>
        </w:tc>
        <w:tc>
          <w:tcPr>
            <w:tcW w:w="0" w:type="auto"/>
            <w:hideMark/>
          </w:tcPr>
          <w:p w14:paraId="1925ABD6" w14:textId="77777777" w:rsidR="00F4073A" w:rsidRPr="00F4073A" w:rsidRDefault="00235B33">
            <w:pPr>
              <w:spacing w:after="160" w:line="259" w:lineRule="auto"/>
              <w:cnfStyle w:val="000000000000" w:firstRow="0" w:lastRow="0" w:firstColumn="0" w:lastColumn="0" w:oddVBand="0" w:evenVBand="0" w:oddHBand="0" w:evenHBand="0" w:firstRowFirstColumn="0" w:firstRowLastColumn="0" w:lastRowFirstColumn="0" w:lastRowLastColumn="0"/>
            </w:pPr>
            <w:r>
              <w:fldChar w:fldCharType="begin"/>
            </w:r>
            <w:r>
              <w:instrText xml:space="preserve"> HYPERLINK "https://www.opera.com/es/computer/neon" </w:instrText>
            </w:r>
            <w:r>
              <w:fldChar w:fldCharType="separate"/>
            </w:r>
            <w:r w:rsidR="00F4073A" w:rsidRPr="00F4073A">
              <w:rPr>
                <w:rStyle w:val="Hipervnculo"/>
              </w:rPr>
              <w:t>URL</w:t>
            </w:r>
            <w:r>
              <w:rPr>
                <w:rStyle w:val="Hipervnculo"/>
              </w:rPr>
              <w:fldChar w:fldCharType="end"/>
            </w:r>
          </w:p>
        </w:tc>
      </w:tr>
      <w:tr w:rsidR="00F4073A" w:rsidRPr="00F4073A" w14:paraId="52AB7A51" w14:textId="77777777" w:rsidTr="00F407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70954BC" w14:textId="77777777" w:rsidR="00F4073A" w:rsidRPr="00F4073A" w:rsidRDefault="00F4073A">
            <w:pPr>
              <w:spacing w:after="160" w:line="259" w:lineRule="auto"/>
            </w:pPr>
            <w:r w:rsidRPr="00F4073A">
              <w:t>Apple</w:t>
            </w:r>
          </w:p>
        </w:tc>
        <w:tc>
          <w:tcPr>
            <w:tcW w:w="0" w:type="auto"/>
            <w:hideMark/>
          </w:tcPr>
          <w:p w14:paraId="4C047FCC" w14:textId="77777777" w:rsidR="00F4073A" w:rsidRPr="00F4073A" w:rsidRDefault="00F4073A">
            <w:pPr>
              <w:spacing w:after="160" w:line="259" w:lineRule="auto"/>
              <w:cnfStyle w:val="000000100000" w:firstRow="0" w:lastRow="0" w:firstColumn="0" w:lastColumn="0" w:oddVBand="0" w:evenVBand="0" w:oddHBand="1" w:evenHBand="0" w:firstRowFirstColumn="0" w:firstRowLastColumn="0" w:lastRowFirstColumn="0" w:lastRowLastColumn="0"/>
            </w:pPr>
            <w:r w:rsidRPr="00F4073A">
              <w:t>Safari</w:t>
            </w:r>
          </w:p>
        </w:tc>
        <w:tc>
          <w:tcPr>
            <w:tcW w:w="0" w:type="auto"/>
            <w:hideMark/>
          </w:tcPr>
          <w:p w14:paraId="63A7843B" w14:textId="77777777" w:rsidR="00F4073A" w:rsidRPr="00F4073A" w:rsidRDefault="00F4073A">
            <w:pPr>
              <w:spacing w:after="160" w:line="259" w:lineRule="auto"/>
              <w:cnfStyle w:val="000000100000" w:firstRow="0" w:lastRow="0" w:firstColumn="0" w:lastColumn="0" w:oddVBand="0" w:evenVBand="0" w:oddHBand="1" w:evenHBand="0" w:firstRowFirstColumn="0" w:firstRowLastColumn="0" w:lastRowFirstColumn="0" w:lastRowLastColumn="0"/>
            </w:pPr>
            <w:r w:rsidRPr="00F4073A">
              <w:t>Uso habitual</w:t>
            </w:r>
          </w:p>
        </w:tc>
        <w:tc>
          <w:tcPr>
            <w:tcW w:w="0" w:type="auto"/>
            <w:hideMark/>
          </w:tcPr>
          <w:p w14:paraId="2C88C472" w14:textId="77777777" w:rsidR="00F4073A" w:rsidRPr="00F4073A" w:rsidRDefault="00F4073A">
            <w:pPr>
              <w:spacing w:after="160" w:line="259" w:lineRule="auto"/>
              <w:cnfStyle w:val="000000100000" w:firstRow="0" w:lastRow="0" w:firstColumn="0" w:lastColumn="0" w:oddVBand="0" w:evenVBand="0" w:oddHBand="1" w:evenHBand="0" w:firstRowFirstColumn="0" w:firstRowLastColumn="0" w:lastRowFirstColumn="0" w:lastRowLastColumn="0"/>
            </w:pPr>
            <w:r w:rsidRPr="00F4073A">
              <w:t>Webkit</w:t>
            </w:r>
          </w:p>
        </w:tc>
        <w:tc>
          <w:tcPr>
            <w:tcW w:w="0" w:type="auto"/>
            <w:hideMark/>
          </w:tcPr>
          <w:p w14:paraId="15E50A4E" w14:textId="77777777" w:rsidR="00F4073A" w:rsidRPr="00F4073A" w:rsidRDefault="00F4073A">
            <w:pPr>
              <w:spacing w:after="160" w:line="259" w:lineRule="auto"/>
              <w:cnfStyle w:val="000000100000" w:firstRow="0" w:lastRow="0" w:firstColumn="0" w:lastColumn="0" w:oddVBand="0" w:evenVBand="0" w:oddHBand="1" w:evenHBand="0" w:firstRowFirstColumn="0" w:firstRowLastColumn="0" w:lastRowFirstColumn="0" w:lastRowLastColumn="0"/>
            </w:pPr>
            <w:r w:rsidRPr="00F4073A">
              <w:t>Sólo Apple</w:t>
            </w:r>
          </w:p>
        </w:tc>
        <w:tc>
          <w:tcPr>
            <w:tcW w:w="0" w:type="auto"/>
            <w:hideMark/>
          </w:tcPr>
          <w:p w14:paraId="0EC9115B" w14:textId="77777777" w:rsidR="00F4073A" w:rsidRPr="00F4073A" w:rsidRDefault="00235B33">
            <w:pPr>
              <w:spacing w:after="160" w:line="259" w:lineRule="auto"/>
              <w:cnfStyle w:val="000000100000" w:firstRow="0" w:lastRow="0" w:firstColumn="0" w:lastColumn="0" w:oddVBand="0" w:evenVBand="0" w:oddHBand="1" w:evenHBand="0" w:firstRowFirstColumn="0" w:firstRowLastColumn="0" w:lastRowFirstColumn="0" w:lastRowLastColumn="0"/>
            </w:pPr>
            <w:r>
              <w:fldChar w:fldCharType="begin"/>
            </w:r>
            <w:r>
              <w:instrText xml:space="preserve"> HYPERLINK "https://www.apple.com/safari/" </w:instrText>
            </w:r>
            <w:r>
              <w:fldChar w:fldCharType="separate"/>
            </w:r>
            <w:r w:rsidR="00F4073A" w:rsidRPr="00F4073A">
              <w:rPr>
                <w:rStyle w:val="Hipervnculo"/>
              </w:rPr>
              <w:t>URL</w:t>
            </w:r>
            <w:r>
              <w:rPr>
                <w:rStyle w:val="Hipervnculo"/>
              </w:rPr>
              <w:fldChar w:fldCharType="end"/>
            </w:r>
          </w:p>
        </w:tc>
      </w:tr>
      <w:tr w:rsidR="00F4073A" w:rsidRPr="00F4073A" w14:paraId="349408F9" w14:textId="77777777" w:rsidTr="00F4073A">
        <w:tc>
          <w:tcPr>
            <w:cnfStyle w:val="001000000000" w:firstRow="0" w:lastRow="0" w:firstColumn="1" w:lastColumn="0" w:oddVBand="0" w:evenVBand="0" w:oddHBand="0" w:evenHBand="0" w:firstRowFirstColumn="0" w:firstRowLastColumn="0" w:lastRowFirstColumn="0" w:lastRowLastColumn="0"/>
            <w:tcW w:w="0" w:type="auto"/>
            <w:hideMark/>
          </w:tcPr>
          <w:p w14:paraId="1780605A" w14:textId="77777777" w:rsidR="00F4073A" w:rsidRPr="00F4073A" w:rsidRDefault="00F4073A">
            <w:pPr>
              <w:spacing w:after="160" w:line="259" w:lineRule="auto"/>
            </w:pPr>
            <w:r w:rsidRPr="00F4073A">
              <w:t>Apple</w:t>
            </w:r>
          </w:p>
        </w:tc>
        <w:tc>
          <w:tcPr>
            <w:tcW w:w="0" w:type="auto"/>
            <w:hideMark/>
          </w:tcPr>
          <w:p w14:paraId="32FD17E4" w14:textId="77777777" w:rsidR="00F4073A" w:rsidRPr="00F4073A" w:rsidRDefault="00F4073A">
            <w:pPr>
              <w:spacing w:after="160" w:line="259" w:lineRule="auto"/>
              <w:cnfStyle w:val="000000000000" w:firstRow="0" w:lastRow="0" w:firstColumn="0" w:lastColumn="0" w:oddVBand="0" w:evenVBand="0" w:oddHBand="0" w:evenHBand="0" w:firstRowFirstColumn="0" w:firstRowLastColumn="0" w:lastRowFirstColumn="0" w:lastRowLastColumn="0"/>
            </w:pPr>
            <w:r w:rsidRPr="00F4073A">
              <w:t>Safari Tech Preview</w:t>
            </w:r>
          </w:p>
        </w:tc>
        <w:tc>
          <w:tcPr>
            <w:tcW w:w="0" w:type="auto"/>
            <w:hideMark/>
          </w:tcPr>
          <w:p w14:paraId="328A4C56" w14:textId="77777777" w:rsidR="00F4073A" w:rsidRPr="00F4073A" w:rsidRDefault="00F4073A">
            <w:pPr>
              <w:spacing w:after="160" w:line="259" w:lineRule="auto"/>
              <w:cnfStyle w:val="000000000000" w:firstRow="0" w:lastRow="0" w:firstColumn="0" w:lastColumn="0" w:oddVBand="0" w:evenVBand="0" w:oddHBand="0" w:evenHBand="0" w:firstRowFirstColumn="0" w:firstRowLastColumn="0" w:lastRowFirstColumn="0" w:lastRowLastColumn="0"/>
            </w:pPr>
            <w:r w:rsidRPr="00F4073A">
              <w:t>Desarrollador</w:t>
            </w:r>
          </w:p>
        </w:tc>
        <w:tc>
          <w:tcPr>
            <w:tcW w:w="0" w:type="auto"/>
            <w:hideMark/>
          </w:tcPr>
          <w:p w14:paraId="7E9F5628" w14:textId="77777777" w:rsidR="00F4073A" w:rsidRPr="00F4073A" w:rsidRDefault="00F4073A">
            <w:pPr>
              <w:spacing w:after="160" w:line="259" w:lineRule="auto"/>
              <w:cnfStyle w:val="000000000000" w:firstRow="0" w:lastRow="0" w:firstColumn="0" w:lastColumn="0" w:oddVBand="0" w:evenVBand="0" w:oddHBand="0" w:evenHBand="0" w:firstRowFirstColumn="0" w:firstRowLastColumn="0" w:lastRowFirstColumn="0" w:lastRowLastColumn="0"/>
            </w:pPr>
            <w:r w:rsidRPr="00F4073A">
              <w:t>Webkit</w:t>
            </w:r>
          </w:p>
        </w:tc>
        <w:tc>
          <w:tcPr>
            <w:tcW w:w="0" w:type="auto"/>
            <w:hideMark/>
          </w:tcPr>
          <w:p w14:paraId="41B93158" w14:textId="77777777" w:rsidR="00F4073A" w:rsidRPr="00F4073A" w:rsidRDefault="00F4073A">
            <w:pPr>
              <w:spacing w:after="160" w:line="259" w:lineRule="auto"/>
              <w:cnfStyle w:val="000000000000" w:firstRow="0" w:lastRow="0" w:firstColumn="0" w:lastColumn="0" w:oddVBand="0" w:evenVBand="0" w:oddHBand="0" w:evenHBand="0" w:firstRowFirstColumn="0" w:firstRowLastColumn="0" w:lastRowFirstColumn="0" w:lastRowLastColumn="0"/>
            </w:pPr>
            <w:r w:rsidRPr="00F4073A">
              <w:t>Sólo Apple</w:t>
            </w:r>
          </w:p>
        </w:tc>
        <w:tc>
          <w:tcPr>
            <w:tcW w:w="0" w:type="auto"/>
            <w:hideMark/>
          </w:tcPr>
          <w:p w14:paraId="78A6DDB3" w14:textId="77777777" w:rsidR="00F4073A" w:rsidRPr="00F4073A" w:rsidRDefault="00235B33">
            <w:pPr>
              <w:spacing w:after="160" w:line="259" w:lineRule="auto"/>
              <w:cnfStyle w:val="000000000000" w:firstRow="0" w:lastRow="0" w:firstColumn="0" w:lastColumn="0" w:oddVBand="0" w:evenVBand="0" w:oddHBand="0" w:evenHBand="0" w:firstRowFirstColumn="0" w:firstRowLastColumn="0" w:lastRowFirstColumn="0" w:lastRowLastColumn="0"/>
            </w:pPr>
            <w:r>
              <w:fldChar w:fldCharType="begin"/>
            </w:r>
            <w:r>
              <w:instrText xml:space="preserve"> HYPERLINK "https://developer.apple.com/safari/technology-preview/" </w:instrText>
            </w:r>
            <w:r>
              <w:fldChar w:fldCharType="separate"/>
            </w:r>
            <w:r w:rsidR="00F4073A" w:rsidRPr="00F4073A">
              <w:rPr>
                <w:rStyle w:val="Hipervnculo"/>
              </w:rPr>
              <w:t>URL</w:t>
            </w:r>
            <w:r>
              <w:rPr>
                <w:rStyle w:val="Hipervnculo"/>
              </w:rPr>
              <w:fldChar w:fldCharType="end"/>
            </w:r>
          </w:p>
        </w:tc>
      </w:tr>
    </w:tbl>
    <w:p w14:paraId="2E29167E" w14:textId="77777777" w:rsidR="00F4073A" w:rsidRPr="00F4073A" w:rsidRDefault="00235B33">
      <w:pPr>
        <w:pStyle w:val="Ttulo3"/>
      </w:pPr>
      <w:r>
        <w:fldChar w:fldCharType="begin"/>
      </w:r>
      <w:r>
        <w:instrText xml:space="preserve"> HYPERLINK "https://lenguajecss.com/css/introduccion/navegadores-web/" \l "otros-navegadores" </w:instrText>
      </w:r>
      <w:r>
        <w:fldChar w:fldCharType="separate"/>
      </w:r>
      <w:r w:rsidR="00F4073A" w:rsidRPr="00F4073A">
        <w:rPr>
          <w:rStyle w:val="Hipervnculo"/>
          <w:color w:val="2E74B5" w:themeColor="accent1" w:themeShade="BF"/>
          <w:u w:val="none"/>
        </w:rPr>
        <w:t>Otros navegadores</w:t>
      </w:r>
      <w:r>
        <w:rPr>
          <w:rStyle w:val="Hipervnculo"/>
          <w:color w:val="2E74B5" w:themeColor="accent1" w:themeShade="BF"/>
          <w:u w:val="none"/>
        </w:rPr>
        <w:fldChar w:fldCharType="end"/>
      </w:r>
    </w:p>
    <w:p w14:paraId="7950B809" w14:textId="77777777" w:rsidR="00F4073A" w:rsidRPr="00F4073A" w:rsidRDefault="00F4073A">
      <w:r w:rsidRPr="00F4073A">
        <w:t>A continuación, tenemos una lista de otros navegadores menores, que no superan una cuota de mercado a nivel global de un 1%, pero que pueden ser interesantes en el futuro, para casos particulares o podrían experimentar un aumento de su cuota en los próximos años:</w:t>
      </w:r>
    </w:p>
    <w:tbl>
      <w:tblPr>
        <w:tblStyle w:val="Tabladecuadrcula4-nfasis3"/>
        <w:tblW w:w="0" w:type="auto"/>
        <w:tblLook w:val="04A0" w:firstRow="1" w:lastRow="0" w:firstColumn="1" w:lastColumn="0" w:noHBand="0" w:noVBand="1"/>
      </w:tblPr>
      <w:tblGrid>
        <w:gridCol w:w="1607"/>
        <w:gridCol w:w="1676"/>
        <w:gridCol w:w="2091"/>
        <w:gridCol w:w="1595"/>
        <w:gridCol w:w="1160"/>
        <w:gridCol w:w="577"/>
      </w:tblGrid>
      <w:tr w:rsidR="00F4073A" w:rsidRPr="00F4073A" w14:paraId="4A73EDCE" w14:textId="77777777" w:rsidTr="00F407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8B1306D" w14:textId="77777777" w:rsidR="00F4073A" w:rsidRPr="00F4073A" w:rsidRDefault="00F4073A">
            <w:pPr>
              <w:spacing w:after="160" w:line="259" w:lineRule="auto"/>
            </w:pPr>
            <w:r w:rsidRPr="00F4073A">
              <w:t>Responsables</w:t>
            </w:r>
          </w:p>
        </w:tc>
        <w:tc>
          <w:tcPr>
            <w:tcW w:w="0" w:type="auto"/>
            <w:hideMark/>
          </w:tcPr>
          <w:p w14:paraId="309B8284" w14:textId="77777777" w:rsidR="00F4073A" w:rsidRPr="00F4073A" w:rsidRDefault="00F4073A">
            <w:pPr>
              <w:spacing w:after="160" w:line="259" w:lineRule="auto"/>
              <w:cnfStyle w:val="100000000000" w:firstRow="1" w:lastRow="0" w:firstColumn="0" w:lastColumn="0" w:oddVBand="0" w:evenVBand="0" w:oddHBand="0" w:evenHBand="0" w:firstRowFirstColumn="0" w:firstRowLastColumn="0" w:lastRowFirstColumn="0" w:lastRowLastColumn="0"/>
            </w:pPr>
            <w:r w:rsidRPr="00F4073A">
              <w:t>Navegador web</w:t>
            </w:r>
          </w:p>
        </w:tc>
        <w:tc>
          <w:tcPr>
            <w:tcW w:w="0" w:type="auto"/>
            <w:hideMark/>
          </w:tcPr>
          <w:p w14:paraId="58EACF47" w14:textId="77777777" w:rsidR="00F4073A" w:rsidRPr="00F4073A" w:rsidRDefault="00F4073A">
            <w:pPr>
              <w:spacing w:after="160" w:line="259" w:lineRule="auto"/>
              <w:cnfStyle w:val="100000000000" w:firstRow="1" w:lastRow="0" w:firstColumn="0" w:lastColumn="0" w:oddVBand="0" w:evenVBand="0" w:oddHBand="0" w:evenHBand="0" w:firstRowFirstColumn="0" w:firstRowLastColumn="0" w:lastRowFirstColumn="0" w:lastRowLastColumn="0"/>
            </w:pPr>
            <w:r w:rsidRPr="00F4073A">
              <w:t>Propósito</w:t>
            </w:r>
          </w:p>
        </w:tc>
        <w:tc>
          <w:tcPr>
            <w:tcW w:w="0" w:type="auto"/>
            <w:hideMark/>
          </w:tcPr>
          <w:p w14:paraId="431EC204" w14:textId="77777777" w:rsidR="00F4073A" w:rsidRPr="00F4073A" w:rsidRDefault="00F4073A">
            <w:pPr>
              <w:spacing w:after="160" w:line="259" w:lineRule="auto"/>
              <w:cnfStyle w:val="100000000000" w:firstRow="1" w:lastRow="0" w:firstColumn="0" w:lastColumn="0" w:oddVBand="0" w:evenVBand="0" w:oddHBand="0" w:evenHBand="0" w:firstRowFirstColumn="0" w:firstRowLastColumn="0" w:lastRowFirstColumn="0" w:lastRowLastColumn="0"/>
            </w:pPr>
            <w:r w:rsidRPr="00F4073A">
              <w:t>Motor</w:t>
            </w:r>
          </w:p>
        </w:tc>
        <w:tc>
          <w:tcPr>
            <w:tcW w:w="0" w:type="auto"/>
            <w:hideMark/>
          </w:tcPr>
          <w:p w14:paraId="0E05EA86" w14:textId="77777777" w:rsidR="00F4073A" w:rsidRPr="00F4073A" w:rsidRDefault="00F4073A">
            <w:pPr>
              <w:spacing w:after="160" w:line="259" w:lineRule="auto"/>
              <w:cnfStyle w:val="100000000000" w:firstRow="1" w:lastRow="0" w:firstColumn="0" w:lastColumn="0" w:oddVBand="0" w:evenVBand="0" w:oddHBand="0" w:evenHBand="0" w:firstRowFirstColumn="0" w:firstRowLastColumn="0" w:lastRowFirstColumn="0" w:lastRowLastColumn="0"/>
            </w:pPr>
            <w:r w:rsidRPr="00F4073A">
              <w:t>Basado en</w:t>
            </w:r>
          </w:p>
        </w:tc>
        <w:tc>
          <w:tcPr>
            <w:tcW w:w="0" w:type="auto"/>
            <w:hideMark/>
          </w:tcPr>
          <w:p w14:paraId="1402CCB5" w14:textId="77777777" w:rsidR="00F4073A" w:rsidRPr="00F4073A" w:rsidRDefault="00F4073A">
            <w:pPr>
              <w:spacing w:after="160" w:line="259" w:lineRule="auto"/>
              <w:cnfStyle w:val="100000000000" w:firstRow="1" w:lastRow="0" w:firstColumn="0" w:lastColumn="0" w:oddVBand="0" w:evenVBand="0" w:oddHBand="0" w:evenHBand="0" w:firstRowFirstColumn="0" w:firstRowLastColumn="0" w:lastRowFirstColumn="0" w:lastRowLastColumn="0"/>
            </w:pPr>
            <w:r w:rsidRPr="00F4073A">
              <w:t>URL</w:t>
            </w:r>
          </w:p>
        </w:tc>
      </w:tr>
      <w:tr w:rsidR="00F4073A" w:rsidRPr="00F4073A" w14:paraId="3A9C2CB5" w14:textId="77777777" w:rsidTr="00F407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C76DE90" w14:textId="77777777" w:rsidR="00F4073A" w:rsidRPr="00F4073A" w:rsidRDefault="00F4073A">
            <w:pPr>
              <w:spacing w:after="160" w:line="259" w:lineRule="auto"/>
            </w:pPr>
            <w:r w:rsidRPr="00F4073A">
              <w:t>Tor Project</w:t>
            </w:r>
          </w:p>
        </w:tc>
        <w:tc>
          <w:tcPr>
            <w:tcW w:w="0" w:type="auto"/>
            <w:hideMark/>
          </w:tcPr>
          <w:p w14:paraId="57451546" w14:textId="77777777" w:rsidR="00F4073A" w:rsidRPr="00F4073A" w:rsidRDefault="00F4073A">
            <w:pPr>
              <w:spacing w:after="160" w:line="259" w:lineRule="auto"/>
              <w:cnfStyle w:val="000000100000" w:firstRow="0" w:lastRow="0" w:firstColumn="0" w:lastColumn="0" w:oddVBand="0" w:evenVBand="0" w:oddHBand="1" w:evenHBand="0" w:firstRowFirstColumn="0" w:firstRowLastColumn="0" w:lastRowFirstColumn="0" w:lastRowLastColumn="0"/>
            </w:pPr>
            <w:r w:rsidRPr="00F4073A">
              <w:t>Tor</w:t>
            </w:r>
          </w:p>
        </w:tc>
        <w:tc>
          <w:tcPr>
            <w:tcW w:w="0" w:type="auto"/>
            <w:hideMark/>
          </w:tcPr>
          <w:p w14:paraId="104E0BE7" w14:textId="77777777" w:rsidR="00F4073A" w:rsidRPr="00F4073A" w:rsidRDefault="00F4073A">
            <w:pPr>
              <w:spacing w:after="160" w:line="259" w:lineRule="auto"/>
              <w:cnfStyle w:val="000000100000" w:firstRow="0" w:lastRow="0" w:firstColumn="0" w:lastColumn="0" w:oddVBand="0" w:evenVBand="0" w:oddHBand="1" w:evenHBand="0" w:firstRowFirstColumn="0" w:firstRowLastColumn="0" w:lastRowFirstColumn="0" w:lastRowLastColumn="0"/>
            </w:pPr>
            <w:r w:rsidRPr="00F4073A">
              <w:t>Navegación anónima</w:t>
            </w:r>
          </w:p>
        </w:tc>
        <w:tc>
          <w:tcPr>
            <w:tcW w:w="0" w:type="auto"/>
            <w:hideMark/>
          </w:tcPr>
          <w:p w14:paraId="1D2B5EDB" w14:textId="77777777" w:rsidR="00F4073A" w:rsidRPr="00F4073A" w:rsidRDefault="00F4073A">
            <w:pPr>
              <w:spacing w:after="160" w:line="259" w:lineRule="auto"/>
              <w:cnfStyle w:val="000000100000" w:firstRow="0" w:lastRow="0" w:firstColumn="0" w:lastColumn="0" w:oddVBand="0" w:evenVBand="0" w:oddHBand="1" w:evenHBand="0" w:firstRowFirstColumn="0" w:firstRowLastColumn="0" w:lastRowFirstColumn="0" w:lastRowLastColumn="0"/>
            </w:pPr>
            <w:r w:rsidRPr="00F4073A">
              <w:t>Gecko</w:t>
            </w:r>
          </w:p>
        </w:tc>
        <w:tc>
          <w:tcPr>
            <w:tcW w:w="0" w:type="auto"/>
            <w:hideMark/>
          </w:tcPr>
          <w:p w14:paraId="23E2CB68" w14:textId="77777777" w:rsidR="00F4073A" w:rsidRPr="00F4073A" w:rsidRDefault="00F4073A">
            <w:pPr>
              <w:spacing w:after="160" w:line="259" w:lineRule="auto"/>
              <w:cnfStyle w:val="000000100000" w:firstRow="0" w:lastRow="0" w:firstColumn="0" w:lastColumn="0" w:oddVBand="0" w:evenVBand="0" w:oddHBand="1" w:evenHBand="0" w:firstRowFirstColumn="0" w:firstRowLastColumn="0" w:lastRowFirstColumn="0" w:lastRowLastColumn="0"/>
            </w:pPr>
            <w:r w:rsidRPr="00F4073A">
              <w:t>Firefox</w:t>
            </w:r>
          </w:p>
        </w:tc>
        <w:tc>
          <w:tcPr>
            <w:tcW w:w="0" w:type="auto"/>
            <w:hideMark/>
          </w:tcPr>
          <w:p w14:paraId="4EA21212" w14:textId="77777777" w:rsidR="00F4073A" w:rsidRPr="00F4073A" w:rsidRDefault="00235B33">
            <w:pPr>
              <w:spacing w:after="160" w:line="259" w:lineRule="auto"/>
              <w:cnfStyle w:val="000000100000" w:firstRow="0" w:lastRow="0" w:firstColumn="0" w:lastColumn="0" w:oddVBand="0" w:evenVBand="0" w:oddHBand="1" w:evenHBand="0" w:firstRowFirstColumn="0" w:firstRowLastColumn="0" w:lastRowFirstColumn="0" w:lastRowLastColumn="0"/>
            </w:pPr>
            <w:r>
              <w:fldChar w:fldCharType="begin"/>
            </w:r>
            <w:r>
              <w:instrText xml:space="preserve"> HYPERLINK "https://www.torproject.org/" </w:instrText>
            </w:r>
            <w:r>
              <w:fldChar w:fldCharType="separate"/>
            </w:r>
            <w:r w:rsidR="00F4073A" w:rsidRPr="00F4073A">
              <w:rPr>
                <w:rStyle w:val="Hipervnculo"/>
              </w:rPr>
              <w:t>URL</w:t>
            </w:r>
            <w:r>
              <w:rPr>
                <w:rStyle w:val="Hipervnculo"/>
              </w:rPr>
              <w:fldChar w:fldCharType="end"/>
            </w:r>
          </w:p>
        </w:tc>
      </w:tr>
      <w:tr w:rsidR="00F4073A" w:rsidRPr="00F4073A" w14:paraId="6D653D72" w14:textId="77777777" w:rsidTr="00F4073A">
        <w:tc>
          <w:tcPr>
            <w:cnfStyle w:val="001000000000" w:firstRow="0" w:lastRow="0" w:firstColumn="1" w:lastColumn="0" w:oddVBand="0" w:evenVBand="0" w:oddHBand="0" w:evenHBand="0" w:firstRowFirstColumn="0" w:firstRowLastColumn="0" w:lastRowFirstColumn="0" w:lastRowLastColumn="0"/>
            <w:tcW w:w="0" w:type="auto"/>
            <w:hideMark/>
          </w:tcPr>
          <w:p w14:paraId="146BF260" w14:textId="77777777" w:rsidR="00F4073A" w:rsidRPr="00F4073A" w:rsidRDefault="00F4073A">
            <w:pPr>
              <w:spacing w:after="160" w:line="259" w:lineRule="auto"/>
            </w:pPr>
            <w:r w:rsidRPr="00F4073A">
              <w:t>Vivaldi Tech</w:t>
            </w:r>
          </w:p>
        </w:tc>
        <w:tc>
          <w:tcPr>
            <w:tcW w:w="0" w:type="auto"/>
            <w:hideMark/>
          </w:tcPr>
          <w:p w14:paraId="0C3DFF75" w14:textId="77777777" w:rsidR="00F4073A" w:rsidRPr="00F4073A" w:rsidRDefault="00F4073A">
            <w:pPr>
              <w:spacing w:after="160" w:line="259" w:lineRule="auto"/>
              <w:cnfStyle w:val="000000000000" w:firstRow="0" w:lastRow="0" w:firstColumn="0" w:lastColumn="0" w:oddVBand="0" w:evenVBand="0" w:oddHBand="0" w:evenHBand="0" w:firstRowFirstColumn="0" w:firstRowLastColumn="0" w:lastRowFirstColumn="0" w:lastRowLastColumn="0"/>
            </w:pPr>
            <w:r w:rsidRPr="00F4073A">
              <w:t>Vivaldi</w:t>
            </w:r>
          </w:p>
        </w:tc>
        <w:tc>
          <w:tcPr>
            <w:tcW w:w="0" w:type="auto"/>
            <w:hideMark/>
          </w:tcPr>
          <w:p w14:paraId="417DCFEB" w14:textId="77777777" w:rsidR="00F4073A" w:rsidRPr="00F4073A" w:rsidRDefault="00F4073A">
            <w:pPr>
              <w:spacing w:after="160" w:line="259" w:lineRule="auto"/>
              <w:cnfStyle w:val="000000000000" w:firstRow="0" w:lastRow="0" w:firstColumn="0" w:lastColumn="0" w:oddVBand="0" w:evenVBand="0" w:oddHBand="0" w:evenHBand="0" w:firstRowFirstColumn="0" w:firstRowLastColumn="0" w:lastRowFirstColumn="0" w:lastRowLastColumn="0"/>
            </w:pPr>
            <w:r w:rsidRPr="00F4073A">
              <w:t>Early-adopters</w:t>
            </w:r>
          </w:p>
        </w:tc>
        <w:tc>
          <w:tcPr>
            <w:tcW w:w="0" w:type="auto"/>
            <w:hideMark/>
          </w:tcPr>
          <w:p w14:paraId="129E4EDA" w14:textId="77777777" w:rsidR="00F4073A" w:rsidRPr="00F4073A" w:rsidRDefault="00F4073A">
            <w:pPr>
              <w:spacing w:after="160" w:line="259" w:lineRule="auto"/>
              <w:cnfStyle w:val="000000000000" w:firstRow="0" w:lastRow="0" w:firstColumn="0" w:lastColumn="0" w:oddVBand="0" w:evenVBand="0" w:oddHBand="0" w:evenHBand="0" w:firstRowFirstColumn="0" w:firstRowLastColumn="0" w:lastRowFirstColumn="0" w:lastRowLastColumn="0"/>
            </w:pPr>
            <w:r w:rsidRPr="00F4073A">
              <w:t>Blink</w:t>
            </w:r>
          </w:p>
        </w:tc>
        <w:tc>
          <w:tcPr>
            <w:tcW w:w="0" w:type="auto"/>
            <w:hideMark/>
          </w:tcPr>
          <w:p w14:paraId="5E43CAEC" w14:textId="77777777" w:rsidR="00F4073A" w:rsidRPr="00F4073A" w:rsidRDefault="00F4073A">
            <w:pPr>
              <w:spacing w:after="160" w:line="259" w:lineRule="auto"/>
              <w:cnfStyle w:val="000000000000" w:firstRow="0" w:lastRow="0" w:firstColumn="0" w:lastColumn="0" w:oddVBand="0" w:evenVBand="0" w:oddHBand="0" w:evenHBand="0" w:firstRowFirstColumn="0" w:firstRowLastColumn="0" w:lastRowFirstColumn="0" w:lastRowLastColumn="0"/>
            </w:pPr>
          </w:p>
        </w:tc>
        <w:tc>
          <w:tcPr>
            <w:tcW w:w="0" w:type="auto"/>
            <w:hideMark/>
          </w:tcPr>
          <w:p w14:paraId="69CCB5BF" w14:textId="77777777" w:rsidR="00F4073A" w:rsidRPr="00F4073A" w:rsidRDefault="00235B33">
            <w:pPr>
              <w:spacing w:after="160" w:line="259" w:lineRule="auto"/>
              <w:cnfStyle w:val="000000000000" w:firstRow="0" w:lastRow="0" w:firstColumn="0" w:lastColumn="0" w:oddVBand="0" w:evenVBand="0" w:oddHBand="0" w:evenHBand="0" w:firstRowFirstColumn="0" w:firstRowLastColumn="0" w:lastRowFirstColumn="0" w:lastRowLastColumn="0"/>
            </w:pPr>
            <w:r>
              <w:fldChar w:fldCharType="begin"/>
            </w:r>
            <w:r>
              <w:instrText xml:space="preserve"> HYPERLINK "https://vivaldi.com/" </w:instrText>
            </w:r>
            <w:r>
              <w:fldChar w:fldCharType="separate"/>
            </w:r>
            <w:r w:rsidR="00F4073A" w:rsidRPr="00F4073A">
              <w:rPr>
                <w:rStyle w:val="Hipervnculo"/>
              </w:rPr>
              <w:t>URL</w:t>
            </w:r>
            <w:r>
              <w:rPr>
                <w:rStyle w:val="Hipervnculo"/>
              </w:rPr>
              <w:fldChar w:fldCharType="end"/>
            </w:r>
          </w:p>
        </w:tc>
      </w:tr>
      <w:tr w:rsidR="00F4073A" w:rsidRPr="00F4073A" w14:paraId="5B3E28D6" w14:textId="77777777" w:rsidTr="00F407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FF32F2E" w14:textId="77777777" w:rsidR="00F4073A" w:rsidRPr="00F4073A" w:rsidRDefault="00F4073A">
            <w:pPr>
              <w:spacing w:after="160" w:line="259" w:lineRule="auto"/>
            </w:pPr>
            <w:r w:rsidRPr="00F4073A">
              <w:t>Brave Soft</w:t>
            </w:r>
          </w:p>
        </w:tc>
        <w:tc>
          <w:tcPr>
            <w:tcW w:w="0" w:type="auto"/>
            <w:hideMark/>
          </w:tcPr>
          <w:p w14:paraId="0F65DFCA" w14:textId="77777777" w:rsidR="00F4073A" w:rsidRPr="00F4073A" w:rsidRDefault="00F4073A">
            <w:pPr>
              <w:spacing w:after="160" w:line="259" w:lineRule="auto"/>
              <w:cnfStyle w:val="000000100000" w:firstRow="0" w:lastRow="0" w:firstColumn="0" w:lastColumn="0" w:oddVBand="0" w:evenVBand="0" w:oddHBand="1" w:evenHBand="0" w:firstRowFirstColumn="0" w:firstRowLastColumn="0" w:lastRowFirstColumn="0" w:lastRowLastColumn="0"/>
            </w:pPr>
            <w:r w:rsidRPr="00F4073A">
              <w:t>Brave</w:t>
            </w:r>
          </w:p>
        </w:tc>
        <w:tc>
          <w:tcPr>
            <w:tcW w:w="0" w:type="auto"/>
            <w:hideMark/>
          </w:tcPr>
          <w:p w14:paraId="52470752" w14:textId="77777777" w:rsidR="00F4073A" w:rsidRPr="00F4073A" w:rsidRDefault="00F4073A">
            <w:pPr>
              <w:spacing w:after="160" w:line="259" w:lineRule="auto"/>
              <w:cnfStyle w:val="000000100000" w:firstRow="0" w:lastRow="0" w:firstColumn="0" w:lastColumn="0" w:oddVBand="0" w:evenVBand="0" w:oddHBand="1" w:evenHBand="0" w:firstRowFirstColumn="0" w:firstRowLastColumn="0" w:lastRowFirstColumn="0" w:lastRowLastColumn="0"/>
            </w:pPr>
            <w:r w:rsidRPr="00F4073A">
              <w:t>Privacidad</w:t>
            </w:r>
          </w:p>
        </w:tc>
        <w:tc>
          <w:tcPr>
            <w:tcW w:w="0" w:type="auto"/>
            <w:hideMark/>
          </w:tcPr>
          <w:p w14:paraId="09F0C4CF" w14:textId="77777777" w:rsidR="00F4073A" w:rsidRPr="00F4073A" w:rsidRDefault="00F4073A">
            <w:pPr>
              <w:spacing w:after="160" w:line="259" w:lineRule="auto"/>
              <w:cnfStyle w:val="000000100000" w:firstRow="0" w:lastRow="0" w:firstColumn="0" w:lastColumn="0" w:oddVBand="0" w:evenVBand="0" w:oddHBand="1" w:evenHBand="0" w:firstRowFirstColumn="0" w:firstRowLastColumn="0" w:lastRowFirstColumn="0" w:lastRowLastColumn="0"/>
            </w:pPr>
            <w:r w:rsidRPr="00F4073A">
              <w:t>Blink</w:t>
            </w:r>
          </w:p>
        </w:tc>
        <w:tc>
          <w:tcPr>
            <w:tcW w:w="0" w:type="auto"/>
            <w:hideMark/>
          </w:tcPr>
          <w:p w14:paraId="74BB01E0" w14:textId="77777777" w:rsidR="00F4073A" w:rsidRPr="00F4073A" w:rsidRDefault="00F4073A">
            <w:pPr>
              <w:spacing w:after="160" w:line="259" w:lineRule="auto"/>
              <w:cnfStyle w:val="000000100000" w:firstRow="0" w:lastRow="0" w:firstColumn="0" w:lastColumn="0" w:oddVBand="0" w:evenVBand="0" w:oddHBand="1" w:evenHBand="0" w:firstRowFirstColumn="0" w:firstRowLastColumn="0" w:lastRowFirstColumn="0" w:lastRowLastColumn="0"/>
            </w:pPr>
          </w:p>
        </w:tc>
        <w:tc>
          <w:tcPr>
            <w:tcW w:w="0" w:type="auto"/>
            <w:hideMark/>
          </w:tcPr>
          <w:p w14:paraId="4543F5EC" w14:textId="77777777" w:rsidR="00F4073A" w:rsidRPr="00F4073A" w:rsidRDefault="00235B33">
            <w:pPr>
              <w:spacing w:after="160" w:line="259" w:lineRule="auto"/>
              <w:cnfStyle w:val="000000100000" w:firstRow="0" w:lastRow="0" w:firstColumn="0" w:lastColumn="0" w:oddVBand="0" w:evenVBand="0" w:oddHBand="1" w:evenHBand="0" w:firstRowFirstColumn="0" w:firstRowLastColumn="0" w:lastRowFirstColumn="0" w:lastRowLastColumn="0"/>
            </w:pPr>
            <w:r>
              <w:fldChar w:fldCharType="begin"/>
            </w:r>
            <w:r>
              <w:instrText xml:space="preserve"> HYPERLINK "https://www.brave.com/" </w:instrText>
            </w:r>
            <w:r>
              <w:fldChar w:fldCharType="separate"/>
            </w:r>
            <w:r w:rsidR="00F4073A" w:rsidRPr="00F4073A">
              <w:rPr>
                <w:rStyle w:val="Hipervnculo"/>
              </w:rPr>
              <w:t>URL</w:t>
            </w:r>
            <w:r>
              <w:rPr>
                <w:rStyle w:val="Hipervnculo"/>
              </w:rPr>
              <w:fldChar w:fldCharType="end"/>
            </w:r>
          </w:p>
        </w:tc>
      </w:tr>
      <w:tr w:rsidR="00F4073A" w:rsidRPr="00F4073A" w14:paraId="51C52BFB" w14:textId="77777777" w:rsidTr="00F4073A">
        <w:tc>
          <w:tcPr>
            <w:cnfStyle w:val="001000000000" w:firstRow="0" w:lastRow="0" w:firstColumn="1" w:lastColumn="0" w:oddVBand="0" w:evenVBand="0" w:oddHBand="0" w:evenHBand="0" w:firstRowFirstColumn="0" w:firstRowLastColumn="0" w:lastRowFirstColumn="0" w:lastRowLastColumn="0"/>
            <w:tcW w:w="0" w:type="auto"/>
            <w:hideMark/>
          </w:tcPr>
          <w:p w14:paraId="7AB18C3B" w14:textId="77777777" w:rsidR="00F4073A" w:rsidRPr="00F4073A" w:rsidRDefault="00F4073A">
            <w:pPr>
              <w:spacing w:after="160" w:line="259" w:lineRule="auto"/>
            </w:pPr>
            <w:r w:rsidRPr="00F4073A">
              <w:t>Yandex</w:t>
            </w:r>
          </w:p>
        </w:tc>
        <w:tc>
          <w:tcPr>
            <w:tcW w:w="0" w:type="auto"/>
            <w:hideMark/>
          </w:tcPr>
          <w:p w14:paraId="085DA242" w14:textId="77777777" w:rsidR="00F4073A" w:rsidRPr="00F4073A" w:rsidRDefault="00F4073A">
            <w:pPr>
              <w:spacing w:after="160" w:line="259" w:lineRule="auto"/>
              <w:cnfStyle w:val="000000000000" w:firstRow="0" w:lastRow="0" w:firstColumn="0" w:lastColumn="0" w:oddVBand="0" w:evenVBand="0" w:oddHBand="0" w:evenHBand="0" w:firstRowFirstColumn="0" w:firstRowLastColumn="0" w:lastRowFirstColumn="0" w:lastRowLastColumn="0"/>
            </w:pPr>
            <w:r w:rsidRPr="00F4073A">
              <w:t>Yandex Browser</w:t>
            </w:r>
          </w:p>
        </w:tc>
        <w:tc>
          <w:tcPr>
            <w:tcW w:w="0" w:type="auto"/>
            <w:hideMark/>
          </w:tcPr>
          <w:p w14:paraId="0B2663F8" w14:textId="77777777" w:rsidR="00F4073A" w:rsidRPr="00F4073A" w:rsidRDefault="00F4073A">
            <w:pPr>
              <w:spacing w:after="160" w:line="259" w:lineRule="auto"/>
              <w:cnfStyle w:val="000000000000" w:firstRow="0" w:lastRow="0" w:firstColumn="0" w:lastColumn="0" w:oddVBand="0" w:evenVBand="0" w:oddHBand="0" w:evenHBand="0" w:firstRowFirstColumn="0" w:firstRowLastColumn="0" w:lastRowFirstColumn="0" w:lastRowLastColumn="0"/>
            </w:pPr>
            <w:r w:rsidRPr="00F4073A">
              <w:t>Uso habitual</w:t>
            </w:r>
          </w:p>
        </w:tc>
        <w:tc>
          <w:tcPr>
            <w:tcW w:w="0" w:type="auto"/>
            <w:hideMark/>
          </w:tcPr>
          <w:p w14:paraId="5AD5D817" w14:textId="77777777" w:rsidR="00F4073A" w:rsidRPr="00F4073A" w:rsidRDefault="00F4073A">
            <w:pPr>
              <w:spacing w:after="160" w:line="259" w:lineRule="auto"/>
              <w:cnfStyle w:val="000000000000" w:firstRow="0" w:lastRow="0" w:firstColumn="0" w:lastColumn="0" w:oddVBand="0" w:evenVBand="0" w:oddHBand="0" w:evenHBand="0" w:firstRowFirstColumn="0" w:firstRowLastColumn="0" w:lastRowFirstColumn="0" w:lastRowLastColumn="0"/>
            </w:pPr>
            <w:r w:rsidRPr="00F4073A">
              <w:t>Blink</w:t>
            </w:r>
          </w:p>
        </w:tc>
        <w:tc>
          <w:tcPr>
            <w:tcW w:w="0" w:type="auto"/>
            <w:hideMark/>
          </w:tcPr>
          <w:p w14:paraId="58CFD0A2" w14:textId="77777777" w:rsidR="00F4073A" w:rsidRPr="00F4073A" w:rsidRDefault="00F4073A">
            <w:pPr>
              <w:spacing w:after="160" w:line="259" w:lineRule="auto"/>
              <w:cnfStyle w:val="000000000000" w:firstRow="0" w:lastRow="0" w:firstColumn="0" w:lastColumn="0" w:oddVBand="0" w:evenVBand="0" w:oddHBand="0" w:evenHBand="0" w:firstRowFirstColumn="0" w:firstRowLastColumn="0" w:lastRowFirstColumn="0" w:lastRowLastColumn="0"/>
            </w:pPr>
          </w:p>
        </w:tc>
        <w:tc>
          <w:tcPr>
            <w:tcW w:w="0" w:type="auto"/>
            <w:hideMark/>
          </w:tcPr>
          <w:p w14:paraId="3783AE5E" w14:textId="77777777" w:rsidR="00F4073A" w:rsidRPr="00F4073A" w:rsidRDefault="00235B33">
            <w:pPr>
              <w:spacing w:after="160" w:line="259" w:lineRule="auto"/>
              <w:cnfStyle w:val="000000000000" w:firstRow="0" w:lastRow="0" w:firstColumn="0" w:lastColumn="0" w:oddVBand="0" w:evenVBand="0" w:oddHBand="0" w:evenHBand="0" w:firstRowFirstColumn="0" w:firstRowLastColumn="0" w:lastRowFirstColumn="0" w:lastRowLastColumn="0"/>
            </w:pPr>
            <w:r>
              <w:fldChar w:fldCharType="begin"/>
            </w:r>
            <w:r>
              <w:instrText xml:space="preserve"> HYPERLINK "https://browser.yandex.com/" </w:instrText>
            </w:r>
            <w:r>
              <w:fldChar w:fldCharType="separate"/>
            </w:r>
            <w:r w:rsidR="00F4073A" w:rsidRPr="00F4073A">
              <w:rPr>
                <w:rStyle w:val="Hipervnculo"/>
              </w:rPr>
              <w:t>URL</w:t>
            </w:r>
            <w:r>
              <w:rPr>
                <w:rStyle w:val="Hipervnculo"/>
              </w:rPr>
              <w:fldChar w:fldCharType="end"/>
            </w:r>
          </w:p>
        </w:tc>
      </w:tr>
      <w:tr w:rsidR="00F4073A" w:rsidRPr="00F4073A" w14:paraId="5E3B6802" w14:textId="77777777" w:rsidTr="00F407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435223D" w14:textId="77777777" w:rsidR="00F4073A" w:rsidRPr="00F4073A" w:rsidRDefault="00F4073A">
            <w:pPr>
              <w:spacing w:after="160" w:line="259" w:lineRule="auto"/>
            </w:pPr>
            <w:r w:rsidRPr="00F4073A">
              <w:t>David Rosca</w:t>
            </w:r>
          </w:p>
        </w:tc>
        <w:tc>
          <w:tcPr>
            <w:tcW w:w="0" w:type="auto"/>
            <w:hideMark/>
          </w:tcPr>
          <w:p w14:paraId="556F40C5" w14:textId="77777777" w:rsidR="00F4073A" w:rsidRPr="00F4073A" w:rsidRDefault="00F4073A">
            <w:pPr>
              <w:spacing w:after="160" w:line="259" w:lineRule="auto"/>
              <w:cnfStyle w:val="000000100000" w:firstRow="0" w:lastRow="0" w:firstColumn="0" w:lastColumn="0" w:oddVBand="0" w:evenVBand="0" w:oddHBand="1" w:evenHBand="0" w:firstRowFirstColumn="0" w:firstRowLastColumn="0" w:lastRowFirstColumn="0" w:lastRowLastColumn="0"/>
            </w:pPr>
            <w:r w:rsidRPr="00F4073A">
              <w:t>QupZilla</w:t>
            </w:r>
          </w:p>
        </w:tc>
        <w:tc>
          <w:tcPr>
            <w:tcW w:w="0" w:type="auto"/>
            <w:hideMark/>
          </w:tcPr>
          <w:p w14:paraId="2814B1C4" w14:textId="77777777" w:rsidR="00F4073A" w:rsidRPr="00F4073A" w:rsidRDefault="00F4073A">
            <w:pPr>
              <w:spacing w:after="160" w:line="259" w:lineRule="auto"/>
              <w:cnfStyle w:val="000000100000" w:firstRow="0" w:lastRow="0" w:firstColumn="0" w:lastColumn="0" w:oddVBand="0" w:evenVBand="0" w:oddHBand="1" w:evenHBand="0" w:firstRowFirstColumn="0" w:firstRowLastColumn="0" w:lastRowFirstColumn="0" w:lastRowLastColumn="0"/>
            </w:pPr>
            <w:r w:rsidRPr="00F4073A">
              <w:t>Uso habitual</w:t>
            </w:r>
          </w:p>
        </w:tc>
        <w:tc>
          <w:tcPr>
            <w:tcW w:w="0" w:type="auto"/>
            <w:hideMark/>
          </w:tcPr>
          <w:p w14:paraId="3CF46AC5" w14:textId="77777777" w:rsidR="00F4073A" w:rsidRPr="00F4073A" w:rsidRDefault="00F4073A">
            <w:pPr>
              <w:spacing w:after="160" w:line="259" w:lineRule="auto"/>
              <w:cnfStyle w:val="000000100000" w:firstRow="0" w:lastRow="0" w:firstColumn="0" w:lastColumn="0" w:oddVBand="0" w:evenVBand="0" w:oddHBand="1" w:evenHBand="0" w:firstRowFirstColumn="0" w:firstRowLastColumn="0" w:lastRowFirstColumn="0" w:lastRowLastColumn="0"/>
            </w:pPr>
            <w:r w:rsidRPr="00F4073A">
              <w:t>Qt WebEngine</w:t>
            </w:r>
          </w:p>
        </w:tc>
        <w:tc>
          <w:tcPr>
            <w:tcW w:w="0" w:type="auto"/>
            <w:hideMark/>
          </w:tcPr>
          <w:p w14:paraId="07B0D4BF" w14:textId="77777777" w:rsidR="00F4073A" w:rsidRPr="00F4073A" w:rsidRDefault="00F4073A">
            <w:pPr>
              <w:spacing w:after="160" w:line="259" w:lineRule="auto"/>
              <w:cnfStyle w:val="000000100000" w:firstRow="0" w:lastRow="0" w:firstColumn="0" w:lastColumn="0" w:oddVBand="0" w:evenVBand="0" w:oddHBand="1" w:evenHBand="0" w:firstRowFirstColumn="0" w:firstRowLastColumn="0" w:lastRowFirstColumn="0" w:lastRowLastColumn="0"/>
            </w:pPr>
          </w:p>
        </w:tc>
        <w:tc>
          <w:tcPr>
            <w:tcW w:w="0" w:type="auto"/>
            <w:hideMark/>
          </w:tcPr>
          <w:p w14:paraId="25DE5A50" w14:textId="77777777" w:rsidR="00F4073A" w:rsidRPr="00F4073A" w:rsidRDefault="00235B33">
            <w:pPr>
              <w:spacing w:after="160" w:line="259" w:lineRule="auto"/>
              <w:cnfStyle w:val="000000100000" w:firstRow="0" w:lastRow="0" w:firstColumn="0" w:lastColumn="0" w:oddVBand="0" w:evenVBand="0" w:oddHBand="1" w:evenHBand="0" w:firstRowFirstColumn="0" w:firstRowLastColumn="0" w:lastRowFirstColumn="0" w:lastRowLastColumn="0"/>
            </w:pPr>
            <w:r>
              <w:fldChar w:fldCharType="begin"/>
            </w:r>
            <w:r>
              <w:instrText xml:space="preserve"> HYPERLINK "http://www.qupzilla.com/" </w:instrText>
            </w:r>
            <w:r>
              <w:fldChar w:fldCharType="separate"/>
            </w:r>
            <w:r w:rsidR="00F4073A" w:rsidRPr="00F4073A">
              <w:rPr>
                <w:rStyle w:val="Hipervnculo"/>
              </w:rPr>
              <w:t>URL</w:t>
            </w:r>
            <w:r>
              <w:rPr>
                <w:rStyle w:val="Hipervnculo"/>
              </w:rPr>
              <w:fldChar w:fldCharType="end"/>
            </w:r>
          </w:p>
        </w:tc>
      </w:tr>
      <w:tr w:rsidR="00F4073A" w:rsidRPr="00F4073A" w14:paraId="2EB0281D" w14:textId="77777777" w:rsidTr="00F4073A">
        <w:tc>
          <w:tcPr>
            <w:cnfStyle w:val="001000000000" w:firstRow="0" w:lastRow="0" w:firstColumn="1" w:lastColumn="0" w:oddVBand="0" w:evenVBand="0" w:oddHBand="0" w:evenHBand="0" w:firstRowFirstColumn="0" w:firstRowLastColumn="0" w:lastRowFirstColumn="0" w:lastRowLastColumn="0"/>
            <w:tcW w:w="0" w:type="auto"/>
            <w:hideMark/>
          </w:tcPr>
          <w:p w14:paraId="2811F05E" w14:textId="77777777" w:rsidR="00F4073A" w:rsidRPr="00F4073A" w:rsidRDefault="00F4073A">
            <w:pPr>
              <w:spacing w:after="160" w:line="259" w:lineRule="auto"/>
            </w:pPr>
            <w:r w:rsidRPr="00F4073A">
              <w:t>Maxthon Int</w:t>
            </w:r>
          </w:p>
        </w:tc>
        <w:tc>
          <w:tcPr>
            <w:tcW w:w="0" w:type="auto"/>
            <w:hideMark/>
          </w:tcPr>
          <w:p w14:paraId="533EFF3E" w14:textId="77777777" w:rsidR="00F4073A" w:rsidRPr="00F4073A" w:rsidRDefault="00F4073A">
            <w:pPr>
              <w:spacing w:after="160" w:line="259" w:lineRule="auto"/>
              <w:cnfStyle w:val="000000000000" w:firstRow="0" w:lastRow="0" w:firstColumn="0" w:lastColumn="0" w:oddVBand="0" w:evenVBand="0" w:oddHBand="0" w:evenHBand="0" w:firstRowFirstColumn="0" w:firstRowLastColumn="0" w:lastRowFirstColumn="0" w:lastRowLastColumn="0"/>
            </w:pPr>
            <w:r w:rsidRPr="00F4073A">
              <w:t>Maxthon</w:t>
            </w:r>
          </w:p>
        </w:tc>
        <w:tc>
          <w:tcPr>
            <w:tcW w:w="0" w:type="auto"/>
            <w:hideMark/>
          </w:tcPr>
          <w:p w14:paraId="32D2D719" w14:textId="77777777" w:rsidR="00F4073A" w:rsidRPr="00F4073A" w:rsidRDefault="00F4073A">
            <w:pPr>
              <w:spacing w:after="160" w:line="259" w:lineRule="auto"/>
              <w:cnfStyle w:val="000000000000" w:firstRow="0" w:lastRow="0" w:firstColumn="0" w:lastColumn="0" w:oddVBand="0" w:evenVBand="0" w:oddHBand="0" w:evenHBand="0" w:firstRowFirstColumn="0" w:firstRowLastColumn="0" w:lastRowFirstColumn="0" w:lastRowLastColumn="0"/>
            </w:pPr>
            <w:r w:rsidRPr="00F4073A">
              <w:t>Uso habitual</w:t>
            </w:r>
          </w:p>
        </w:tc>
        <w:tc>
          <w:tcPr>
            <w:tcW w:w="0" w:type="auto"/>
            <w:hideMark/>
          </w:tcPr>
          <w:p w14:paraId="5D92B14C" w14:textId="77777777" w:rsidR="00F4073A" w:rsidRPr="00F4073A" w:rsidRDefault="00F4073A">
            <w:pPr>
              <w:spacing w:after="160" w:line="259" w:lineRule="auto"/>
              <w:cnfStyle w:val="000000000000" w:firstRow="0" w:lastRow="0" w:firstColumn="0" w:lastColumn="0" w:oddVBand="0" w:evenVBand="0" w:oddHBand="0" w:evenHBand="0" w:firstRowFirstColumn="0" w:firstRowLastColumn="0" w:lastRowFirstColumn="0" w:lastRowLastColumn="0"/>
            </w:pPr>
            <w:r w:rsidRPr="00F4073A">
              <w:t>Trident/Webkit</w:t>
            </w:r>
          </w:p>
        </w:tc>
        <w:tc>
          <w:tcPr>
            <w:tcW w:w="0" w:type="auto"/>
            <w:hideMark/>
          </w:tcPr>
          <w:p w14:paraId="5FA89AEE" w14:textId="77777777" w:rsidR="00F4073A" w:rsidRPr="00F4073A" w:rsidRDefault="00F4073A">
            <w:pPr>
              <w:spacing w:after="160" w:line="259" w:lineRule="auto"/>
              <w:cnfStyle w:val="000000000000" w:firstRow="0" w:lastRow="0" w:firstColumn="0" w:lastColumn="0" w:oddVBand="0" w:evenVBand="0" w:oddHBand="0" w:evenHBand="0" w:firstRowFirstColumn="0" w:firstRowLastColumn="0" w:lastRowFirstColumn="0" w:lastRowLastColumn="0"/>
            </w:pPr>
          </w:p>
        </w:tc>
        <w:tc>
          <w:tcPr>
            <w:tcW w:w="0" w:type="auto"/>
            <w:hideMark/>
          </w:tcPr>
          <w:p w14:paraId="624C92FF" w14:textId="77777777" w:rsidR="00F4073A" w:rsidRPr="00F4073A" w:rsidRDefault="00235B33">
            <w:pPr>
              <w:spacing w:after="160" w:line="259" w:lineRule="auto"/>
              <w:cnfStyle w:val="000000000000" w:firstRow="0" w:lastRow="0" w:firstColumn="0" w:lastColumn="0" w:oddVBand="0" w:evenVBand="0" w:oddHBand="0" w:evenHBand="0" w:firstRowFirstColumn="0" w:firstRowLastColumn="0" w:lastRowFirstColumn="0" w:lastRowLastColumn="0"/>
            </w:pPr>
            <w:r>
              <w:fldChar w:fldCharType="begin"/>
            </w:r>
            <w:r>
              <w:instrText xml:space="preserve"> HYPERLINK "http://es.maxthon.com/" </w:instrText>
            </w:r>
            <w:r>
              <w:fldChar w:fldCharType="separate"/>
            </w:r>
            <w:r w:rsidR="00F4073A" w:rsidRPr="00F4073A">
              <w:rPr>
                <w:rStyle w:val="Hipervnculo"/>
              </w:rPr>
              <w:t>URL</w:t>
            </w:r>
            <w:r>
              <w:rPr>
                <w:rStyle w:val="Hipervnculo"/>
              </w:rPr>
              <w:fldChar w:fldCharType="end"/>
            </w:r>
          </w:p>
        </w:tc>
      </w:tr>
      <w:tr w:rsidR="00F4073A" w:rsidRPr="00F4073A" w14:paraId="2AB2EF6C" w14:textId="77777777" w:rsidTr="00F407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6FFB475" w14:textId="77777777" w:rsidR="00F4073A" w:rsidRPr="00F4073A" w:rsidRDefault="00F4073A">
            <w:pPr>
              <w:spacing w:after="160" w:line="259" w:lineRule="auto"/>
            </w:pPr>
            <w:r w:rsidRPr="00F4073A">
              <w:lastRenderedPageBreak/>
              <w:t>Fenrir Inc</w:t>
            </w:r>
          </w:p>
        </w:tc>
        <w:tc>
          <w:tcPr>
            <w:tcW w:w="0" w:type="auto"/>
            <w:hideMark/>
          </w:tcPr>
          <w:p w14:paraId="0ABAB0C4" w14:textId="77777777" w:rsidR="00F4073A" w:rsidRPr="00F4073A" w:rsidRDefault="00F4073A">
            <w:pPr>
              <w:spacing w:after="160" w:line="259" w:lineRule="auto"/>
              <w:cnfStyle w:val="000000100000" w:firstRow="0" w:lastRow="0" w:firstColumn="0" w:lastColumn="0" w:oddVBand="0" w:evenVBand="0" w:oddHBand="1" w:evenHBand="0" w:firstRowFirstColumn="0" w:firstRowLastColumn="0" w:lastRowFirstColumn="0" w:lastRowLastColumn="0"/>
            </w:pPr>
            <w:r w:rsidRPr="00F4073A">
              <w:t>Sleipnir</w:t>
            </w:r>
          </w:p>
        </w:tc>
        <w:tc>
          <w:tcPr>
            <w:tcW w:w="0" w:type="auto"/>
            <w:hideMark/>
          </w:tcPr>
          <w:p w14:paraId="371C14E3" w14:textId="77777777" w:rsidR="00F4073A" w:rsidRPr="00F4073A" w:rsidRDefault="00F4073A">
            <w:pPr>
              <w:spacing w:after="160" w:line="259" w:lineRule="auto"/>
              <w:cnfStyle w:val="000000100000" w:firstRow="0" w:lastRow="0" w:firstColumn="0" w:lastColumn="0" w:oddVBand="0" w:evenVBand="0" w:oddHBand="1" w:evenHBand="0" w:firstRowFirstColumn="0" w:firstRowLastColumn="0" w:lastRowFirstColumn="0" w:lastRowLastColumn="0"/>
            </w:pPr>
            <w:r w:rsidRPr="00F4073A">
              <w:t>Uso habitual</w:t>
            </w:r>
          </w:p>
        </w:tc>
        <w:tc>
          <w:tcPr>
            <w:tcW w:w="0" w:type="auto"/>
            <w:hideMark/>
          </w:tcPr>
          <w:p w14:paraId="4B5A1F75" w14:textId="77777777" w:rsidR="00F4073A" w:rsidRPr="00F4073A" w:rsidRDefault="00F4073A">
            <w:pPr>
              <w:spacing w:after="160" w:line="259" w:lineRule="auto"/>
              <w:cnfStyle w:val="000000100000" w:firstRow="0" w:lastRow="0" w:firstColumn="0" w:lastColumn="0" w:oddVBand="0" w:evenVBand="0" w:oddHBand="1" w:evenHBand="0" w:firstRowFirstColumn="0" w:firstRowLastColumn="0" w:lastRowFirstColumn="0" w:lastRowLastColumn="0"/>
            </w:pPr>
            <w:r w:rsidRPr="00F4073A">
              <w:t>Blink</w:t>
            </w:r>
          </w:p>
        </w:tc>
        <w:tc>
          <w:tcPr>
            <w:tcW w:w="0" w:type="auto"/>
            <w:hideMark/>
          </w:tcPr>
          <w:p w14:paraId="5B75A0EC" w14:textId="77777777" w:rsidR="00F4073A" w:rsidRPr="00F4073A" w:rsidRDefault="00F4073A">
            <w:pPr>
              <w:spacing w:after="160" w:line="259" w:lineRule="auto"/>
              <w:cnfStyle w:val="000000100000" w:firstRow="0" w:lastRow="0" w:firstColumn="0" w:lastColumn="0" w:oddVBand="0" w:evenVBand="0" w:oddHBand="1" w:evenHBand="0" w:firstRowFirstColumn="0" w:firstRowLastColumn="0" w:lastRowFirstColumn="0" w:lastRowLastColumn="0"/>
            </w:pPr>
          </w:p>
        </w:tc>
        <w:tc>
          <w:tcPr>
            <w:tcW w:w="0" w:type="auto"/>
            <w:hideMark/>
          </w:tcPr>
          <w:p w14:paraId="4AAB5A45" w14:textId="77777777" w:rsidR="00F4073A" w:rsidRPr="00F4073A" w:rsidRDefault="00235B33">
            <w:pPr>
              <w:spacing w:after="160" w:line="259" w:lineRule="auto"/>
              <w:cnfStyle w:val="000000100000" w:firstRow="0" w:lastRow="0" w:firstColumn="0" w:lastColumn="0" w:oddVBand="0" w:evenVBand="0" w:oddHBand="1" w:evenHBand="0" w:firstRowFirstColumn="0" w:firstRowLastColumn="0" w:lastRowFirstColumn="0" w:lastRowLastColumn="0"/>
            </w:pPr>
            <w:r>
              <w:fldChar w:fldCharType="begin"/>
            </w:r>
            <w:r>
              <w:instrText xml:space="preserve"> HYPERLINK "http://www.fenrir-inc.com/" </w:instrText>
            </w:r>
            <w:r>
              <w:fldChar w:fldCharType="separate"/>
            </w:r>
            <w:r w:rsidR="00F4073A" w:rsidRPr="00F4073A">
              <w:rPr>
                <w:rStyle w:val="Hipervnculo"/>
              </w:rPr>
              <w:t>URL</w:t>
            </w:r>
            <w:r>
              <w:rPr>
                <w:rStyle w:val="Hipervnculo"/>
              </w:rPr>
              <w:fldChar w:fldCharType="end"/>
            </w:r>
          </w:p>
        </w:tc>
      </w:tr>
      <w:tr w:rsidR="00F4073A" w:rsidRPr="00F4073A" w14:paraId="7E690460" w14:textId="77777777" w:rsidTr="00F4073A">
        <w:tc>
          <w:tcPr>
            <w:cnfStyle w:val="001000000000" w:firstRow="0" w:lastRow="0" w:firstColumn="1" w:lastColumn="0" w:oddVBand="0" w:evenVBand="0" w:oddHBand="0" w:evenHBand="0" w:firstRowFirstColumn="0" w:firstRowLastColumn="0" w:lastRowFirstColumn="0" w:lastRowLastColumn="0"/>
            <w:tcW w:w="0" w:type="auto"/>
            <w:hideMark/>
          </w:tcPr>
          <w:p w14:paraId="2D97BA5B" w14:textId="77777777" w:rsidR="00F4073A" w:rsidRPr="00F4073A" w:rsidRDefault="00F4073A">
            <w:pPr>
              <w:spacing w:after="160" w:line="259" w:lineRule="auto"/>
            </w:pPr>
            <w:r w:rsidRPr="00F4073A">
              <w:t>SM Project</w:t>
            </w:r>
          </w:p>
        </w:tc>
        <w:tc>
          <w:tcPr>
            <w:tcW w:w="0" w:type="auto"/>
            <w:hideMark/>
          </w:tcPr>
          <w:p w14:paraId="30D510C6" w14:textId="77777777" w:rsidR="00F4073A" w:rsidRPr="00F4073A" w:rsidRDefault="00F4073A">
            <w:pPr>
              <w:spacing w:after="160" w:line="259" w:lineRule="auto"/>
              <w:cnfStyle w:val="000000000000" w:firstRow="0" w:lastRow="0" w:firstColumn="0" w:lastColumn="0" w:oddVBand="0" w:evenVBand="0" w:oddHBand="0" w:evenHBand="0" w:firstRowFirstColumn="0" w:firstRowLastColumn="0" w:lastRowFirstColumn="0" w:lastRowLastColumn="0"/>
            </w:pPr>
            <w:r w:rsidRPr="00F4073A">
              <w:t>SeaMonkey</w:t>
            </w:r>
          </w:p>
        </w:tc>
        <w:tc>
          <w:tcPr>
            <w:tcW w:w="0" w:type="auto"/>
            <w:hideMark/>
          </w:tcPr>
          <w:p w14:paraId="78F13BFD" w14:textId="77777777" w:rsidR="00F4073A" w:rsidRPr="00F4073A" w:rsidRDefault="00F4073A">
            <w:pPr>
              <w:spacing w:after="160" w:line="259" w:lineRule="auto"/>
              <w:cnfStyle w:val="000000000000" w:firstRow="0" w:lastRow="0" w:firstColumn="0" w:lastColumn="0" w:oddVBand="0" w:evenVBand="0" w:oddHBand="0" w:evenHBand="0" w:firstRowFirstColumn="0" w:firstRowLastColumn="0" w:lastRowFirstColumn="0" w:lastRowLastColumn="0"/>
            </w:pPr>
            <w:r w:rsidRPr="00F4073A">
              <w:t>Uso habitual</w:t>
            </w:r>
          </w:p>
        </w:tc>
        <w:tc>
          <w:tcPr>
            <w:tcW w:w="0" w:type="auto"/>
            <w:hideMark/>
          </w:tcPr>
          <w:p w14:paraId="599764BA" w14:textId="77777777" w:rsidR="00F4073A" w:rsidRPr="00F4073A" w:rsidRDefault="00F4073A">
            <w:pPr>
              <w:spacing w:after="160" w:line="259" w:lineRule="auto"/>
              <w:cnfStyle w:val="000000000000" w:firstRow="0" w:lastRow="0" w:firstColumn="0" w:lastColumn="0" w:oddVBand="0" w:evenVBand="0" w:oddHBand="0" w:evenHBand="0" w:firstRowFirstColumn="0" w:firstRowLastColumn="0" w:lastRowFirstColumn="0" w:lastRowLastColumn="0"/>
            </w:pPr>
            <w:r w:rsidRPr="00F4073A">
              <w:t>Gecko</w:t>
            </w:r>
          </w:p>
        </w:tc>
        <w:tc>
          <w:tcPr>
            <w:tcW w:w="0" w:type="auto"/>
            <w:hideMark/>
          </w:tcPr>
          <w:p w14:paraId="20000B50" w14:textId="77777777" w:rsidR="00F4073A" w:rsidRPr="00F4073A" w:rsidRDefault="00F4073A">
            <w:pPr>
              <w:spacing w:after="160" w:line="259" w:lineRule="auto"/>
              <w:cnfStyle w:val="000000000000" w:firstRow="0" w:lastRow="0" w:firstColumn="0" w:lastColumn="0" w:oddVBand="0" w:evenVBand="0" w:oddHBand="0" w:evenHBand="0" w:firstRowFirstColumn="0" w:firstRowLastColumn="0" w:lastRowFirstColumn="0" w:lastRowLastColumn="0"/>
            </w:pPr>
            <w:r w:rsidRPr="00F4073A">
              <w:t>Mozilla AS</w:t>
            </w:r>
          </w:p>
        </w:tc>
        <w:tc>
          <w:tcPr>
            <w:tcW w:w="0" w:type="auto"/>
            <w:hideMark/>
          </w:tcPr>
          <w:p w14:paraId="3CBECA70" w14:textId="77777777" w:rsidR="00F4073A" w:rsidRPr="00F4073A" w:rsidRDefault="00235B33">
            <w:pPr>
              <w:spacing w:after="160" w:line="259" w:lineRule="auto"/>
              <w:cnfStyle w:val="000000000000" w:firstRow="0" w:lastRow="0" w:firstColumn="0" w:lastColumn="0" w:oddVBand="0" w:evenVBand="0" w:oddHBand="0" w:evenHBand="0" w:firstRowFirstColumn="0" w:firstRowLastColumn="0" w:lastRowFirstColumn="0" w:lastRowLastColumn="0"/>
            </w:pPr>
            <w:r>
              <w:fldChar w:fldCharType="begin"/>
            </w:r>
            <w:r>
              <w:instrText xml:space="preserve"> HYPERLINK "https://www.seamonkey-project.org/" </w:instrText>
            </w:r>
            <w:r>
              <w:fldChar w:fldCharType="separate"/>
            </w:r>
            <w:r w:rsidR="00F4073A" w:rsidRPr="00F4073A">
              <w:rPr>
                <w:rStyle w:val="Hipervnculo"/>
              </w:rPr>
              <w:t>URL</w:t>
            </w:r>
            <w:r>
              <w:rPr>
                <w:rStyle w:val="Hipervnculo"/>
              </w:rPr>
              <w:fldChar w:fldCharType="end"/>
            </w:r>
          </w:p>
        </w:tc>
      </w:tr>
      <w:tr w:rsidR="00F4073A" w:rsidRPr="00F4073A" w14:paraId="6D53DBA2" w14:textId="77777777" w:rsidTr="00F407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DD9C0FA" w14:textId="77777777" w:rsidR="00F4073A" w:rsidRPr="00F4073A" w:rsidRDefault="00F4073A">
            <w:pPr>
              <w:spacing w:after="160" w:line="259" w:lineRule="auto"/>
            </w:pPr>
            <w:r w:rsidRPr="00F4073A">
              <w:t>Chris Dywan</w:t>
            </w:r>
          </w:p>
        </w:tc>
        <w:tc>
          <w:tcPr>
            <w:tcW w:w="0" w:type="auto"/>
            <w:hideMark/>
          </w:tcPr>
          <w:p w14:paraId="45CCF217" w14:textId="77777777" w:rsidR="00F4073A" w:rsidRPr="00F4073A" w:rsidRDefault="00F4073A">
            <w:pPr>
              <w:spacing w:after="160" w:line="259" w:lineRule="auto"/>
              <w:cnfStyle w:val="000000100000" w:firstRow="0" w:lastRow="0" w:firstColumn="0" w:lastColumn="0" w:oddVBand="0" w:evenVBand="0" w:oddHBand="1" w:evenHBand="0" w:firstRowFirstColumn="0" w:firstRowLastColumn="0" w:lastRowFirstColumn="0" w:lastRowLastColumn="0"/>
            </w:pPr>
            <w:r w:rsidRPr="00F4073A">
              <w:t>Midori</w:t>
            </w:r>
          </w:p>
        </w:tc>
        <w:tc>
          <w:tcPr>
            <w:tcW w:w="0" w:type="auto"/>
            <w:hideMark/>
          </w:tcPr>
          <w:p w14:paraId="627029D4" w14:textId="77777777" w:rsidR="00F4073A" w:rsidRPr="00F4073A" w:rsidRDefault="00F4073A">
            <w:pPr>
              <w:spacing w:after="160" w:line="259" w:lineRule="auto"/>
              <w:cnfStyle w:val="000000100000" w:firstRow="0" w:lastRow="0" w:firstColumn="0" w:lastColumn="0" w:oddVBand="0" w:evenVBand="0" w:oddHBand="1" w:evenHBand="0" w:firstRowFirstColumn="0" w:firstRowLastColumn="0" w:lastRowFirstColumn="0" w:lastRowLastColumn="0"/>
            </w:pPr>
            <w:r w:rsidRPr="00F4073A">
              <w:t>Uso habitual</w:t>
            </w:r>
          </w:p>
        </w:tc>
        <w:tc>
          <w:tcPr>
            <w:tcW w:w="0" w:type="auto"/>
            <w:hideMark/>
          </w:tcPr>
          <w:p w14:paraId="0401A32E" w14:textId="77777777" w:rsidR="00F4073A" w:rsidRPr="00F4073A" w:rsidRDefault="00F4073A">
            <w:pPr>
              <w:spacing w:after="160" w:line="259" w:lineRule="auto"/>
              <w:cnfStyle w:val="000000100000" w:firstRow="0" w:lastRow="0" w:firstColumn="0" w:lastColumn="0" w:oddVBand="0" w:evenVBand="0" w:oddHBand="1" w:evenHBand="0" w:firstRowFirstColumn="0" w:firstRowLastColumn="0" w:lastRowFirstColumn="0" w:lastRowLastColumn="0"/>
            </w:pPr>
            <w:r w:rsidRPr="00F4073A">
              <w:t>Webkit</w:t>
            </w:r>
          </w:p>
        </w:tc>
        <w:tc>
          <w:tcPr>
            <w:tcW w:w="0" w:type="auto"/>
            <w:hideMark/>
          </w:tcPr>
          <w:p w14:paraId="4DDDC42C" w14:textId="77777777" w:rsidR="00F4073A" w:rsidRPr="00F4073A" w:rsidRDefault="00F4073A">
            <w:pPr>
              <w:spacing w:after="160" w:line="259" w:lineRule="auto"/>
              <w:cnfStyle w:val="000000100000" w:firstRow="0" w:lastRow="0" w:firstColumn="0" w:lastColumn="0" w:oddVBand="0" w:evenVBand="0" w:oddHBand="1" w:evenHBand="0" w:firstRowFirstColumn="0" w:firstRowLastColumn="0" w:lastRowFirstColumn="0" w:lastRowLastColumn="0"/>
            </w:pPr>
          </w:p>
        </w:tc>
        <w:tc>
          <w:tcPr>
            <w:tcW w:w="0" w:type="auto"/>
            <w:hideMark/>
          </w:tcPr>
          <w:p w14:paraId="4FBBA91F" w14:textId="77777777" w:rsidR="00F4073A" w:rsidRPr="00F4073A" w:rsidRDefault="00235B33">
            <w:pPr>
              <w:spacing w:after="160" w:line="259" w:lineRule="auto"/>
              <w:cnfStyle w:val="000000100000" w:firstRow="0" w:lastRow="0" w:firstColumn="0" w:lastColumn="0" w:oddVBand="0" w:evenVBand="0" w:oddHBand="1" w:evenHBand="0" w:firstRowFirstColumn="0" w:firstRowLastColumn="0" w:lastRowFirstColumn="0" w:lastRowLastColumn="0"/>
            </w:pPr>
            <w:r>
              <w:fldChar w:fldCharType="begin"/>
            </w:r>
            <w:r>
              <w:instrText xml:space="preserve"> HYPERLINK "http://www.midori-browser.org/" </w:instrText>
            </w:r>
            <w:r>
              <w:fldChar w:fldCharType="separate"/>
            </w:r>
            <w:r w:rsidR="00F4073A" w:rsidRPr="00F4073A">
              <w:rPr>
                <w:rStyle w:val="Hipervnculo"/>
              </w:rPr>
              <w:t>URL</w:t>
            </w:r>
            <w:r>
              <w:rPr>
                <w:rStyle w:val="Hipervnculo"/>
              </w:rPr>
              <w:fldChar w:fldCharType="end"/>
            </w:r>
          </w:p>
        </w:tc>
      </w:tr>
      <w:tr w:rsidR="00F4073A" w:rsidRPr="00F4073A" w14:paraId="12B0D823" w14:textId="77777777" w:rsidTr="00F4073A">
        <w:tc>
          <w:tcPr>
            <w:cnfStyle w:val="001000000000" w:firstRow="0" w:lastRow="0" w:firstColumn="1" w:lastColumn="0" w:oddVBand="0" w:evenVBand="0" w:oddHBand="0" w:evenHBand="0" w:firstRowFirstColumn="0" w:firstRowLastColumn="0" w:lastRowFirstColumn="0" w:lastRowLastColumn="0"/>
            <w:tcW w:w="0" w:type="auto"/>
            <w:hideMark/>
          </w:tcPr>
          <w:p w14:paraId="451DB9BB" w14:textId="77777777" w:rsidR="00F4073A" w:rsidRPr="00F4073A" w:rsidRDefault="00F4073A">
            <w:pPr>
              <w:spacing w:after="160" w:line="259" w:lineRule="auto"/>
            </w:pPr>
            <w:r w:rsidRPr="00F4073A">
              <w:t>Comodo Group</w:t>
            </w:r>
          </w:p>
        </w:tc>
        <w:tc>
          <w:tcPr>
            <w:tcW w:w="0" w:type="auto"/>
            <w:hideMark/>
          </w:tcPr>
          <w:p w14:paraId="206B19B8" w14:textId="77777777" w:rsidR="00F4073A" w:rsidRPr="00F4073A" w:rsidRDefault="00F4073A">
            <w:pPr>
              <w:spacing w:after="160" w:line="259" w:lineRule="auto"/>
              <w:cnfStyle w:val="000000000000" w:firstRow="0" w:lastRow="0" w:firstColumn="0" w:lastColumn="0" w:oddVBand="0" w:evenVBand="0" w:oddHBand="0" w:evenHBand="0" w:firstRowFirstColumn="0" w:firstRowLastColumn="0" w:lastRowFirstColumn="0" w:lastRowLastColumn="0"/>
            </w:pPr>
            <w:r w:rsidRPr="00F4073A">
              <w:t>Comodo Dragon</w:t>
            </w:r>
          </w:p>
        </w:tc>
        <w:tc>
          <w:tcPr>
            <w:tcW w:w="0" w:type="auto"/>
            <w:hideMark/>
          </w:tcPr>
          <w:p w14:paraId="47C67911" w14:textId="77777777" w:rsidR="00F4073A" w:rsidRPr="00F4073A" w:rsidRDefault="00F4073A">
            <w:pPr>
              <w:spacing w:after="160" w:line="259" w:lineRule="auto"/>
              <w:cnfStyle w:val="000000000000" w:firstRow="0" w:lastRow="0" w:firstColumn="0" w:lastColumn="0" w:oddVBand="0" w:evenVBand="0" w:oddHBand="0" w:evenHBand="0" w:firstRowFirstColumn="0" w:firstRowLastColumn="0" w:lastRowFirstColumn="0" w:lastRowLastColumn="0"/>
            </w:pPr>
            <w:r w:rsidRPr="00F4073A">
              <w:t>Uso habitual</w:t>
            </w:r>
          </w:p>
        </w:tc>
        <w:tc>
          <w:tcPr>
            <w:tcW w:w="0" w:type="auto"/>
            <w:hideMark/>
          </w:tcPr>
          <w:p w14:paraId="241F571F" w14:textId="77777777" w:rsidR="00F4073A" w:rsidRPr="00F4073A" w:rsidRDefault="00F4073A">
            <w:pPr>
              <w:spacing w:after="160" w:line="259" w:lineRule="auto"/>
              <w:cnfStyle w:val="000000000000" w:firstRow="0" w:lastRow="0" w:firstColumn="0" w:lastColumn="0" w:oddVBand="0" w:evenVBand="0" w:oddHBand="0" w:evenHBand="0" w:firstRowFirstColumn="0" w:firstRowLastColumn="0" w:lastRowFirstColumn="0" w:lastRowLastColumn="0"/>
            </w:pPr>
            <w:r w:rsidRPr="00F4073A">
              <w:t>Blink</w:t>
            </w:r>
          </w:p>
        </w:tc>
        <w:tc>
          <w:tcPr>
            <w:tcW w:w="0" w:type="auto"/>
            <w:hideMark/>
          </w:tcPr>
          <w:p w14:paraId="615E00D9" w14:textId="77777777" w:rsidR="00F4073A" w:rsidRPr="00F4073A" w:rsidRDefault="00F4073A">
            <w:pPr>
              <w:spacing w:after="160" w:line="259" w:lineRule="auto"/>
              <w:cnfStyle w:val="000000000000" w:firstRow="0" w:lastRow="0" w:firstColumn="0" w:lastColumn="0" w:oddVBand="0" w:evenVBand="0" w:oddHBand="0" w:evenHBand="0" w:firstRowFirstColumn="0" w:firstRowLastColumn="0" w:lastRowFirstColumn="0" w:lastRowLastColumn="0"/>
            </w:pPr>
            <w:r w:rsidRPr="00F4073A">
              <w:t>Chromium</w:t>
            </w:r>
          </w:p>
        </w:tc>
        <w:tc>
          <w:tcPr>
            <w:tcW w:w="0" w:type="auto"/>
            <w:hideMark/>
          </w:tcPr>
          <w:p w14:paraId="6E5374B3" w14:textId="77777777" w:rsidR="00F4073A" w:rsidRPr="00F4073A" w:rsidRDefault="00235B33">
            <w:pPr>
              <w:spacing w:after="160" w:line="259" w:lineRule="auto"/>
              <w:cnfStyle w:val="000000000000" w:firstRow="0" w:lastRow="0" w:firstColumn="0" w:lastColumn="0" w:oddVBand="0" w:evenVBand="0" w:oddHBand="0" w:evenHBand="0" w:firstRowFirstColumn="0" w:firstRowLastColumn="0" w:lastRowFirstColumn="0" w:lastRowLastColumn="0"/>
            </w:pPr>
            <w:r>
              <w:fldChar w:fldCharType="begin"/>
            </w:r>
            <w:r>
              <w:instrText xml:space="preserve"> HYPERLINK "https://browser.comodo.com/" </w:instrText>
            </w:r>
            <w:r>
              <w:fldChar w:fldCharType="separate"/>
            </w:r>
            <w:r w:rsidR="00F4073A" w:rsidRPr="00F4073A">
              <w:rPr>
                <w:rStyle w:val="Hipervnculo"/>
              </w:rPr>
              <w:t>URL</w:t>
            </w:r>
            <w:r>
              <w:rPr>
                <w:rStyle w:val="Hipervnculo"/>
              </w:rPr>
              <w:fldChar w:fldCharType="end"/>
            </w:r>
          </w:p>
        </w:tc>
      </w:tr>
      <w:tr w:rsidR="00F4073A" w:rsidRPr="00F4073A" w14:paraId="00104550" w14:textId="77777777" w:rsidTr="00F407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56079C7" w14:textId="77777777" w:rsidR="00F4073A" w:rsidRPr="00F4073A" w:rsidRDefault="00F4073A">
            <w:pPr>
              <w:spacing w:after="160" w:line="259" w:lineRule="auto"/>
            </w:pPr>
            <w:r w:rsidRPr="00F4073A">
              <w:t>Avant Force</w:t>
            </w:r>
          </w:p>
        </w:tc>
        <w:tc>
          <w:tcPr>
            <w:tcW w:w="0" w:type="auto"/>
            <w:hideMark/>
          </w:tcPr>
          <w:p w14:paraId="012C9094" w14:textId="77777777" w:rsidR="00F4073A" w:rsidRPr="00F4073A" w:rsidRDefault="00F4073A">
            <w:pPr>
              <w:spacing w:after="160" w:line="259" w:lineRule="auto"/>
              <w:cnfStyle w:val="000000100000" w:firstRow="0" w:lastRow="0" w:firstColumn="0" w:lastColumn="0" w:oddVBand="0" w:evenVBand="0" w:oddHBand="1" w:evenHBand="0" w:firstRowFirstColumn="0" w:firstRowLastColumn="0" w:lastRowFirstColumn="0" w:lastRowLastColumn="0"/>
            </w:pPr>
            <w:r w:rsidRPr="00F4073A">
              <w:t>Avant</w:t>
            </w:r>
          </w:p>
        </w:tc>
        <w:tc>
          <w:tcPr>
            <w:tcW w:w="0" w:type="auto"/>
            <w:hideMark/>
          </w:tcPr>
          <w:p w14:paraId="25B3239B" w14:textId="77777777" w:rsidR="00F4073A" w:rsidRPr="00F4073A" w:rsidRDefault="00F4073A">
            <w:pPr>
              <w:spacing w:after="160" w:line="259" w:lineRule="auto"/>
              <w:cnfStyle w:val="000000100000" w:firstRow="0" w:lastRow="0" w:firstColumn="0" w:lastColumn="0" w:oddVBand="0" w:evenVBand="0" w:oddHBand="1" w:evenHBand="0" w:firstRowFirstColumn="0" w:firstRowLastColumn="0" w:lastRowFirstColumn="0" w:lastRowLastColumn="0"/>
            </w:pPr>
            <w:r w:rsidRPr="00F4073A">
              <w:t>Uso habitual</w:t>
            </w:r>
          </w:p>
        </w:tc>
        <w:tc>
          <w:tcPr>
            <w:tcW w:w="0" w:type="auto"/>
            <w:hideMark/>
          </w:tcPr>
          <w:p w14:paraId="6469C0BB" w14:textId="77777777" w:rsidR="00F4073A" w:rsidRPr="00F4073A" w:rsidRDefault="00F4073A">
            <w:pPr>
              <w:spacing w:after="160" w:line="259" w:lineRule="auto"/>
              <w:cnfStyle w:val="000000100000" w:firstRow="0" w:lastRow="0" w:firstColumn="0" w:lastColumn="0" w:oddVBand="0" w:evenVBand="0" w:oddHBand="1" w:evenHBand="0" w:firstRowFirstColumn="0" w:firstRowLastColumn="0" w:lastRowFirstColumn="0" w:lastRowLastColumn="0"/>
            </w:pPr>
            <w:r w:rsidRPr="00F4073A">
              <w:t>Trident/Gecko</w:t>
            </w:r>
          </w:p>
        </w:tc>
        <w:tc>
          <w:tcPr>
            <w:tcW w:w="0" w:type="auto"/>
            <w:hideMark/>
          </w:tcPr>
          <w:p w14:paraId="4813BFF4" w14:textId="77777777" w:rsidR="00F4073A" w:rsidRPr="00F4073A" w:rsidRDefault="00F4073A">
            <w:pPr>
              <w:spacing w:after="160" w:line="259" w:lineRule="auto"/>
              <w:cnfStyle w:val="000000100000" w:firstRow="0" w:lastRow="0" w:firstColumn="0" w:lastColumn="0" w:oddVBand="0" w:evenVBand="0" w:oddHBand="1" w:evenHBand="0" w:firstRowFirstColumn="0" w:firstRowLastColumn="0" w:lastRowFirstColumn="0" w:lastRowLastColumn="0"/>
            </w:pPr>
          </w:p>
        </w:tc>
        <w:tc>
          <w:tcPr>
            <w:tcW w:w="0" w:type="auto"/>
            <w:hideMark/>
          </w:tcPr>
          <w:p w14:paraId="38B7D918" w14:textId="77777777" w:rsidR="00F4073A" w:rsidRPr="00F4073A" w:rsidRDefault="00235B33">
            <w:pPr>
              <w:spacing w:after="160" w:line="259" w:lineRule="auto"/>
              <w:cnfStyle w:val="000000100000" w:firstRow="0" w:lastRow="0" w:firstColumn="0" w:lastColumn="0" w:oddVBand="0" w:evenVBand="0" w:oddHBand="1" w:evenHBand="0" w:firstRowFirstColumn="0" w:firstRowLastColumn="0" w:lastRowFirstColumn="0" w:lastRowLastColumn="0"/>
            </w:pPr>
            <w:r>
              <w:fldChar w:fldCharType="begin"/>
            </w:r>
            <w:r>
              <w:instrText xml:space="preserve"> HYPERLINK "http://avantbrowser.com/" </w:instrText>
            </w:r>
            <w:r>
              <w:fldChar w:fldCharType="separate"/>
            </w:r>
            <w:r w:rsidR="00F4073A" w:rsidRPr="00F4073A">
              <w:rPr>
                <w:rStyle w:val="Hipervnculo"/>
              </w:rPr>
              <w:t>URL</w:t>
            </w:r>
            <w:r>
              <w:rPr>
                <w:rStyle w:val="Hipervnculo"/>
              </w:rPr>
              <w:fldChar w:fldCharType="end"/>
            </w:r>
          </w:p>
        </w:tc>
      </w:tr>
      <w:tr w:rsidR="00F4073A" w:rsidRPr="00F4073A" w14:paraId="1B332865" w14:textId="77777777" w:rsidTr="00F4073A">
        <w:tc>
          <w:tcPr>
            <w:cnfStyle w:val="001000000000" w:firstRow="0" w:lastRow="0" w:firstColumn="1" w:lastColumn="0" w:oddVBand="0" w:evenVBand="0" w:oddHBand="0" w:evenHBand="0" w:firstRowFirstColumn="0" w:firstRowLastColumn="0" w:lastRowFirstColumn="0" w:lastRowLastColumn="0"/>
            <w:tcW w:w="0" w:type="auto"/>
            <w:hideMark/>
          </w:tcPr>
          <w:p w14:paraId="0B3FCE81" w14:textId="77777777" w:rsidR="00F4073A" w:rsidRPr="00F4073A" w:rsidRDefault="00F4073A">
            <w:pPr>
              <w:spacing w:after="160" w:line="259" w:lineRule="auto"/>
            </w:pPr>
            <w:r w:rsidRPr="00F4073A">
              <w:t>M. Patocka</w:t>
            </w:r>
          </w:p>
        </w:tc>
        <w:tc>
          <w:tcPr>
            <w:tcW w:w="0" w:type="auto"/>
            <w:hideMark/>
          </w:tcPr>
          <w:p w14:paraId="29E1E66F" w14:textId="77777777" w:rsidR="00F4073A" w:rsidRPr="00F4073A" w:rsidRDefault="00F4073A">
            <w:pPr>
              <w:spacing w:after="160" w:line="259" w:lineRule="auto"/>
              <w:cnfStyle w:val="000000000000" w:firstRow="0" w:lastRow="0" w:firstColumn="0" w:lastColumn="0" w:oddVBand="0" w:evenVBand="0" w:oddHBand="0" w:evenHBand="0" w:firstRowFirstColumn="0" w:firstRowLastColumn="0" w:lastRowFirstColumn="0" w:lastRowLastColumn="0"/>
            </w:pPr>
            <w:r w:rsidRPr="00F4073A">
              <w:t>Links</w:t>
            </w:r>
          </w:p>
        </w:tc>
        <w:tc>
          <w:tcPr>
            <w:tcW w:w="0" w:type="auto"/>
            <w:hideMark/>
          </w:tcPr>
          <w:p w14:paraId="5A5200F7" w14:textId="77777777" w:rsidR="00F4073A" w:rsidRPr="00F4073A" w:rsidRDefault="00F4073A">
            <w:pPr>
              <w:spacing w:after="160" w:line="259" w:lineRule="auto"/>
              <w:cnfStyle w:val="000000000000" w:firstRow="0" w:lastRow="0" w:firstColumn="0" w:lastColumn="0" w:oddVBand="0" w:evenVBand="0" w:oddHBand="0" w:evenHBand="0" w:firstRowFirstColumn="0" w:firstRowLastColumn="0" w:lastRowFirstColumn="0" w:lastRowLastColumn="0"/>
            </w:pPr>
            <w:r w:rsidRPr="00F4073A">
              <w:t>Navegador de texto</w:t>
            </w:r>
          </w:p>
        </w:tc>
        <w:tc>
          <w:tcPr>
            <w:tcW w:w="0" w:type="auto"/>
            <w:hideMark/>
          </w:tcPr>
          <w:p w14:paraId="16FBE6CA" w14:textId="77777777" w:rsidR="00F4073A" w:rsidRPr="00F4073A" w:rsidRDefault="00F4073A">
            <w:pPr>
              <w:spacing w:after="160" w:line="259" w:lineRule="auto"/>
              <w:cnfStyle w:val="000000000000" w:firstRow="0" w:lastRow="0" w:firstColumn="0" w:lastColumn="0" w:oddVBand="0" w:evenVBand="0" w:oddHBand="0" w:evenHBand="0" w:firstRowFirstColumn="0" w:firstRowLastColumn="0" w:lastRowFirstColumn="0" w:lastRowLastColumn="0"/>
            </w:pPr>
            <w:r w:rsidRPr="00F4073A">
              <w:t>-</w:t>
            </w:r>
          </w:p>
        </w:tc>
        <w:tc>
          <w:tcPr>
            <w:tcW w:w="0" w:type="auto"/>
            <w:hideMark/>
          </w:tcPr>
          <w:p w14:paraId="58D18BCD" w14:textId="77777777" w:rsidR="00F4073A" w:rsidRPr="00F4073A" w:rsidRDefault="00F4073A">
            <w:pPr>
              <w:spacing w:after="160" w:line="259" w:lineRule="auto"/>
              <w:cnfStyle w:val="000000000000" w:firstRow="0" w:lastRow="0" w:firstColumn="0" w:lastColumn="0" w:oddVBand="0" w:evenVBand="0" w:oddHBand="0" w:evenHBand="0" w:firstRowFirstColumn="0" w:firstRowLastColumn="0" w:lastRowFirstColumn="0" w:lastRowLastColumn="0"/>
            </w:pPr>
          </w:p>
        </w:tc>
        <w:tc>
          <w:tcPr>
            <w:tcW w:w="0" w:type="auto"/>
            <w:hideMark/>
          </w:tcPr>
          <w:p w14:paraId="79ED2F0E" w14:textId="77777777" w:rsidR="00F4073A" w:rsidRPr="00F4073A" w:rsidRDefault="00235B33">
            <w:pPr>
              <w:spacing w:after="160" w:line="259" w:lineRule="auto"/>
              <w:cnfStyle w:val="000000000000" w:firstRow="0" w:lastRow="0" w:firstColumn="0" w:lastColumn="0" w:oddVBand="0" w:evenVBand="0" w:oddHBand="0" w:evenHBand="0" w:firstRowFirstColumn="0" w:firstRowLastColumn="0" w:lastRowFirstColumn="0" w:lastRowLastColumn="0"/>
            </w:pPr>
            <w:r>
              <w:fldChar w:fldCharType="begin"/>
            </w:r>
            <w:r>
              <w:instrText xml:space="preserve"> HYPERLINK "http://links.twibright.com/" </w:instrText>
            </w:r>
            <w:r>
              <w:fldChar w:fldCharType="separate"/>
            </w:r>
            <w:r w:rsidR="00F4073A" w:rsidRPr="00F4073A">
              <w:rPr>
                <w:rStyle w:val="Hipervnculo"/>
              </w:rPr>
              <w:t>URL</w:t>
            </w:r>
            <w:r>
              <w:rPr>
                <w:rStyle w:val="Hipervnculo"/>
              </w:rPr>
              <w:fldChar w:fldCharType="end"/>
            </w:r>
          </w:p>
        </w:tc>
      </w:tr>
      <w:tr w:rsidR="00F4073A" w:rsidRPr="00F4073A" w14:paraId="1AB345A2" w14:textId="77777777" w:rsidTr="00F407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4A16B5C" w14:textId="77777777" w:rsidR="00F4073A" w:rsidRPr="00F4073A" w:rsidRDefault="00F4073A">
            <w:pPr>
              <w:spacing w:after="160" w:line="259" w:lineRule="auto"/>
            </w:pPr>
            <w:r w:rsidRPr="00F4073A">
              <w:t>Thomas Dickey</w:t>
            </w:r>
          </w:p>
        </w:tc>
        <w:tc>
          <w:tcPr>
            <w:tcW w:w="0" w:type="auto"/>
            <w:hideMark/>
          </w:tcPr>
          <w:p w14:paraId="0FA05289" w14:textId="77777777" w:rsidR="00F4073A" w:rsidRPr="00F4073A" w:rsidRDefault="00F4073A">
            <w:pPr>
              <w:spacing w:after="160" w:line="259" w:lineRule="auto"/>
              <w:cnfStyle w:val="000000100000" w:firstRow="0" w:lastRow="0" w:firstColumn="0" w:lastColumn="0" w:oddVBand="0" w:evenVBand="0" w:oddHBand="1" w:evenHBand="0" w:firstRowFirstColumn="0" w:firstRowLastColumn="0" w:lastRowFirstColumn="0" w:lastRowLastColumn="0"/>
            </w:pPr>
            <w:r w:rsidRPr="00F4073A">
              <w:t>Lynx</w:t>
            </w:r>
          </w:p>
        </w:tc>
        <w:tc>
          <w:tcPr>
            <w:tcW w:w="0" w:type="auto"/>
            <w:hideMark/>
          </w:tcPr>
          <w:p w14:paraId="148B0865" w14:textId="77777777" w:rsidR="00F4073A" w:rsidRPr="00F4073A" w:rsidRDefault="00F4073A">
            <w:pPr>
              <w:spacing w:after="160" w:line="259" w:lineRule="auto"/>
              <w:cnfStyle w:val="000000100000" w:firstRow="0" w:lastRow="0" w:firstColumn="0" w:lastColumn="0" w:oddVBand="0" w:evenVBand="0" w:oddHBand="1" w:evenHBand="0" w:firstRowFirstColumn="0" w:firstRowLastColumn="0" w:lastRowFirstColumn="0" w:lastRowLastColumn="0"/>
            </w:pPr>
            <w:r w:rsidRPr="00F4073A">
              <w:t>Navegador de texto</w:t>
            </w:r>
          </w:p>
        </w:tc>
        <w:tc>
          <w:tcPr>
            <w:tcW w:w="0" w:type="auto"/>
            <w:hideMark/>
          </w:tcPr>
          <w:p w14:paraId="34CDCE21" w14:textId="77777777" w:rsidR="00F4073A" w:rsidRPr="00F4073A" w:rsidRDefault="00F4073A">
            <w:pPr>
              <w:spacing w:after="160" w:line="259" w:lineRule="auto"/>
              <w:cnfStyle w:val="000000100000" w:firstRow="0" w:lastRow="0" w:firstColumn="0" w:lastColumn="0" w:oddVBand="0" w:evenVBand="0" w:oddHBand="1" w:evenHBand="0" w:firstRowFirstColumn="0" w:firstRowLastColumn="0" w:lastRowFirstColumn="0" w:lastRowLastColumn="0"/>
            </w:pPr>
            <w:r w:rsidRPr="00F4073A">
              <w:t>-</w:t>
            </w:r>
          </w:p>
        </w:tc>
        <w:tc>
          <w:tcPr>
            <w:tcW w:w="0" w:type="auto"/>
            <w:hideMark/>
          </w:tcPr>
          <w:p w14:paraId="56698DBF" w14:textId="77777777" w:rsidR="00F4073A" w:rsidRPr="00F4073A" w:rsidRDefault="00F4073A">
            <w:pPr>
              <w:spacing w:after="160" w:line="259" w:lineRule="auto"/>
              <w:cnfStyle w:val="000000100000" w:firstRow="0" w:lastRow="0" w:firstColumn="0" w:lastColumn="0" w:oddVBand="0" w:evenVBand="0" w:oddHBand="1" w:evenHBand="0" w:firstRowFirstColumn="0" w:firstRowLastColumn="0" w:lastRowFirstColumn="0" w:lastRowLastColumn="0"/>
            </w:pPr>
          </w:p>
        </w:tc>
        <w:tc>
          <w:tcPr>
            <w:tcW w:w="0" w:type="auto"/>
            <w:hideMark/>
          </w:tcPr>
          <w:p w14:paraId="2A6FB659" w14:textId="77777777" w:rsidR="00F4073A" w:rsidRPr="00F4073A" w:rsidRDefault="00235B33">
            <w:pPr>
              <w:spacing w:after="160" w:line="259" w:lineRule="auto"/>
              <w:cnfStyle w:val="000000100000" w:firstRow="0" w:lastRow="0" w:firstColumn="0" w:lastColumn="0" w:oddVBand="0" w:evenVBand="0" w:oddHBand="1" w:evenHBand="0" w:firstRowFirstColumn="0" w:firstRowLastColumn="0" w:lastRowFirstColumn="0" w:lastRowLastColumn="0"/>
            </w:pPr>
            <w:r>
              <w:fldChar w:fldCharType="begin"/>
            </w:r>
            <w:r>
              <w:instrText xml:space="preserve"> HYPERLINK "http://lynx.invisible-island.net/" </w:instrText>
            </w:r>
            <w:r>
              <w:fldChar w:fldCharType="separate"/>
            </w:r>
            <w:r w:rsidR="00F4073A" w:rsidRPr="00F4073A">
              <w:rPr>
                <w:rStyle w:val="Hipervnculo"/>
              </w:rPr>
              <w:t>URL</w:t>
            </w:r>
            <w:r>
              <w:rPr>
                <w:rStyle w:val="Hipervnculo"/>
              </w:rPr>
              <w:fldChar w:fldCharType="end"/>
            </w:r>
          </w:p>
        </w:tc>
      </w:tr>
      <w:tr w:rsidR="00F4073A" w:rsidRPr="00F4073A" w14:paraId="031093AD" w14:textId="77777777" w:rsidTr="00F4073A">
        <w:tc>
          <w:tcPr>
            <w:cnfStyle w:val="001000000000" w:firstRow="0" w:lastRow="0" w:firstColumn="1" w:lastColumn="0" w:oddVBand="0" w:evenVBand="0" w:oddHBand="0" w:evenHBand="0" w:firstRowFirstColumn="0" w:firstRowLastColumn="0" w:lastRowFirstColumn="0" w:lastRowLastColumn="0"/>
            <w:tcW w:w="0" w:type="auto"/>
            <w:hideMark/>
          </w:tcPr>
          <w:p w14:paraId="6A830E66" w14:textId="77777777" w:rsidR="00F4073A" w:rsidRPr="00F4073A" w:rsidRDefault="00F4073A">
            <w:pPr>
              <w:spacing w:after="160" w:line="259" w:lineRule="auto"/>
            </w:pPr>
            <w:r w:rsidRPr="00F4073A">
              <w:t>Akinori Ito</w:t>
            </w:r>
          </w:p>
        </w:tc>
        <w:tc>
          <w:tcPr>
            <w:tcW w:w="0" w:type="auto"/>
            <w:hideMark/>
          </w:tcPr>
          <w:p w14:paraId="40CC41E3" w14:textId="77777777" w:rsidR="00F4073A" w:rsidRPr="00F4073A" w:rsidRDefault="00F4073A">
            <w:pPr>
              <w:spacing w:after="160" w:line="259" w:lineRule="auto"/>
              <w:cnfStyle w:val="000000000000" w:firstRow="0" w:lastRow="0" w:firstColumn="0" w:lastColumn="0" w:oddVBand="0" w:evenVBand="0" w:oddHBand="0" w:evenHBand="0" w:firstRowFirstColumn="0" w:firstRowLastColumn="0" w:lastRowFirstColumn="0" w:lastRowLastColumn="0"/>
            </w:pPr>
            <w:r w:rsidRPr="00F4073A">
              <w:t>w3m</w:t>
            </w:r>
          </w:p>
        </w:tc>
        <w:tc>
          <w:tcPr>
            <w:tcW w:w="0" w:type="auto"/>
            <w:hideMark/>
          </w:tcPr>
          <w:p w14:paraId="77086B57" w14:textId="77777777" w:rsidR="00F4073A" w:rsidRPr="00F4073A" w:rsidRDefault="00F4073A">
            <w:pPr>
              <w:spacing w:after="160" w:line="259" w:lineRule="auto"/>
              <w:cnfStyle w:val="000000000000" w:firstRow="0" w:lastRow="0" w:firstColumn="0" w:lastColumn="0" w:oddVBand="0" w:evenVBand="0" w:oddHBand="0" w:evenHBand="0" w:firstRowFirstColumn="0" w:firstRowLastColumn="0" w:lastRowFirstColumn="0" w:lastRowLastColumn="0"/>
            </w:pPr>
            <w:r w:rsidRPr="00F4073A">
              <w:t>Navegador de texto</w:t>
            </w:r>
          </w:p>
        </w:tc>
        <w:tc>
          <w:tcPr>
            <w:tcW w:w="0" w:type="auto"/>
            <w:hideMark/>
          </w:tcPr>
          <w:p w14:paraId="190AEC8F" w14:textId="77777777" w:rsidR="00F4073A" w:rsidRPr="00F4073A" w:rsidRDefault="00F4073A">
            <w:pPr>
              <w:spacing w:after="160" w:line="259" w:lineRule="auto"/>
              <w:cnfStyle w:val="000000000000" w:firstRow="0" w:lastRow="0" w:firstColumn="0" w:lastColumn="0" w:oddVBand="0" w:evenVBand="0" w:oddHBand="0" w:evenHBand="0" w:firstRowFirstColumn="0" w:firstRowLastColumn="0" w:lastRowFirstColumn="0" w:lastRowLastColumn="0"/>
            </w:pPr>
            <w:r w:rsidRPr="00F4073A">
              <w:t>-</w:t>
            </w:r>
          </w:p>
        </w:tc>
        <w:tc>
          <w:tcPr>
            <w:tcW w:w="0" w:type="auto"/>
            <w:hideMark/>
          </w:tcPr>
          <w:p w14:paraId="5321D87B" w14:textId="77777777" w:rsidR="00F4073A" w:rsidRPr="00F4073A" w:rsidRDefault="00F4073A">
            <w:pPr>
              <w:spacing w:after="160" w:line="259" w:lineRule="auto"/>
              <w:cnfStyle w:val="000000000000" w:firstRow="0" w:lastRow="0" w:firstColumn="0" w:lastColumn="0" w:oddVBand="0" w:evenVBand="0" w:oddHBand="0" w:evenHBand="0" w:firstRowFirstColumn="0" w:firstRowLastColumn="0" w:lastRowFirstColumn="0" w:lastRowLastColumn="0"/>
            </w:pPr>
          </w:p>
        </w:tc>
        <w:tc>
          <w:tcPr>
            <w:tcW w:w="0" w:type="auto"/>
            <w:hideMark/>
          </w:tcPr>
          <w:p w14:paraId="547AB8CE" w14:textId="77777777" w:rsidR="00F4073A" w:rsidRPr="00F4073A" w:rsidRDefault="00235B33">
            <w:pPr>
              <w:spacing w:after="160" w:line="259" w:lineRule="auto"/>
              <w:cnfStyle w:val="000000000000" w:firstRow="0" w:lastRow="0" w:firstColumn="0" w:lastColumn="0" w:oddVBand="0" w:evenVBand="0" w:oddHBand="0" w:evenHBand="0" w:firstRowFirstColumn="0" w:firstRowLastColumn="0" w:lastRowFirstColumn="0" w:lastRowLastColumn="0"/>
            </w:pPr>
            <w:r>
              <w:fldChar w:fldCharType="begin"/>
            </w:r>
            <w:r>
              <w:instrText xml:space="preserve"> HYPERLINK "http://w3m.sourceforge.net/" </w:instrText>
            </w:r>
            <w:r>
              <w:fldChar w:fldCharType="separate"/>
            </w:r>
            <w:r w:rsidR="00F4073A" w:rsidRPr="00F4073A">
              <w:rPr>
                <w:rStyle w:val="Hipervnculo"/>
              </w:rPr>
              <w:t>URL</w:t>
            </w:r>
            <w:r>
              <w:rPr>
                <w:rStyle w:val="Hipervnculo"/>
              </w:rPr>
              <w:fldChar w:fldCharType="end"/>
            </w:r>
          </w:p>
        </w:tc>
      </w:tr>
      <w:tr w:rsidR="00F4073A" w:rsidRPr="00F4073A" w14:paraId="6FC999AC" w14:textId="77777777" w:rsidTr="00F407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DFE0959" w14:textId="77777777" w:rsidR="00F4073A" w:rsidRPr="00F4073A" w:rsidRDefault="00F4073A">
            <w:pPr>
              <w:spacing w:after="160" w:line="259" w:lineRule="auto"/>
            </w:pPr>
            <w:r w:rsidRPr="00F4073A">
              <w:t>P. Baudis</w:t>
            </w:r>
          </w:p>
        </w:tc>
        <w:tc>
          <w:tcPr>
            <w:tcW w:w="0" w:type="auto"/>
            <w:hideMark/>
          </w:tcPr>
          <w:p w14:paraId="05B96957" w14:textId="77777777" w:rsidR="00F4073A" w:rsidRPr="00F4073A" w:rsidRDefault="00F4073A">
            <w:pPr>
              <w:spacing w:after="160" w:line="259" w:lineRule="auto"/>
              <w:cnfStyle w:val="000000100000" w:firstRow="0" w:lastRow="0" w:firstColumn="0" w:lastColumn="0" w:oddVBand="0" w:evenVBand="0" w:oddHBand="1" w:evenHBand="0" w:firstRowFirstColumn="0" w:firstRowLastColumn="0" w:lastRowFirstColumn="0" w:lastRowLastColumn="0"/>
            </w:pPr>
            <w:r w:rsidRPr="00F4073A">
              <w:t>Elinks</w:t>
            </w:r>
          </w:p>
        </w:tc>
        <w:tc>
          <w:tcPr>
            <w:tcW w:w="0" w:type="auto"/>
            <w:hideMark/>
          </w:tcPr>
          <w:p w14:paraId="350AD618" w14:textId="77777777" w:rsidR="00F4073A" w:rsidRPr="00F4073A" w:rsidRDefault="00F4073A">
            <w:pPr>
              <w:spacing w:after="160" w:line="259" w:lineRule="auto"/>
              <w:cnfStyle w:val="000000100000" w:firstRow="0" w:lastRow="0" w:firstColumn="0" w:lastColumn="0" w:oddVBand="0" w:evenVBand="0" w:oddHBand="1" w:evenHBand="0" w:firstRowFirstColumn="0" w:firstRowLastColumn="0" w:lastRowFirstColumn="0" w:lastRowLastColumn="0"/>
            </w:pPr>
            <w:r w:rsidRPr="00F4073A">
              <w:t>Navegador de texto</w:t>
            </w:r>
          </w:p>
        </w:tc>
        <w:tc>
          <w:tcPr>
            <w:tcW w:w="0" w:type="auto"/>
            <w:hideMark/>
          </w:tcPr>
          <w:p w14:paraId="7BC425FD" w14:textId="77777777" w:rsidR="00F4073A" w:rsidRPr="00F4073A" w:rsidRDefault="00F4073A">
            <w:pPr>
              <w:spacing w:after="160" w:line="259" w:lineRule="auto"/>
              <w:cnfStyle w:val="000000100000" w:firstRow="0" w:lastRow="0" w:firstColumn="0" w:lastColumn="0" w:oddVBand="0" w:evenVBand="0" w:oddHBand="1" w:evenHBand="0" w:firstRowFirstColumn="0" w:firstRowLastColumn="0" w:lastRowFirstColumn="0" w:lastRowLastColumn="0"/>
            </w:pPr>
            <w:r w:rsidRPr="00F4073A">
              <w:t>-</w:t>
            </w:r>
          </w:p>
        </w:tc>
        <w:tc>
          <w:tcPr>
            <w:tcW w:w="0" w:type="auto"/>
            <w:hideMark/>
          </w:tcPr>
          <w:p w14:paraId="2EF261DB" w14:textId="77777777" w:rsidR="00F4073A" w:rsidRPr="00F4073A" w:rsidRDefault="00F4073A">
            <w:pPr>
              <w:spacing w:after="160" w:line="259" w:lineRule="auto"/>
              <w:cnfStyle w:val="000000100000" w:firstRow="0" w:lastRow="0" w:firstColumn="0" w:lastColumn="0" w:oddVBand="0" w:evenVBand="0" w:oddHBand="1" w:evenHBand="0" w:firstRowFirstColumn="0" w:firstRowLastColumn="0" w:lastRowFirstColumn="0" w:lastRowLastColumn="0"/>
            </w:pPr>
          </w:p>
        </w:tc>
        <w:tc>
          <w:tcPr>
            <w:tcW w:w="0" w:type="auto"/>
            <w:hideMark/>
          </w:tcPr>
          <w:p w14:paraId="23A0EDA5" w14:textId="77777777" w:rsidR="00F4073A" w:rsidRPr="00F4073A" w:rsidRDefault="00235B33">
            <w:pPr>
              <w:spacing w:after="160" w:line="259" w:lineRule="auto"/>
              <w:cnfStyle w:val="000000100000" w:firstRow="0" w:lastRow="0" w:firstColumn="0" w:lastColumn="0" w:oddVBand="0" w:evenVBand="0" w:oddHBand="1" w:evenHBand="0" w:firstRowFirstColumn="0" w:firstRowLastColumn="0" w:lastRowFirstColumn="0" w:lastRowLastColumn="0"/>
            </w:pPr>
            <w:r>
              <w:fldChar w:fldCharType="begin"/>
            </w:r>
            <w:r>
              <w:instrText xml:space="preserve"> HYPERLINK "http://www.elinks.cz/" </w:instrText>
            </w:r>
            <w:r>
              <w:fldChar w:fldCharType="separate"/>
            </w:r>
            <w:r w:rsidR="00F4073A" w:rsidRPr="00F4073A">
              <w:rPr>
                <w:rStyle w:val="Hipervnculo"/>
              </w:rPr>
              <w:t>URL</w:t>
            </w:r>
            <w:r>
              <w:rPr>
                <w:rStyle w:val="Hipervnculo"/>
              </w:rPr>
              <w:fldChar w:fldCharType="end"/>
            </w:r>
          </w:p>
        </w:tc>
      </w:tr>
    </w:tbl>
    <w:p w14:paraId="2419474F" w14:textId="77777777" w:rsidR="00F4073A" w:rsidRPr="00F4073A" w:rsidRDefault="00F4073A">
      <w:r w:rsidRPr="00F4073A">
        <w:t>Existen muchos más navegadores, esto sólo es una lista de los que he considerado más relevantes.</w:t>
      </w:r>
    </w:p>
    <w:p w14:paraId="78D163DC" w14:textId="77777777" w:rsidR="007E265F" w:rsidRDefault="007E265F"/>
    <w:p w14:paraId="13F0D7AD" w14:textId="77777777" w:rsidR="00F4073A" w:rsidRPr="00F4073A" w:rsidRDefault="00235B33">
      <w:pPr>
        <w:pStyle w:val="Ttulo2"/>
      </w:pPr>
      <w:r>
        <w:fldChar w:fldCharType="begin"/>
      </w:r>
      <w:r>
        <w:instrText xml:space="preserve"> HYPERLINK "https://lenguajecss.com/css/introduccion/niveles-y-prefijos-css/" \l "niveles-css" </w:instrText>
      </w:r>
      <w:r>
        <w:fldChar w:fldCharType="separate"/>
      </w:r>
      <w:r w:rsidR="00F4073A" w:rsidRPr="00F4073A">
        <w:rPr>
          <w:rStyle w:val="Hipervnculo"/>
          <w:color w:val="auto"/>
          <w:u w:val="none"/>
        </w:rPr>
        <w:t>Niveles CSS</w:t>
      </w:r>
      <w:r>
        <w:rPr>
          <w:rStyle w:val="Hipervnculo"/>
          <w:color w:val="auto"/>
          <w:u w:val="none"/>
        </w:rPr>
        <w:fldChar w:fldCharType="end"/>
      </w:r>
    </w:p>
    <w:p w14:paraId="198EB8EE" w14:textId="77777777" w:rsidR="00F4073A" w:rsidRDefault="00F4073A">
      <w:pPr>
        <w:pStyle w:val="NormalWeb"/>
      </w:pPr>
      <w:r>
        <w:t xml:space="preserve">A lo largo de su historia, </w:t>
      </w:r>
      <w:r>
        <w:rPr>
          <w:rStyle w:val="Textoennegrita"/>
        </w:rPr>
        <w:t>CSS</w:t>
      </w:r>
      <w:r>
        <w:t xml:space="preserve"> ha ido evolucionado en diferentes versiones denominados </w:t>
      </w:r>
      <w:r>
        <w:rPr>
          <w:rStyle w:val="Textoennegrita"/>
        </w:rPr>
        <w:t>niveles</w:t>
      </w:r>
      <w:r>
        <w:t>:</w:t>
      </w:r>
    </w:p>
    <w:tbl>
      <w:tblPr>
        <w:tblStyle w:val="Tabladecuadrcula4-nfasis3"/>
        <w:tblW w:w="0" w:type="auto"/>
        <w:tblLook w:val="04A0" w:firstRow="1" w:lastRow="0" w:firstColumn="1" w:lastColumn="0" w:noHBand="0" w:noVBand="1"/>
      </w:tblPr>
      <w:tblGrid>
        <w:gridCol w:w="815"/>
        <w:gridCol w:w="663"/>
        <w:gridCol w:w="5605"/>
      </w:tblGrid>
      <w:tr w:rsidR="00F4073A" w14:paraId="72FEB6A6" w14:textId="77777777" w:rsidTr="00F407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35934F7" w14:textId="77777777" w:rsidR="00F4073A" w:rsidRDefault="00F4073A">
            <w:pPr>
              <w:jc w:val="center"/>
            </w:pPr>
            <w:r>
              <w:rPr>
                <w:b w:val="0"/>
                <w:bCs w:val="0"/>
              </w:rPr>
              <w:t>Nivel</w:t>
            </w:r>
          </w:p>
        </w:tc>
        <w:tc>
          <w:tcPr>
            <w:tcW w:w="0" w:type="auto"/>
            <w:hideMark/>
          </w:tcPr>
          <w:p w14:paraId="6051AB8A" w14:textId="77777777" w:rsidR="00F4073A" w:rsidRDefault="00F4073A">
            <w:pPr>
              <w:jc w:val="center"/>
              <w:cnfStyle w:val="100000000000" w:firstRow="1" w:lastRow="0" w:firstColumn="0" w:lastColumn="0" w:oddVBand="0" w:evenVBand="0" w:oddHBand="0" w:evenHBand="0" w:firstRowFirstColumn="0" w:firstRowLastColumn="0" w:lastRowFirstColumn="0" w:lastRowLastColumn="0"/>
              <w:rPr>
                <w:b w:val="0"/>
                <w:bCs w:val="0"/>
              </w:rPr>
            </w:pPr>
            <w:r>
              <w:rPr>
                <w:b w:val="0"/>
                <w:bCs w:val="0"/>
              </w:rPr>
              <w:t>Año</w:t>
            </w:r>
          </w:p>
        </w:tc>
        <w:tc>
          <w:tcPr>
            <w:tcW w:w="5605" w:type="dxa"/>
            <w:hideMark/>
          </w:tcPr>
          <w:p w14:paraId="382EB5BC" w14:textId="77777777" w:rsidR="00F4073A" w:rsidRDefault="00F4073A">
            <w:pPr>
              <w:jc w:val="center"/>
              <w:cnfStyle w:val="100000000000" w:firstRow="1" w:lastRow="0" w:firstColumn="0" w:lastColumn="0" w:oddVBand="0" w:evenVBand="0" w:oddHBand="0" w:evenHBand="0" w:firstRowFirstColumn="0" w:firstRowLastColumn="0" w:lastRowFirstColumn="0" w:lastRowLastColumn="0"/>
              <w:rPr>
                <w:b w:val="0"/>
                <w:bCs w:val="0"/>
              </w:rPr>
            </w:pPr>
            <w:r>
              <w:rPr>
                <w:b w:val="0"/>
                <w:bCs w:val="0"/>
              </w:rPr>
              <w:t>Descripción</w:t>
            </w:r>
          </w:p>
        </w:tc>
      </w:tr>
      <w:tr w:rsidR="00F4073A" w14:paraId="6CA7B5DF" w14:textId="77777777" w:rsidTr="00F407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0B1F7D7" w14:textId="77777777" w:rsidR="00F4073A" w:rsidRDefault="00F4073A">
            <w:pPr>
              <w:rPr>
                <w:b w:val="0"/>
                <w:bCs w:val="0"/>
              </w:rPr>
            </w:pPr>
            <w:r>
              <w:rPr>
                <w:rStyle w:val="Textoennegrita"/>
              </w:rPr>
              <w:t>CSS1</w:t>
            </w:r>
          </w:p>
        </w:tc>
        <w:tc>
          <w:tcPr>
            <w:tcW w:w="0" w:type="auto"/>
            <w:hideMark/>
          </w:tcPr>
          <w:p w14:paraId="367DBE8F" w14:textId="77777777" w:rsidR="00F4073A" w:rsidRDefault="00F4073A">
            <w:pPr>
              <w:cnfStyle w:val="000000100000" w:firstRow="0" w:lastRow="0" w:firstColumn="0" w:lastColumn="0" w:oddVBand="0" w:evenVBand="0" w:oddHBand="1" w:evenHBand="0" w:firstRowFirstColumn="0" w:firstRowLastColumn="0" w:lastRowFirstColumn="0" w:lastRowLastColumn="0"/>
            </w:pPr>
            <w:r>
              <w:t>1996</w:t>
            </w:r>
          </w:p>
        </w:tc>
        <w:tc>
          <w:tcPr>
            <w:tcW w:w="5605" w:type="dxa"/>
            <w:hideMark/>
          </w:tcPr>
          <w:p w14:paraId="11044A6B" w14:textId="77777777" w:rsidR="00F4073A" w:rsidRDefault="00F4073A">
            <w:pPr>
              <w:cnfStyle w:val="000000100000" w:firstRow="0" w:lastRow="0" w:firstColumn="0" w:lastColumn="0" w:oddVBand="0" w:evenVBand="0" w:oddHBand="1" w:evenHBand="0" w:firstRowFirstColumn="0" w:firstRowLastColumn="0" w:lastRowFirstColumn="0" w:lastRowLastColumn="0"/>
            </w:pPr>
            <w:r>
              <w:t>Propiedades de fuente, colores, alineación, etc...</w:t>
            </w:r>
          </w:p>
        </w:tc>
      </w:tr>
      <w:tr w:rsidR="00F4073A" w14:paraId="36CD6E18" w14:textId="77777777" w:rsidTr="00F4073A">
        <w:tc>
          <w:tcPr>
            <w:cnfStyle w:val="001000000000" w:firstRow="0" w:lastRow="0" w:firstColumn="1" w:lastColumn="0" w:oddVBand="0" w:evenVBand="0" w:oddHBand="0" w:evenHBand="0" w:firstRowFirstColumn="0" w:firstRowLastColumn="0" w:lastRowFirstColumn="0" w:lastRowLastColumn="0"/>
            <w:tcW w:w="0" w:type="auto"/>
            <w:hideMark/>
          </w:tcPr>
          <w:p w14:paraId="78F92564" w14:textId="77777777" w:rsidR="00F4073A" w:rsidRDefault="00F4073A">
            <w:r>
              <w:rPr>
                <w:rStyle w:val="Textoennegrita"/>
              </w:rPr>
              <w:t>CSS2</w:t>
            </w:r>
          </w:p>
        </w:tc>
        <w:tc>
          <w:tcPr>
            <w:tcW w:w="0" w:type="auto"/>
            <w:hideMark/>
          </w:tcPr>
          <w:p w14:paraId="091C776D" w14:textId="77777777" w:rsidR="00F4073A" w:rsidRDefault="00F4073A">
            <w:pPr>
              <w:cnfStyle w:val="000000000000" w:firstRow="0" w:lastRow="0" w:firstColumn="0" w:lastColumn="0" w:oddVBand="0" w:evenVBand="0" w:oddHBand="0" w:evenHBand="0" w:firstRowFirstColumn="0" w:firstRowLastColumn="0" w:lastRowFirstColumn="0" w:lastRowLastColumn="0"/>
            </w:pPr>
            <w:r>
              <w:t>1998</w:t>
            </w:r>
          </w:p>
        </w:tc>
        <w:tc>
          <w:tcPr>
            <w:tcW w:w="5605" w:type="dxa"/>
            <w:hideMark/>
          </w:tcPr>
          <w:p w14:paraId="241E3B16" w14:textId="77777777" w:rsidR="00F4073A" w:rsidRDefault="00F4073A">
            <w:pPr>
              <w:cnfStyle w:val="000000000000" w:firstRow="0" w:lastRow="0" w:firstColumn="0" w:lastColumn="0" w:oddVBand="0" w:evenVBand="0" w:oddHBand="0" w:evenHBand="0" w:firstRowFirstColumn="0" w:firstRowLastColumn="0" w:lastRowFirstColumn="0" w:lastRowLastColumn="0"/>
            </w:pPr>
            <w:r>
              <w:t>Propiedades de posicionamiento, tipos de medios, etc...</w:t>
            </w:r>
          </w:p>
        </w:tc>
      </w:tr>
      <w:tr w:rsidR="00F4073A" w14:paraId="2F59A8D3" w14:textId="77777777" w:rsidTr="00F407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20563EB" w14:textId="77777777" w:rsidR="00F4073A" w:rsidRDefault="00F4073A">
            <w:r>
              <w:rPr>
                <w:rStyle w:val="Textoennegrita"/>
              </w:rPr>
              <w:t>CSS2.1</w:t>
            </w:r>
          </w:p>
        </w:tc>
        <w:tc>
          <w:tcPr>
            <w:tcW w:w="0" w:type="auto"/>
            <w:hideMark/>
          </w:tcPr>
          <w:p w14:paraId="23D6CFA4" w14:textId="77777777" w:rsidR="00F4073A" w:rsidRDefault="00F4073A">
            <w:pPr>
              <w:cnfStyle w:val="000000100000" w:firstRow="0" w:lastRow="0" w:firstColumn="0" w:lastColumn="0" w:oddVBand="0" w:evenVBand="0" w:oddHBand="1" w:evenHBand="0" w:firstRowFirstColumn="0" w:firstRowLastColumn="0" w:lastRowFirstColumn="0" w:lastRowLastColumn="0"/>
            </w:pPr>
            <w:r>
              <w:t>2005</w:t>
            </w:r>
          </w:p>
        </w:tc>
        <w:tc>
          <w:tcPr>
            <w:tcW w:w="5605" w:type="dxa"/>
            <w:hideMark/>
          </w:tcPr>
          <w:p w14:paraId="02E892F0" w14:textId="77777777" w:rsidR="00F4073A" w:rsidRDefault="00F4073A">
            <w:pPr>
              <w:cnfStyle w:val="000000100000" w:firstRow="0" w:lastRow="0" w:firstColumn="0" w:lastColumn="0" w:oddVBand="0" w:evenVBand="0" w:oddHBand="1" w:evenHBand="0" w:firstRowFirstColumn="0" w:firstRowLastColumn="0" w:lastRowFirstColumn="0" w:lastRowLastColumn="0"/>
            </w:pPr>
            <w:r>
              <w:t>Corrige errores de CSS2 y modifica ciertas propiedades</w:t>
            </w:r>
          </w:p>
        </w:tc>
      </w:tr>
      <w:tr w:rsidR="00F4073A" w14:paraId="61AD439E" w14:textId="77777777" w:rsidTr="00F4073A">
        <w:tc>
          <w:tcPr>
            <w:cnfStyle w:val="001000000000" w:firstRow="0" w:lastRow="0" w:firstColumn="1" w:lastColumn="0" w:oddVBand="0" w:evenVBand="0" w:oddHBand="0" w:evenHBand="0" w:firstRowFirstColumn="0" w:firstRowLastColumn="0" w:lastRowFirstColumn="0" w:lastRowLastColumn="0"/>
            <w:tcW w:w="0" w:type="auto"/>
            <w:hideMark/>
          </w:tcPr>
          <w:p w14:paraId="1DAE83DE" w14:textId="77777777" w:rsidR="00F4073A" w:rsidRDefault="00F4073A">
            <w:r>
              <w:rPr>
                <w:rStyle w:val="Textoennegrita"/>
              </w:rPr>
              <w:t>CSS3</w:t>
            </w:r>
          </w:p>
        </w:tc>
        <w:tc>
          <w:tcPr>
            <w:tcW w:w="0" w:type="auto"/>
            <w:hideMark/>
          </w:tcPr>
          <w:p w14:paraId="4B05A4A1" w14:textId="77777777" w:rsidR="00F4073A" w:rsidRDefault="00F4073A">
            <w:pPr>
              <w:cnfStyle w:val="000000000000" w:firstRow="0" w:lastRow="0" w:firstColumn="0" w:lastColumn="0" w:oddVBand="0" w:evenVBand="0" w:oddHBand="0" w:evenHBand="0" w:firstRowFirstColumn="0" w:firstRowLastColumn="0" w:lastRowFirstColumn="0" w:lastRowLastColumn="0"/>
            </w:pPr>
            <w:r>
              <w:t>2011</w:t>
            </w:r>
          </w:p>
        </w:tc>
        <w:tc>
          <w:tcPr>
            <w:tcW w:w="5605" w:type="dxa"/>
            <w:hideMark/>
          </w:tcPr>
          <w:p w14:paraId="32898B2E" w14:textId="77777777" w:rsidR="00F4073A" w:rsidRDefault="00F4073A">
            <w:pPr>
              <w:cnfStyle w:val="000000000000" w:firstRow="0" w:lastRow="0" w:firstColumn="0" w:lastColumn="0" w:oddVBand="0" w:evenVBand="0" w:oddHBand="0" w:evenHBand="0" w:firstRowFirstColumn="0" w:firstRowLastColumn="0" w:lastRowFirstColumn="0" w:lastRowLastColumn="0"/>
            </w:pPr>
            <w:r>
              <w:t>Inicio de características de CSS como módulos separados</w:t>
            </w:r>
          </w:p>
        </w:tc>
      </w:tr>
    </w:tbl>
    <w:p w14:paraId="4F07F16B" w14:textId="77777777" w:rsidR="00F4073A" w:rsidRDefault="00F4073A">
      <w:pPr>
        <w:pStyle w:val="NormalWeb"/>
      </w:pPr>
      <w:r>
        <w:t xml:space="preserve">Desde 2011, la </w:t>
      </w:r>
      <w:r>
        <w:rPr>
          <w:rStyle w:val="Textoennegrita"/>
        </w:rPr>
        <w:t>especificación CSS</w:t>
      </w:r>
      <w:r>
        <w:t xml:space="preserve"> comienza a evolucionar separando sus nuevas funcionalidades en pequeños </w:t>
      </w:r>
      <w:r>
        <w:rPr>
          <w:rStyle w:val="Textoennegrita"/>
        </w:rPr>
        <w:t>módulos</w:t>
      </w:r>
      <w:r>
        <w:t xml:space="preserve">, favoreciendo su implementación en navegadores. Si se desea información más técnica, se puede consultar la evolución de los diferentes </w:t>
      </w:r>
      <w:r w:rsidR="00235B33">
        <w:fldChar w:fldCharType="begin"/>
      </w:r>
      <w:r w:rsidR="00235B33">
        <w:instrText xml:space="preserve"> HYPERLINK "https://www.w3.org/standards/techs/css" </w:instrText>
      </w:r>
      <w:r w:rsidR="00235B33">
        <w:fldChar w:fldCharType="separate"/>
      </w:r>
      <w:r>
        <w:rPr>
          <w:rStyle w:val="Hipervnculo"/>
        </w:rPr>
        <w:t>módulos relacionados con CSS</w:t>
      </w:r>
      <w:r w:rsidR="00235B33">
        <w:rPr>
          <w:rStyle w:val="Hipervnculo"/>
        </w:rPr>
        <w:fldChar w:fldCharType="end"/>
      </w:r>
      <w:r>
        <w:t xml:space="preserve"> en la página web del consorcio W3C.</w:t>
      </w:r>
    </w:p>
    <w:p w14:paraId="7EC57AB9" w14:textId="77777777" w:rsidR="00F4073A" w:rsidRPr="00F4073A" w:rsidRDefault="00235B33">
      <w:pPr>
        <w:pStyle w:val="Ttulo3"/>
      </w:pPr>
      <w:r>
        <w:fldChar w:fldCharType="begin"/>
      </w:r>
      <w:r>
        <w:instrText xml:space="preserve"> HYPERLINK "https://lenguajecss.com/css/introduccion/niveles-y-prefijos-css/" \l "prefijos" </w:instrText>
      </w:r>
      <w:r>
        <w:fldChar w:fldCharType="separate"/>
      </w:r>
      <w:r w:rsidR="00F4073A" w:rsidRPr="00F4073A">
        <w:rPr>
          <w:rStyle w:val="Hipervnculo"/>
          <w:color w:val="2E74B5" w:themeColor="accent1" w:themeShade="BF"/>
          <w:u w:val="none"/>
        </w:rPr>
        <w:t>Prefijos</w:t>
      </w:r>
      <w:r>
        <w:rPr>
          <w:rStyle w:val="Hipervnculo"/>
          <w:color w:val="2E74B5" w:themeColor="accent1" w:themeShade="BF"/>
          <w:u w:val="none"/>
        </w:rPr>
        <w:fldChar w:fldCharType="end"/>
      </w:r>
    </w:p>
    <w:p w14:paraId="7901F7C6" w14:textId="77777777" w:rsidR="00F4073A" w:rsidRDefault="00F4073A">
      <w:pPr>
        <w:pStyle w:val="NormalWeb"/>
      </w:pPr>
      <w:r>
        <w:t xml:space="preserve">Algunas de las propiedades que veremos no están definidas por completo, sólo son borradores o pueden variar en la especificación definitiva, por lo que los navegadores las implementan utilizando una serie de </w:t>
      </w:r>
      <w:r>
        <w:rPr>
          <w:rStyle w:val="Textoennegrita"/>
        </w:rPr>
        <w:t>vendor prefixes</w:t>
      </w:r>
      <w:r>
        <w:t xml:space="preserve"> (</w:t>
      </w:r>
      <w:r>
        <w:rPr>
          <w:rStyle w:val="nfasis"/>
        </w:rPr>
        <w:t>prefijos por navegador</w:t>
      </w:r>
      <w:r>
        <w:t>), que facilitan la segmentación de funcionalidades.</w:t>
      </w:r>
    </w:p>
    <w:p w14:paraId="5B8B6EC6" w14:textId="77777777" w:rsidR="00F4073A" w:rsidRDefault="00F4073A">
      <w:pPr>
        <w:pStyle w:val="NormalWeb"/>
      </w:pPr>
      <w:r>
        <w:t>De esta forma, podemos utilizar varios prefijos para asegurarnos que aunque dichas funcionalidades tengan un comportamiento o sintaxis diferente en cada navegador, podemos hacer referencia a cada una de ellas por separado:</w:t>
      </w:r>
    </w:p>
    <w:bookmarkStart w:id="4" w:name="_MON_1660217250"/>
    <w:bookmarkEnd w:id="4"/>
    <w:p w14:paraId="0F2587E9" w14:textId="77777777" w:rsidR="00F4073A" w:rsidRDefault="00F4073A">
      <w:r>
        <w:object w:dxaOrig="8838" w:dyaOrig="2441" w14:anchorId="6B2996A0">
          <v:shape id="_x0000_i1027" type="#_x0000_t75" style="width:439.5pt;height:122.25pt" o:ole="">
            <v:imagedata r:id="rId13" o:title=""/>
          </v:shape>
          <o:OLEObject Type="Embed" ProgID="Word.OpenDocumentText.12" ShapeID="_x0000_i1027" DrawAspect="Content" ObjectID="_1664042536" r:id="rId14"/>
        </w:object>
      </w:r>
    </w:p>
    <w:p w14:paraId="2DDBB14A" w14:textId="77777777" w:rsidR="00F4073A" w:rsidRDefault="00F4073A">
      <w:pPr>
        <w:pStyle w:val="Ttulo2"/>
      </w:pPr>
      <w:r>
        <w:t>Herencia CSS</w:t>
      </w:r>
    </w:p>
    <w:p w14:paraId="602D2DD6" w14:textId="77777777" w:rsidR="00F4073A" w:rsidRPr="00F4073A" w:rsidRDefault="00235B33">
      <w:pPr>
        <w:pStyle w:val="Ttulo3"/>
      </w:pPr>
      <w:r>
        <w:fldChar w:fldCharType="begin"/>
      </w:r>
      <w:r>
        <w:instrText xml:space="preserve"> HYPERLINK "https://lenguajecss.com/css/introduccion/herencia-css/" \l "concepto-de-herencia" </w:instrText>
      </w:r>
      <w:r>
        <w:fldChar w:fldCharType="separate"/>
      </w:r>
      <w:r w:rsidR="00F4073A" w:rsidRPr="00F4073A">
        <w:rPr>
          <w:rStyle w:val="Hipervnculo"/>
          <w:color w:val="2E74B5" w:themeColor="accent1" w:themeShade="BF"/>
          <w:u w:val="none"/>
        </w:rPr>
        <w:t>Concepto de herencia</w:t>
      </w:r>
      <w:r>
        <w:rPr>
          <w:rStyle w:val="Hipervnculo"/>
          <w:color w:val="2E74B5" w:themeColor="accent1" w:themeShade="BF"/>
          <w:u w:val="none"/>
        </w:rPr>
        <w:fldChar w:fldCharType="end"/>
      </w:r>
    </w:p>
    <w:p w14:paraId="40444F4C" w14:textId="77777777" w:rsidR="00F4073A" w:rsidRDefault="00F4073A">
      <w:pPr>
        <w:pStyle w:val="NormalWeb"/>
      </w:pPr>
      <w:r>
        <w:t xml:space="preserve">En primer lugar, debemos saber que algunas propiedades CSS se </w:t>
      </w:r>
      <w:r>
        <w:rPr>
          <w:rStyle w:val="Textoennegrita"/>
        </w:rPr>
        <w:t>heredan</w:t>
      </w:r>
      <w:r>
        <w:t xml:space="preserve"> desde los elementos padres a los elementos hijos, modificando el valor que tienen por defecto:</w:t>
      </w:r>
    </w:p>
    <w:bookmarkStart w:id="5" w:name="_MON_1660217612"/>
    <w:bookmarkEnd w:id="5"/>
    <w:p w14:paraId="17A2E74F" w14:textId="77777777" w:rsidR="00F4073A" w:rsidRDefault="00F4073A">
      <w:pPr>
        <w:pStyle w:val="NormalWeb"/>
      </w:pPr>
      <w:r>
        <w:object w:dxaOrig="8838" w:dyaOrig="1590" w14:anchorId="35847B2D">
          <v:shape id="_x0000_i1028" type="#_x0000_t75" style="width:439.5pt;height:79.5pt" o:ole="">
            <v:imagedata r:id="rId15" o:title=""/>
          </v:shape>
          <o:OLEObject Type="Embed" ProgID="Word.OpenDocumentText.12" ShapeID="_x0000_i1028" DrawAspect="Content" ObjectID="_1664042537" r:id="rId16"/>
        </w:object>
      </w:r>
    </w:p>
    <w:p w14:paraId="5F908D3A" w14:textId="77777777" w:rsidR="00F4073A" w:rsidRPr="00F4073A" w:rsidRDefault="00F4073A">
      <w:pPr>
        <w:tabs>
          <w:tab w:val="left" w:pos="1005"/>
        </w:tabs>
        <w:rPr>
          <w:lang w:eastAsia="es-MX"/>
        </w:rPr>
      </w:pPr>
      <w:r w:rsidRPr="00F4073A">
        <w:rPr>
          <w:lang w:eastAsia="es-MX"/>
        </w:rPr>
        <w:t xml:space="preserve">En el ejemplo anterior, aplicamos a la etiqueta HTML &lt;body&gt; el </w:t>
      </w:r>
      <w:r w:rsidRPr="00F4073A">
        <w:rPr>
          <w:b/>
          <w:bCs/>
          <w:lang w:eastAsia="es-MX"/>
        </w:rPr>
        <w:t>color de texto verde</w:t>
      </w:r>
      <w:r w:rsidRPr="00F4073A">
        <w:rPr>
          <w:lang w:eastAsia="es-MX"/>
        </w:rPr>
        <w:t>. En principio, esta propiedad aplicará dicho color a los textos que estén dentro de dicha etiqueta &lt;body&gt;.</w:t>
      </w:r>
    </w:p>
    <w:p w14:paraId="4786C781" w14:textId="77777777" w:rsidR="00F4073A" w:rsidRPr="00F4073A" w:rsidRDefault="00F4073A">
      <w:pPr>
        <w:tabs>
          <w:tab w:val="left" w:pos="1005"/>
        </w:tabs>
        <w:rPr>
          <w:lang w:eastAsia="es-MX"/>
        </w:rPr>
      </w:pPr>
      <w:r w:rsidRPr="00F4073A">
        <w:rPr>
          <w:lang w:eastAsia="es-MX"/>
        </w:rPr>
        <w:t xml:space="preserve">Sin embargo, si tenemos más etiquetas dentro, como por ejemplo una etiqueta &lt;div&gt; con texto en su interior, si no tenemos aplicada una propiedad color a dicho elemento, veremos que también aparece en color verde. Esto ocurre porque la propiedad </w:t>
      </w:r>
      <w:r w:rsidRPr="00F4073A">
        <w:rPr>
          <w:b/>
          <w:bCs/>
          <w:lang w:eastAsia="es-MX"/>
        </w:rPr>
        <w:t>color</w:t>
      </w:r>
      <w:r w:rsidRPr="00F4073A">
        <w:rPr>
          <w:lang w:eastAsia="es-MX"/>
        </w:rPr>
        <w:t xml:space="preserve"> es una de las propiedades CSS que, en el caso de no tener valor específico, </w:t>
      </w:r>
      <w:r w:rsidRPr="00F4073A">
        <w:rPr>
          <w:b/>
          <w:bCs/>
          <w:lang w:eastAsia="es-MX"/>
        </w:rPr>
        <w:t>hereda el valor de su elemento padre</w:t>
      </w:r>
      <w:r w:rsidRPr="00F4073A">
        <w:rPr>
          <w:lang w:eastAsia="es-MX"/>
        </w:rPr>
        <w:t>.</w:t>
      </w:r>
    </w:p>
    <w:p w14:paraId="18A08D1D" w14:textId="77777777" w:rsidR="00F4073A" w:rsidRPr="00F4073A" w:rsidRDefault="00F4073A">
      <w:pPr>
        <w:tabs>
          <w:tab w:val="left" w:pos="1005"/>
        </w:tabs>
        <w:rPr>
          <w:lang w:eastAsia="es-MX"/>
        </w:rPr>
      </w:pPr>
      <w:r w:rsidRPr="00F4073A">
        <w:rPr>
          <w:lang w:eastAsia="es-MX"/>
        </w:rPr>
        <w:t xml:space="preserve">Ojo, porque esto no ocurre si lo hacemos con otras propiedades CSS, como por ejemplo, con </w:t>
      </w:r>
      <w:r w:rsidRPr="00F4073A">
        <w:rPr>
          <w:b/>
          <w:bCs/>
          <w:lang w:eastAsia="es-MX"/>
        </w:rPr>
        <w:t>los bordes</w:t>
      </w:r>
      <w:r w:rsidRPr="00F4073A">
        <w:rPr>
          <w:lang w:eastAsia="es-MX"/>
        </w:rPr>
        <w:t xml:space="preserve"> de un elemento HTML:</w:t>
      </w:r>
    </w:p>
    <w:bookmarkStart w:id="6" w:name="_MON_1660217784"/>
    <w:bookmarkEnd w:id="6"/>
    <w:p w14:paraId="62523E91" w14:textId="77777777" w:rsidR="00F4073A" w:rsidRDefault="00F4073A">
      <w:pPr>
        <w:tabs>
          <w:tab w:val="left" w:pos="1005"/>
        </w:tabs>
        <w:rPr>
          <w:lang w:eastAsia="es-MX"/>
        </w:rPr>
      </w:pPr>
      <w:r>
        <w:rPr>
          <w:lang w:eastAsia="es-MX"/>
        </w:rPr>
        <w:object w:dxaOrig="8838" w:dyaOrig="1425" w14:anchorId="36763B59">
          <v:shape id="_x0000_i1029" type="#_x0000_t75" style="width:439.5pt;height:1in" o:ole="">
            <v:imagedata r:id="rId17" o:title=""/>
          </v:shape>
          <o:OLEObject Type="Embed" ProgID="Word.OpenDocumentText.12" ShapeID="_x0000_i1029" DrawAspect="Content" ObjectID="_1664042538" r:id="rId18"/>
        </w:object>
      </w:r>
    </w:p>
    <w:p w14:paraId="083720E3" w14:textId="77777777" w:rsidR="00F4073A" w:rsidRDefault="00F4073A">
      <w:pPr>
        <w:tabs>
          <w:tab w:val="left" w:pos="1005"/>
        </w:tabs>
        <w:rPr>
          <w:lang w:eastAsia="es-MX"/>
        </w:rPr>
      </w:pPr>
      <w:r w:rsidRPr="00F4073A">
        <w:rPr>
          <w:lang w:eastAsia="es-MX"/>
        </w:rPr>
        <w:t xml:space="preserve">Si esta propiedad aplicara herencia, todos los elementos HTML situados en el interior de &lt;body&gt; tendrían un borde rojo, comportamiento que no suele ser el deseado. Por esa razón, la herencia no ocurre con todas las propiedades CSS, sino sólo con algunas propiedades como </w:t>
      </w:r>
      <w:r w:rsidRPr="00F4073A">
        <w:rPr>
          <w:b/>
          <w:bCs/>
          <w:lang w:eastAsia="es-MX"/>
        </w:rPr>
        <w:t>color</w:t>
      </w:r>
      <w:r w:rsidRPr="00F4073A">
        <w:rPr>
          <w:lang w:eastAsia="es-MX"/>
        </w:rPr>
        <w:t xml:space="preserve"> o </w:t>
      </w:r>
      <w:r w:rsidRPr="00F4073A">
        <w:rPr>
          <w:b/>
          <w:bCs/>
          <w:lang w:eastAsia="es-MX"/>
        </w:rPr>
        <w:t>font</w:t>
      </w:r>
      <w:r w:rsidRPr="00F4073A">
        <w:rPr>
          <w:lang w:eastAsia="es-MX"/>
        </w:rPr>
        <w:t>, donde si suele ser deseable.</w:t>
      </w:r>
    </w:p>
    <w:p w14:paraId="45F560A2" w14:textId="77777777" w:rsidR="00F4073A" w:rsidRPr="00F4073A" w:rsidRDefault="00235B33">
      <w:pPr>
        <w:pStyle w:val="Ttulo3"/>
      </w:pPr>
      <w:r>
        <w:lastRenderedPageBreak/>
        <w:fldChar w:fldCharType="begin"/>
      </w:r>
      <w:r>
        <w:instrText xml:space="preserve"> HYPERLINK "https://lenguajecss.com/css/introduccion/herencia-css/" \l "valores-especiales" </w:instrText>
      </w:r>
      <w:r>
        <w:fldChar w:fldCharType="separate"/>
      </w:r>
      <w:r w:rsidR="00F4073A" w:rsidRPr="00F4073A">
        <w:rPr>
          <w:rStyle w:val="Hipervnculo"/>
          <w:color w:val="2E74B5" w:themeColor="accent1" w:themeShade="BF"/>
          <w:u w:val="none"/>
        </w:rPr>
        <w:t>Valores especiales</w:t>
      </w:r>
      <w:r>
        <w:rPr>
          <w:rStyle w:val="Hipervnculo"/>
          <w:color w:val="2E74B5" w:themeColor="accent1" w:themeShade="BF"/>
          <w:u w:val="none"/>
        </w:rPr>
        <w:fldChar w:fldCharType="end"/>
      </w:r>
    </w:p>
    <w:p w14:paraId="7188FB38" w14:textId="77777777" w:rsidR="00F4073A" w:rsidRDefault="00F4073A">
      <w:pPr>
        <w:pStyle w:val="NormalWeb"/>
      </w:pPr>
      <w:r>
        <w:t xml:space="preserve">Además de los valores habituales de cada propiedad CSS, también podemos aplicar ciertos </w:t>
      </w:r>
      <w:r>
        <w:rPr>
          <w:rStyle w:val="Textoennegrita"/>
        </w:rPr>
        <w:t>valores especiales</w:t>
      </w:r>
      <w:r>
        <w:t xml:space="preserve"> que son </w:t>
      </w:r>
      <w:r>
        <w:rPr>
          <w:rStyle w:val="Textoennegrita"/>
        </w:rPr>
        <w:t>comunes</w:t>
      </w:r>
      <w:r>
        <w:t xml:space="preserve"> a todas las propiedades existentes. Con estos valores modificamos el comportamiento de la herencia en dicha propiedad:</w:t>
      </w:r>
    </w:p>
    <w:tbl>
      <w:tblPr>
        <w:tblStyle w:val="Tabladecuadrcula4-nfasis3"/>
        <w:tblW w:w="0" w:type="auto"/>
        <w:tblLook w:val="04A0" w:firstRow="1" w:lastRow="0" w:firstColumn="1" w:lastColumn="0" w:noHBand="0" w:noVBand="1"/>
      </w:tblPr>
      <w:tblGrid>
        <w:gridCol w:w="809"/>
        <w:gridCol w:w="8112"/>
      </w:tblGrid>
      <w:tr w:rsidR="00F4073A" w14:paraId="03878821" w14:textId="77777777" w:rsidTr="00F407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F1A816A" w14:textId="77777777" w:rsidR="00F4073A" w:rsidRDefault="00F4073A">
            <w:pPr>
              <w:jc w:val="center"/>
            </w:pPr>
            <w:r>
              <w:rPr>
                <w:b w:val="0"/>
                <w:bCs w:val="0"/>
              </w:rPr>
              <w:t>Valor</w:t>
            </w:r>
          </w:p>
        </w:tc>
        <w:tc>
          <w:tcPr>
            <w:tcW w:w="0" w:type="auto"/>
            <w:hideMark/>
          </w:tcPr>
          <w:p w14:paraId="26E392E8" w14:textId="77777777" w:rsidR="00F4073A" w:rsidRDefault="00F4073A">
            <w:pPr>
              <w:jc w:val="center"/>
              <w:cnfStyle w:val="100000000000" w:firstRow="1" w:lastRow="0" w:firstColumn="0" w:lastColumn="0" w:oddVBand="0" w:evenVBand="0" w:oddHBand="0" w:evenHBand="0" w:firstRowFirstColumn="0" w:firstRowLastColumn="0" w:lastRowFirstColumn="0" w:lastRowLastColumn="0"/>
              <w:rPr>
                <w:b w:val="0"/>
                <w:bCs w:val="0"/>
              </w:rPr>
            </w:pPr>
            <w:r>
              <w:rPr>
                <w:b w:val="0"/>
                <w:bCs w:val="0"/>
              </w:rPr>
              <w:t>Significado</w:t>
            </w:r>
          </w:p>
        </w:tc>
      </w:tr>
      <w:tr w:rsidR="00F4073A" w14:paraId="686EF5A0" w14:textId="77777777" w:rsidTr="00F407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17E1629" w14:textId="77777777" w:rsidR="00F4073A" w:rsidRDefault="00F4073A">
            <w:pPr>
              <w:rPr>
                <w:b w:val="0"/>
                <w:bCs w:val="0"/>
              </w:rPr>
            </w:pPr>
            <w:r>
              <w:rPr>
                <w:rStyle w:val="Textoennegrita"/>
              </w:rPr>
              <w:t>inherit</w:t>
            </w:r>
          </w:p>
        </w:tc>
        <w:tc>
          <w:tcPr>
            <w:tcW w:w="0" w:type="auto"/>
            <w:hideMark/>
          </w:tcPr>
          <w:p w14:paraId="5D24D0E6" w14:textId="77777777" w:rsidR="00F4073A" w:rsidRDefault="00F4073A">
            <w:pPr>
              <w:cnfStyle w:val="000000100000" w:firstRow="0" w:lastRow="0" w:firstColumn="0" w:lastColumn="0" w:oddVBand="0" w:evenVBand="0" w:oddHBand="1" w:evenHBand="0" w:firstRowFirstColumn="0" w:firstRowLastColumn="0" w:lastRowFirstColumn="0" w:lastRowLastColumn="0"/>
            </w:pPr>
            <w:r>
              <w:t>Hereda el valor de la propiedad del elemento padre.</w:t>
            </w:r>
          </w:p>
        </w:tc>
      </w:tr>
      <w:tr w:rsidR="00F4073A" w14:paraId="653F6A97" w14:textId="77777777" w:rsidTr="00F4073A">
        <w:tc>
          <w:tcPr>
            <w:cnfStyle w:val="001000000000" w:firstRow="0" w:lastRow="0" w:firstColumn="1" w:lastColumn="0" w:oddVBand="0" w:evenVBand="0" w:oddHBand="0" w:evenHBand="0" w:firstRowFirstColumn="0" w:firstRowLastColumn="0" w:lastRowFirstColumn="0" w:lastRowLastColumn="0"/>
            <w:tcW w:w="0" w:type="auto"/>
            <w:hideMark/>
          </w:tcPr>
          <w:p w14:paraId="03D1D9EA" w14:textId="77777777" w:rsidR="00F4073A" w:rsidRDefault="00F4073A">
            <w:r>
              <w:rPr>
                <w:rStyle w:val="Textoennegrita"/>
              </w:rPr>
              <w:t>initial</w:t>
            </w:r>
          </w:p>
        </w:tc>
        <w:tc>
          <w:tcPr>
            <w:tcW w:w="0" w:type="auto"/>
            <w:hideMark/>
          </w:tcPr>
          <w:p w14:paraId="24A190DE" w14:textId="77777777" w:rsidR="00F4073A" w:rsidRDefault="00F4073A">
            <w:pPr>
              <w:cnfStyle w:val="000000000000" w:firstRow="0" w:lastRow="0" w:firstColumn="0" w:lastColumn="0" w:oddVBand="0" w:evenVBand="0" w:oddHBand="0" w:evenHBand="0" w:firstRowFirstColumn="0" w:firstRowLastColumn="0" w:lastRowFirstColumn="0" w:lastRowLastColumn="0"/>
            </w:pPr>
            <w:r>
              <w:t>Establece el valor que tenía la propiedad inicialmente.</w:t>
            </w:r>
          </w:p>
        </w:tc>
      </w:tr>
      <w:tr w:rsidR="00F4073A" w14:paraId="2042C180" w14:textId="77777777" w:rsidTr="00F407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CE909CE" w14:textId="77777777" w:rsidR="00F4073A" w:rsidRDefault="00F4073A">
            <w:r>
              <w:rPr>
                <w:rStyle w:val="Textoennegrita"/>
              </w:rPr>
              <w:t>unset</w:t>
            </w:r>
          </w:p>
        </w:tc>
        <w:tc>
          <w:tcPr>
            <w:tcW w:w="0" w:type="auto"/>
            <w:hideMark/>
          </w:tcPr>
          <w:p w14:paraId="232A13B5" w14:textId="77777777" w:rsidR="00F4073A" w:rsidRDefault="00F4073A">
            <w:pPr>
              <w:cnfStyle w:val="000000100000" w:firstRow="0" w:lastRow="0" w:firstColumn="0" w:lastColumn="0" w:oddVBand="0" w:evenVBand="0" w:oddHBand="1" w:evenHBand="0" w:firstRowFirstColumn="0" w:firstRowLastColumn="0" w:lastRowFirstColumn="0" w:lastRowLastColumn="0"/>
            </w:pPr>
            <w:r>
              <w:t>Combinación de las dos anteriores: Hereda el valor de la propiedad del elemento padre, y en caso de no existir, su valor inicial.</w:t>
            </w:r>
          </w:p>
        </w:tc>
      </w:tr>
    </w:tbl>
    <w:p w14:paraId="3C060E90" w14:textId="77777777" w:rsidR="00F4073A" w:rsidRDefault="00F4073A">
      <w:pPr>
        <w:pStyle w:val="NormalWeb"/>
      </w:pPr>
      <w:r>
        <w:t>Veamos, por ejemplo, el siguiente ejemplo para forzar la herencia en una propiedad que no la aplica por defecto:</w:t>
      </w:r>
    </w:p>
    <w:bookmarkStart w:id="7" w:name="_MON_1660218014"/>
    <w:bookmarkEnd w:id="7"/>
    <w:p w14:paraId="4F697397" w14:textId="77777777" w:rsidR="00F4073A" w:rsidRDefault="00F4073A">
      <w:pPr>
        <w:tabs>
          <w:tab w:val="left" w:pos="1005"/>
        </w:tabs>
        <w:rPr>
          <w:lang w:eastAsia="es-MX"/>
        </w:rPr>
      </w:pPr>
      <w:r>
        <w:rPr>
          <w:lang w:eastAsia="es-MX"/>
        </w:rPr>
        <w:object w:dxaOrig="8838" w:dyaOrig="2565" w14:anchorId="70CFA28A">
          <v:shape id="_x0000_i1030" type="#_x0000_t75" style="width:439.5pt;height:129.75pt" o:ole="">
            <v:imagedata r:id="rId19" o:title=""/>
          </v:shape>
          <o:OLEObject Type="Embed" ProgID="Word.OpenDocumentText.12" ShapeID="_x0000_i1030" DrawAspect="Content" ObjectID="_1664042539" r:id="rId20"/>
        </w:object>
      </w:r>
    </w:p>
    <w:p w14:paraId="1B845A6C" w14:textId="77777777" w:rsidR="00F4073A" w:rsidRDefault="00F4073A">
      <w:pPr>
        <w:tabs>
          <w:tab w:val="left" w:pos="1005"/>
        </w:tabs>
      </w:pPr>
      <w:r>
        <w:t xml:space="preserve">Si tenemos un elemento </w:t>
      </w:r>
      <w:r>
        <w:rPr>
          <w:rStyle w:val="CdigoHTML"/>
          <w:rFonts w:eastAsiaTheme="minorHAnsi"/>
        </w:rPr>
        <w:t>&lt;div&gt;</w:t>
      </w:r>
      <w:r>
        <w:t xml:space="preserve"> dentro del </w:t>
      </w:r>
      <w:r>
        <w:rPr>
          <w:rStyle w:val="CdigoHTML"/>
          <w:rFonts w:eastAsiaTheme="minorHAnsi"/>
        </w:rPr>
        <w:t>&lt;body&gt;</w:t>
      </w:r>
      <w:r>
        <w:t xml:space="preserve">, el primero heredará los estilos del elemento </w:t>
      </w:r>
      <w:r>
        <w:rPr>
          <w:rStyle w:val="CdigoHTML"/>
          <w:rFonts w:eastAsiaTheme="minorHAnsi"/>
        </w:rPr>
        <w:t>&lt;body&gt;</w:t>
      </w:r>
      <w:r>
        <w:t xml:space="preserve">, ya que le hemos especificado el valor </w:t>
      </w:r>
      <w:r>
        <w:rPr>
          <w:rStyle w:val="Textoennegrita"/>
        </w:rPr>
        <w:t>inherit</w:t>
      </w:r>
      <w:r>
        <w:t xml:space="preserve"> en la propiedad </w:t>
      </w:r>
      <w:r>
        <w:rPr>
          <w:rStyle w:val="Textoennegrita"/>
        </w:rPr>
        <w:t>border</w:t>
      </w:r>
      <w:r>
        <w:t>.</w:t>
      </w:r>
    </w:p>
    <w:p w14:paraId="3F8DB0A9" w14:textId="77777777" w:rsidR="0014182F" w:rsidRPr="0014182F" w:rsidRDefault="00235B33">
      <w:pPr>
        <w:pStyle w:val="Ttulo2"/>
      </w:pPr>
      <w:r>
        <w:fldChar w:fldCharType="begin"/>
      </w:r>
      <w:r>
        <w:instrText xml:space="preserve"> HYPERLINK "https://lenguajecss.com/css/introduccion/cascada-css/" \l "cascada-css" </w:instrText>
      </w:r>
      <w:r>
        <w:fldChar w:fldCharType="separate"/>
      </w:r>
      <w:r w:rsidR="0014182F" w:rsidRPr="0014182F">
        <w:rPr>
          <w:rStyle w:val="Hipervnculo"/>
          <w:color w:val="auto"/>
          <w:u w:val="none"/>
        </w:rPr>
        <w:t>Cascada CSS</w:t>
      </w:r>
      <w:r>
        <w:rPr>
          <w:rStyle w:val="Hipervnculo"/>
          <w:color w:val="auto"/>
          <w:u w:val="none"/>
        </w:rPr>
        <w:fldChar w:fldCharType="end"/>
      </w:r>
    </w:p>
    <w:p w14:paraId="39BF0B8D" w14:textId="77777777" w:rsidR="0014182F" w:rsidRDefault="0014182F">
      <w:pPr>
        <w:pStyle w:val="NormalWeb"/>
      </w:pPr>
      <w:r>
        <w:t>Para saber que bloque de estilos tiene prioridad, CSS analiza (</w:t>
      </w:r>
      <w:r>
        <w:rPr>
          <w:rStyle w:val="nfasis"/>
        </w:rPr>
        <w:t>por orden</w:t>
      </w:r>
      <w:r>
        <w:t xml:space="preserve">) tres conceptos clave del código CSS: su </w:t>
      </w:r>
      <w:r>
        <w:rPr>
          <w:rStyle w:val="Textoennegrita"/>
        </w:rPr>
        <w:t>importancia</w:t>
      </w:r>
      <w:r>
        <w:t xml:space="preserve">, la </w:t>
      </w:r>
      <w:r>
        <w:rPr>
          <w:rStyle w:val="Textoennegrita"/>
        </w:rPr>
        <w:t>especificidad</w:t>
      </w:r>
      <w:r>
        <w:t xml:space="preserve"> y su </w:t>
      </w:r>
      <w:r>
        <w:rPr>
          <w:rStyle w:val="Textoennegrita"/>
        </w:rPr>
        <w:t>orden</w:t>
      </w:r>
      <w:r>
        <w:t>. Veamos en que se basa cada uno de ellos.</w:t>
      </w:r>
    </w:p>
    <w:p w14:paraId="712AF6FD" w14:textId="77777777" w:rsidR="0014182F" w:rsidRPr="0014182F" w:rsidRDefault="00235B33">
      <w:pPr>
        <w:pStyle w:val="Ttulo3"/>
      </w:pPr>
      <w:r>
        <w:fldChar w:fldCharType="begin"/>
      </w:r>
      <w:r>
        <w:instrText xml:space="preserve"> HYPERLINK "https://lenguajecss.com/css/introduccion/cascada-css/" \l "importancia" </w:instrText>
      </w:r>
      <w:r>
        <w:fldChar w:fldCharType="separate"/>
      </w:r>
      <w:r w:rsidR="0014182F" w:rsidRPr="0014182F">
        <w:rPr>
          <w:rStyle w:val="Hipervnculo"/>
          <w:color w:val="2E74B5" w:themeColor="accent1" w:themeShade="BF"/>
          <w:u w:val="none"/>
        </w:rPr>
        <w:t>Importancia</w:t>
      </w:r>
      <w:r>
        <w:rPr>
          <w:rStyle w:val="Hipervnculo"/>
          <w:color w:val="2E74B5" w:themeColor="accent1" w:themeShade="BF"/>
          <w:u w:val="none"/>
        </w:rPr>
        <w:fldChar w:fldCharType="end"/>
      </w:r>
    </w:p>
    <w:p w14:paraId="18522ECA" w14:textId="77777777" w:rsidR="0014182F" w:rsidRDefault="0014182F">
      <w:pPr>
        <w:pStyle w:val="NormalWeb"/>
      </w:pPr>
      <w:r>
        <w:t xml:space="preserve">La </w:t>
      </w:r>
      <w:r>
        <w:rPr>
          <w:rStyle w:val="Textoennegrita"/>
        </w:rPr>
        <w:t>importancia</w:t>
      </w:r>
      <w:r>
        <w:t xml:space="preserve"> de un código CSS se determina dependiendo de las hojas de estilo donde está colocado. Generalmente, no necesitaremos preocuparnos de este factor, pero siempre es una buena idea conocer cómo funciona. Existen varios tipos de hojas de estilo, de menor a mayor importancia:</w:t>
      </w:r>
    </w:p>
    <w:p w14:paraId="23D9BDFF" w14:textId="77777777" w:rsidR="0014182F" w:rsidRDefault="0014182F">
      <w:pPr>
        <w:pStyle w:val="NormalWeb"/>
      </w:pPr>
    </w:p>
    <w:tbl>
      <w:tblPr>
        <w:tblStyle w:val="Tabladecuadrcula4-nfasis3"/>
        <w:tblW w:w="0" w:type="auto"/>
        <w:tblLook w:val="04A0" w:firstRow="1" w:lastRow="0" w:firstColumn="1" w:lastColumn="0" w:noHBand="0" w:noVBand="1"/>
      </w:tblPr>
      <w:tblGrid>
        <w:gridCol w:w="1814"/>
        <w:gridCol w:w="5670"/>
        <w:gridCol w:w="1437"/>
      </w:tblGrid>
      <w:tr w:rsidR="0014182F" w14:paraId="1ED364CB" w14:textId="77777777" w:rsidTr="001418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35AA578" w14:textId="77777777" w:rsidR="0014182F" w:rsidRDefault="0014182F">
            <w:pPr>
              <w:jc w:val="center"/>
            </w:pPr>
            <w:r>
              <w:rPr>
                <w:b w:val="0"/>
                <w:bCs w:val="0"/>
              </w:rPr>
              <w:t>Tipo de CSS</w:t>
            </w:r>
          </w:p>
        </w:tc>
        <w:tc>
          <w:tcPr>
            <w:tcW w:w="0" w:type="auto"/>
            <w:hideMark/>
          </w:tcPr>
          <w:p w14:paraId="778AD185" w14:textId="77777777" w:rsidR="0014182F" w:rsidRDefault="0014182F">
            <w:pPr>
              <w:jc w:val="center"/>
              <w:cnfStyle w:val="100000000000" w:firstRow="1" w:lastRow="0" w:firstColumn="0" w:lastColumn="0" w:oddVBand="0" w:evenVBand="0" w:oddHBand="0" w:evenHBand="0" w:firstRowFirstColumn="0" w:firstRowLastColumn="0" w:lastRowFirstColumn="0" w:lastRowLastColumn="0"/>
              <w:rPr>
                <w:b w:val="0"/>
                <w:bCs w:val="0"/>
              </w:rPr>
            </w:pPr>
            <w:r>
              <w:rPr>
                <w:b w:val="0"/>
                <w:bCs w:val="0"/>
              </w:rPr>
              <w:t>Descripción</w:t>
            </w:r>
          </w:p>
        </w:tc>
        <w:tc>
          <w:tcPr>
            <w:tcW w:w="0" w:type="auto"/>
            <w:hideMark/>
          </w:tcPr>
          <w:p w14:paraId="2394CEEF" w14:textId="77777777" w:rsidR="0014182F" w:rsidRDefault="0014182F">
            <w:pPr>
              <w:jc w:val="center"/>
              <w:cnfStyle w:val="100000000000" w:firstRow="1" w:lastRow="0" w:firstColumn="0" w:lastColumn="0" w:oddVBand="0" w:evenVBand="0" w:oddHBand="0" w:evenHBand="0" w:firstRowFirstColumn="0" w:firstRowLastColumn="0" w:lastRowFirstColumn="0" w:lastRowLastColumn="0"/>
              <w:rPr>
                <w:b w:val="0"/>
                <w:bCs w:val="0"/>
              </w:rPr>
            </w:pPr>
            <w:r>
              <w:rPr>
                <w:b w:val="0"/>
                <w:bCs w:val="0"/>
              </w:rPr>
              <w:t>Definido por</w:t>
            </w:r>
          </w:p>
        </w:tc>
      </w:tr>
      <w:tr w:rsidR="0014182F" w14:paraId="1C4BCA39" w14:textId="77777777" w:rsidTr="001418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ECE7B8A" w14:textId="77777777" w:rsidR="0014182F" w:rsidRDefault="0014182F">
            <w:pPr>
              <w:rPr>
                <w:b w:val="0"/>
                <w:bCs w:val="0"/>
              </w:rPr>
            </w:pPr>
            <w:r>
              <w:t>Agente de usuario</w:t>
            </w:r>
          </w:p>
        </w:tc>
        <w:tc>
          <w:tcPr>
            <w:tcW w:w="0" w:type="auto"/>
            <w:hideMark/>
          </w:tcPr>
          <w:p w14:paraId="42663506" w14:textId="77777777" w:rsidR="0014182F" w:rsidRDefault="0014182F">
            <w:pPr>
              <w:cnfStyle w:val="000000100000" w:firstRow="0" w:lastRow="0" w:firstColumn="0" w:lastColumn="0" w:oddVBand="0" w:evenVBand="0" w:oddHBand="1" w:evenHBand="0" w:firstRowFirstColumn="0" w:firstRowLastColumn="0" w:lastRowFirstColumn="0" w:lastRowLastColumn="0"/>
            </w:pPr>
            <w:r>
              <w:t>Son los estilos CSS que aplica el navegador por defecto.</w:t>
            </w:r>
          </w:p>
        </w:tc>
        <w:tc>
          <w:tcPr>
            <w:tcW w:w="0" w:type="auto"/>
            <w:hideMark/>
          </w:tcPr>
          <w:p w14:paraId="660D037D" w14:textId="77777777" w:rsidR="0014182F" w:rsidRDefault="0014182F">
            <w:pPr>
              <w:cnfStyle w:val="000000100000" w:firstRow="0" w:lastRow="0" w:firstColumn="0" w:lastColumn="0" w:oddVBand="0" w:evenVBand="0" w:oddHBand="1" w:evenHBand="0" w:firstRowFirstColumn="0" w:firstRowLastColumn="0" w:lastRowFirstColumn="0" w:lastRowLastColumn="0"/>
            </w:pPr>
            <w:r>
              <w:t>Navegador</w:t>
            </w:r>
          </w:p>
        </w:tc>
      </w:tr>
      <w:tr w:rsidR="0014182F" w14:paraId="2FBA328C" w14:textId="77777777" w:rsidTr="0014182F">
        <w:tc>
          <w:tcPr>
            <w:cnfStyle w:val="001000000000" w:firstRow="0" w:lastRow="0" w:firstColumn="1" w:lastColumn="0" w:oddVBand="0" w:evenVBand="0" w:oddHBand="0" w:evenHBand="0" w:firstRowFirstColumn="0" w:firstRowLastColumn="0" w:lastRowFirstColumn="0" w:lastRowLastColumn="0"/>
            <w:tcW w:w="0" w:type="auto"/>
            <w:hideMark/>
          </w:tcPr>
          <w:p w14:paraId="2299B132" w14:textId="77777777" w:rsidR="0014182F" w:rsidRDefault="0014182F">
            <w:r>
              <w:lastRenderedPageBreak/>
              <w:t>CSS de usuario</w:t>
            </w:r>
          </w:p>
        </w:tc>
        <w:tc>
          <w:tcPr>
            <w:tcW w:w="0" w:type="auto"/>
            <w:hideMark/>
          </w:tcPr>
          <w:p w14:paraId="7D2F7F63" w14:textId="77777777" w:rsidR="0014182F" w:rsidRDefault="0014182F">
            <w:pPr>
              <w:cnfStyle w:val="000000000000" w:firstRow="0" w:lastRow="0" w:firstColumn="0" w:lastColumn="0" w:oddVBand="0" w:evenVBand="0" w:oddHBand="0" w:evenHBand="0" w:firstRowFirstColumn="0" w:firstRowLastColumn="0" w:lastRowFirstColumn="0" w:lastRowLastColumn="0"/>
            </w:pPr>
            <w:r>
              <w:t>Son los estilos CSS que añade el usuario, por razones específicas.</w:t>
            </w:r>
          </w:p>
        </w:tc>
        <w:tc>
          <w:tcPr>
            <w:tcW w:w="0" w:type="auto"/>
            <w:hideMark/>
          </w:tcPr>
          <w:p w14:paraId="2236E9F5" w14:textId="77777777" w:rsidR="0014182F" w:rsidRDefault="0014182F">
            <w:pPr>
              <w:cnfStyle w:val="000000000000" w:firstRow="0" w:lastRow="0" w:firstColumn="0" w:lastColumn="0" w:oddVBand="0" w:evenVBand="0" w:oddHBand="0" w:evenHBand="0" w:firstRowFirstColumn="0" w:firstRowLastColumn="0" w:lastRowFirstColumn="0" w:lastRowLastColumn="0"/>
            </w:pPr>
            <w:r>
              <w:t>Usuario</w:t>
            </w:r>
          </w:p>
        </w:tc>
      </w:tr>
      <w:tr w:rsidR="0014182F" w14:paraId="465F27CE" w14:textId="77777777" w:rsidTr="001418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531F6D5" w14:textId="77777777" w:rsidR="0014182F" w:rsidRDefault="0014182F">
            <w:r>
              <w:t>CSS de autor</w:t>
            </w:r>
          </w:p>
        </w:tc>
        <w:tc>
          <w:tcPr>
            <w:tcW w:w="0" w:type="auto"/>
            <w:hideMark/>
          </w:tcPr>
          <w:p w14:paraId="38D71847" w14:textId="77777777" w:rsidR="0014182F" w:rsidRDefault="0014182F">
            <w:pPr>
              <w:cnfStyle w:val="000000100000" w:firstRow="0" w:lastRow="0" w:firstColumn="0" w:lastColumn="0" w:oddVBand="0" w:evenVBand="0" w:oddHBand="1" w:evenHBand="0" w:firstRowFirstColumn="0" w:firstRowLastColumn="0" w:lastRowFirstColumn="0" w:lastRowLastColumn="0"/>
            </w:pPr>
            <w:r>
              <w:t>Son los estilos CSS que coloca el autor de la página.</w:t>
            </w:r>
          </w:p>
        </w:tc>
        <w:tc>
          <w:tcPr>
            <w:tcW w:w="0" w:type="auto"/>
            <w:hideMark/>
          </w:tcPr>
          <w:p w14:paraId="2ECB3FE6" w14:textId="77777777" w:rsidR="0014182F" w:rsidRDefault="0014182F">
            <w:pPr>
              <w:cnfStyle w:val="000000100000" w:firstRow="0" w:lastRow="0" w:firstColumn="0" w:lastColumn="0" w:oddVBand="0" w:evenVBand="0" w:oddHBand="1" w:evenHBand="0" w:firstRowFirstColumn="0" w:firstRowLastColumn="0" w:lastRowFirstColumn="0" w:lastRowLastColumn="0"/>
            </w:pPr>
            <w:r>
              <w:t>Desarrollador</w:t>
            </w:r>
          </w:p>
        </w:tc>
      </w:tr>
    </w:tbl>
    <w:p w14:paraId="4B86EE17" w14:textId="77777777" w:rsidR="00A47EE5" w:rsidRPr="00A47EE5" w:rsidRDefault="00A47EE5">
      <w:pPr>
        <w:pStyle w:val="NormalWeb"/>
        <w:ind w:left="720"/>
      </w:pPr>
    </w:p>
    <w:p w14:paraId="1268C38C" w14:textId="77777777" w:rsidR="00A47EE5" w:rsidRPr="00A47EE5" w:rsidRDefault="00A47EE5">
      <w:pPr>
        <w:pStyle w:val="NormalWeb"/>
        <w:numPr>
          <w:ilvl w:val="0"/>
          <w:numId w:val="2"/>
        </w:numPr>
      </w:pPr>
      <w:r w:rsidRPr="00A47EE5">
        <w:rPr>
          <w:b/>
          <w:bCs/>
        </w:rPr>
        <w:t xml:space="preserve">Los estilos por defecto que tiene definido el agente de usuario, es decir, el navegador web del usuario. </w:t>
      </w:r>
      <w:r w:rsidRPr="00A47EE5">
        <w:t xml:space="preserve">No todos los navegadores utilizan el mismo estilo por defecto (Mozilla Firefox, Internet Explorer, </w:t>
      </w:r>
      <w:r w:rsidR="00235B33">
        <w:fldChar w:fldCharType="begin"/>
      </w:r>
      <w:r w:rsidR="00235B33">
        <w:instrText xml:space="preserve"> HYPERLINK "https://trac.webkit.org/browser/trunk/Source/WebCore/css/html.css" \t "_blank" </w:instrText>
      </w:r>
      <w:r w:rsidR="00235B33">
        <w:fldChar w:fldCharType="separate"/>
      </w:r>
      <w:r w:rsidRPr="00A47EE5">
        <w:rPr>
          <w:rStyle w:val="Hipervnculo"/>
        </w:rPr>
        <w:t>Safari</w:t>
      </w:r>
      <w:r w:rsidR="00235B33">
        <w:rPr>
          <w:rStyle w:val="Hipervnculo"/>
        </w:rPr>
        <w:fldChar w:fldCharType="end"/>
      </w:r>
      <w:r w:rsidRPr="00A47EE5">
        <w:t xml:space="preserve">). Para evitar este problema, existen hojas de estilo como </w:t>
      </w:r>
      <w:r w:rsidR="00235B33">
        <w:fldChar w:fldCharType="begin"/>
      </w:r>
      <w:r w:rsidR="00235B33">
        <w:instrText xml:space="preserve"> HYPERLINK "https://cssreset.com/" \t "_blank" </w:instrText>
      </w:r>
      <w:r w:rsidR="00235B33">
        <w:fldChar w:fldCharType="separate"/>
      </w:r>
      <w:r w:rsidRPr="00A47EE5">
        <w:rPr>
          <w:rStyle w:val="Hipervnculo"/>
        </w:rPr>
        <w:t>css reset</w:t>
      </w:r>
      <w:r w:rsidR="00235B33">
        <w:rPr>
          <w:rStyle w:val="Hipervnculo"/>
        </w:rPr>
        <w:fldChar w:fldCharType="end"/>
      </w:r>
      <w:r w:rsidRPr="00A47EE5">
        <w:t xml:space="preserve"> que inicializan o resetean los estilos para que una página web se visualice de la misma forma en casi todos los navegadores.</w:t>
      </w:r>
    </w:p>
    <w:p w14:paraId="58228782" w14:textId="77777777" w:rsidR="00A47EE5" w:rsidRPr="00A47EE5" w:rsidRDefault="00A47EE5">
      <w:pPr>
        <w:pStyle w:val="NormalWeb"/>
        <w:numPr>
          <w:ilvl w:val="0"/>
          <w:numId w:val="2"/>
        </w:numPr>
      </w:pPr>
      <w:r w:rsidRPr="00A47EE5">
        <w:rPr>
          <w:b/>
          <w:bCs/>
        </w:rPr>
        <w:t xml:space="preserve">Los estilos especificados por el usuario que está leyendo el documento. </w:t>
      </w:r>
      <w:r w:rsidRPr="00A47EE5">
        <w:t>Son estilos que define cada usuario y que se pueden emplear para sustituir los estilos que tiene definidos una página web. Esta característica se puede utilizar para mejorar la accesibilidad de una página web.</w:t>
      </w:r>
    </w:p>
    <w:p w14:paraId="3FB5622A" w14:textId="77777777" w:rsidR="00A47EE5" w:rsidRPr="00A47EE5" w:rsidRDefault="00A47EE5">
      <w:pPr>
        <w:pStyle w:val="NormalWeb"/>
        <w:numPr>
          <w:ilvl w:val="0"/>
          <w:numId w:val="2"/>
        </w:numPr>
      </w:pPr>
      <w:r w:rsidRPr="00A47EE5">
        <w:rPr>
          <w:b/>
          <w:bCs/>
        </w:rPr>
        <w:t xml:space="preserve">Los estilos definidos por el autor de la página web. </w:t>
      </w:r>
      <w:r w:rsidRPr="00A47EE5">
        <w:t>Estos estilos se pueden definir en tres puntos.</w:t>
      </w:r>
    </w:p>
    <w:p w14:paraId="2C83BA3A" w14:textId="77777777" w:rsidR="00A47EE5" w:rsidRPr="00A47EE5" w:rsidRDefault="00A47EE5">
      <w:pPr>
        <w:pStyle w:val="NormalWeb"/>
        <w:numPr>
          <w:ilvl w:val="1"/>
          <w:numId w:val="3"/>
        </w:numPr>
      </w:pPr>
      <w:r w:rsidRPr="00A47EE5">
        <w:t>En un fichero externo enlazado con la etiqueta link.</w:t>
      </w:r>
    </w:p>
    <w:p w14:paraId="548C1C29" w14:textId="77777777" w:rsidR="00A47EE5" w:rsidRPr="00A47EE5" w:rsidRDefault="00A47EE5">
      <w:pPr>
        <w:pStyle w:val="NormalWeb"/>
        <w:numPr>
          <w:ilvl w:val="1"/>
          <w:numId w:val="3"/>
        </w:numPr>
      </w:pPr>
      <w:r w:rsidRPr="00A47EE5">
        <w:t>Al principio de la propia página con al etiqueta style.</w:t>
      </w:r>
    </w:p>
    <w:p w14:paraId="1E21299D" w14:textId="77777777" w:rsidR="00A47EE5" w:rsidRPr="00A47EE5" w:rsidRDefault="00A47EE5">
      <w:pPr>
        <w:pStyle w:val="NormalWeb"/>
        <w:numPr>
          <w:ilvl w:val="1"/>
          <w:numId w:val="3"/>
        </w:numPr>
      </w:pPr>
      <w:r w:rsidRPr="00A47EE5">
        <w:t>En un elemento concreto con el atributo style.</w:t>
      </w:r>
    </w:p>
    <w:p w14:paraId="794621E8" w14:textId="77777777" w:rsidR="0014182F" w:rsidRDefault="0014182F">
      <w:pPr>
        <w:pStyle w:val="NormalWeb"/>
      </w:pPr>
    </w:p>
    <w:p w14:paraId="128FB220" w14:textId="77777777" w:rsidR="0014182F" w:rsidRDefault="0014182F">
      <w:pPr>
        <w:pStyle w:val="NormalWeb"/>
      </w:pPr>
      <w:r>
        <w:t>Aunque no es recomendable utilizarlo frecuentemente (</w:t>
      </w:r>
      <w:r>
        <w:rPr>
          <w:rStyle w:val="nfasis"/>
        </w:rPr>
        <w:t>puede convertirse en una mala costumbre</w:t>
      </w:r>
      <w:r>
        <w:t xml:space="preserve">), se puede añadir al final de cada regla el texto </w:t>
      </w:r>
      <w:r>
        <w:rPr>
          <w:rStyle w:val="Textoennegrita"/>
        </w:rPr>
        <w:t>!important</w:t>
      </w:r>
      <w:r>
        <w:t>, consiguiendo que la regla en cuestión tenga prioridad sobre las demás, independientemente del nivel o la altura a la que estén:</w:t>
      </w:r>
    </w:p>
    <w:bookmarkStart w:id="8" w:name="_MON_1660233159"/>
    <w:bookmarkEnd w:id="8"/>
    <w:p w14:paraId="2DB13E62" w14:textId="77777777" w:rsidR="00A47EE5" w:rsidRDefault="00A47EE5">
      <w:pPr>
        <w:tabs>
          <w:tab w:val="left" w:pos="1005"/>
        </w:tabs>
        <w:rPr>
          <w:lang w:eastAsia="es-MX"/>
        </w:rPr>
      </w:pPr>
      <w:r>
        <w:rPr>
          <w:lang w:eastAsia="es-MX"/>
        </w:rPr>
        <w:object w:dxaOrig="8838" w:dyaOrig="1140" w14:anchorId="689B86D6">
          <v:shape id="_x0000_i1031" type="#_x0000_t75" style="width:439.5pt;height:57.75pt" o:ole="">
            <v:imagedata r:id="rId21" o:title=""/>
          </v:shape>
          <o:OLEObject Type="Embed" ProgID="Word.OpenDocumentText.12" ShapeID="_x0000_i1031" DrawAspect="Content" ObjectID="_1664042540" r:id="rId22"/>
        </w:object>
      </w:r>
    </w:p>
    <w:p w14:paraId="03B2F765" w14:textId="77777777" w:rsidR="00F4073A" w:rsidRDefault="00A47EE5">
      <w:pPr>
        <w:tabs>
          <w:tab w:val="left" w:pos="1005"/>
        </w:tabs>
        <w:rPr>
          <w:lang w:eastAsia="es-MX"/>
        </w:rPr>
      </w:pPr>
      <w:r w:rsidRPr="00A47EE5">
        <w:rPr>
          <w:b/>
          <w:bCs/>
          <w:lang w:eastAsia="es-MX"/>
        </w:rPr>
        <w:t>Nota</w:t>
      </w:r>
      <w:r w:rsidRPr="00A47EE5">
        <w:rPr>
          <w:lang w:eastAsia="es-MX"/>
        </w:rPr>
        <w:t xml:space="preserve">: En el caso de que una misma propiedad del CSS de usuario y una propiedad del CSS de autor tuvieran </w:t>
      </w:r>
      <w:r w:rsidRPr="00A47EE5">
        <w:rPr>
          <w:b/>
          <w:bCs/>
          <w:lang w:eastAsia="es-MX"/>
        </w:rPr>
        <w:t>!important</w:t>
      </w:r>
      <w:r w:rsidRPr="00A47EE5">
        <w:rPr>
          <w:lang w:eastAsia="es-MX"/>
        </w:rPr>
        <w:t>, como caso excepcional tendría prioridad la del CSS de usuario sobre la del CSS de autor.</w:t>
      </w:r>
    </w:p>
    <w:p w14:paraId="03C97D3D" w14:textId="77777777" w:rsidR="00F708E8" w:rsidRDefault="00F708E8">
      <w:pPr>
        <w:tabs>
          <w:tab w:val="left" w:pos="1005"/>
        </w:tabs>
        <w:rPr>
          <w:lang w:eastAsia="es-MX"/>
        </w:rPr>
      </w:pPr>
    </w:p>
    <w:p w14:paraId="63D652B1" w14:textId="77777777" w:rsidR="00F708E8" w:rsidRDefault="00F708E8">
      <w:pPr>
        <w:tabs>
          <w:tab w:val="left" w:pos="1005"/>
        </w:tabs>
        <w:rPr>
          <w:lang w:eastAsia="es-MX"/>
        </w:rPr>
      </w:pPr>
    </w:p>
    <w:p w14:paraId="302F3FB8" w14:textId="77777777" w:rsidR="00F708E8" w:rsidRPr="00F708E8" w:rsidRDefault="00235B33">
      <w:pPr>
        <w:pStyle w:val="Ttulo3"/>
      </w:pPr>
      <w:r>
        <w:fldChar w:fldCharType="begin"/>
      </w:r>
      <w:r>
        <w:instrText xml:space="preserve"> HYPERLINK "https://lenguajecss.com/css/introduccion/cascada-css/" \l "especificidad" </w:instrText>
      </w:r>
      <w:r>
        <w:fldChar w:fldCharType="separate"/>
      </w:r>
      <w:r w:rsidR="00F708E8" w:rsidRPr="00F708E8">
        <w:rPr>
          <w:rStyle w:val="Hipervnculo"/>
          <w:color w:val="2E74B5" w:themeColor="accent1" w:themeShade="BF"/>
          <w:u w:val="none"/>
        </w:rPr>
        <w:t>Especificidad</w:t>
      </w:r>
      <w:r>
        <w:rPr>
          <w:rStyle w:val="Hipervnculo"/>
          <w:color w:val="2E74B5" w:themeColor="accent1" w:themeShade="BF"/>
          <w:u w:val="none"/>
        </w:rPr>
        <w:fldChar w:fldCharType="end"/>
      </w:r>
    </w:p>
    <w:p w14:paraId="1FAC5382" w14:textId="77777777" w:rsidR="00F708E8" w:rsidRDefault="00F708E8">
      <w:pPr>
        <w:pStyle w:val="NormalWeb"/>
      </w:pPr>
      <w:r>
        <w:t xml:space="preserve">En segundo caso, y si la importancia no elimina la ambigüedad, se pasa a determinar la especificidad de los selectores CSS. Para ello, se sigue un cálculo matemático basado en 4 componentes: </w:t>
      </w:r>
      <w:r>
        <w:rPr>
          <w:rStyle w:val="Textoennegrita"/>
        </w:rPr>
        <w:t>A</w:t>
      </w:r>
      <w:r>
        <w:t xml:space="preserve">, </w:t>
      </w:r>
      <w:r>
        <w:rPr>
          <w:rStyle w:val="Textoennegrita"/>
        </w:rPr>
        <w:t>B</w:t>
      </w:r>
      <w:r>
        <w:t xml:space="preserve">, </w:t>
      </w:r>
      <w:r>
        <w:rPr>
          <w:rStyle w:val="Textoennegrita"/>
        </w:rPr>
        <w:t>C</w:t>
      </w:r>
      <w:r>
        <w:t xml:space="preserve">, </w:t>
      </w:r>
      <w:r>
        <w:rPr>
          <w:rStyle w:val="Textoennegrita"/>
        </w:rPr>
        <w:t>D</w:t>
      </w:r>
      <w:r>
        <w:t>.</w:t>
      </w:r>
    </w:p>
    <w:tbl>
      <w:tblPr>
        <w:tblStyle w:val="Tabladecuadrcula4-nfasis3"/>
        <w:tblW w:w="0" w:type="auto"/>
        <w:tblLook w:val="04A0" w:firstRow="1" w:lastRow="0" w:firstColumn="1" w:lastColumn="0" w:noHBand="0" w:noVBand="1"/>
      </w:tblPr>
      <w:tblGrid>
        <w:gridCol w:w="1717"/>
        <w:gridCol w:w="7204"/>
      </w:tblGrid>
      <w:tr w:rsidR="00F708E8" w:rsidRPr="00F708E8" w14:paraId="1C3C7C5D" w14:textId="77777777" w:rsidTr="00F708E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10C57A7" w14:textId="77777777" w:rsidR="00F708E8" w:rsidRPr="00F708E8" w:rsidRDefault="00F708E8">
            <w:pPr>
              <w:jc w:val="center"/>
              <w:rPr>
                <w:rFonts w:ascii="Times New Roman" w:eastAsia="Times New Roman" w:hAnsi="Times New Roman" w:cs="Times New Roman"/>
                <w:sz w:val="24"/>
                <w:szCs w:val="24"/>
                <w:lang w:eastAsia="es-MX"/>
              </w:rPr>
            </w:pPr>
            <w:r w:rsidRPr="00F708E8">
              <w:rPr>
                <w:rFonts w:ascii="Times New Roman" w:eastAsia="Times New Roman" w:hAnsi="Times New Roman" w:cs="Times New Roman"/>
                <w:sz w:val="24"/>
                <w:szCs w:val="24"/>
                <w:lang w:eastAsia="es-MX"/>
              </w:rPr>
              <w:lastRenderedPageBreak/>
              <w:t>Componente</w:t>
            </w:r>
          </w:p>
        </w:tc>
        <w:tc>
          <w:tcPr>
            <w:tcW w:w="0" w:type="auto"/>
            <w:hideMark/>
          </w:tcPr>
          <w:p w14:paraId="418B68B3" w14:textId="77777777" w:rsidR="00F708E8" w:rsidRPr="00F708E8" w:rsidRDefault="00F708E8">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s-MX"/>
              </w:rPr>
            </w:pPr>
            <w:r w:rsidRPr="00F708E8">
              <w:rPr>
                <w:rFonts w:ascii="Times New Roman" w:eastAsia="Times New Roman" w:hAnsi="Times New Roman" w:cs="Times New Roman"/>
                <w:sz w:val="24"/>
                <w:szCs w:val="24"/>
                <w:lang w:eastAsia="es-MX"/>
              </w:rPr>
              <w:t>Descripción</w:t>
            </w:r>
          </w:p>
        </w:tc>
      </w:tr>
      <w:tr w:rsidR="00F708E8" w:rsidRPr="00F708E8" w14:paraId="23724837" w14:textId="77777777" w:rsidTr="00F708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77BAD63" w14:textId="77777777" w:rsidR="00F708E8" w:rsidRPr="00F708E8" w:rsidRDefault="00F708E8">
            <w:pPr>
              <w:rPr>
                <w:rFonts w:ascii="Times New Roman" w:eastAsia="Times New Roman" w:hAnsi="Times New Roman" w:cs="Times New Roman"/>
                <w:sz w:val="24"/>
                <w:szCs w:val="24"/>
                <w:lang w:eastAsia="es-MX"/>
              </w:rPr>
            </w:pPr>
            <w:r w:rsidRPr="00F708E8">
              <w:rPr>
                <w:rFonts w:ascii="Times New Roman" w:eastAsia="Times New Roman" w:hAnsi="Times New Roman" w:cs="Times New Roman"/>
                <w:sz w:val="24"/>
                <w:szCs w:val="24"/>
                <w:lang w:eastAsia="es-MX"/>
              </w:rPr>
              <w:t>Componente A</w:t>
            </w:r>
          </w:p>
        </w:tc>
        <w:tc>
          <w:tcPr>
            <w:tcW w:w="0" w:type="auto"/>
            <w:hideMark/>
          </w:tcPr>
          <w:p w14:paraId="3EB7923F" w14:textId="77777777" w:rsidR="00F708E8" w:rsidRPr="00F708E8" w:rsidRDefault="00F708E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s-MX"/>
              </w:rPr>
            </w:pPr>
            <w:r w:rsidRPr="00F708E8">
              <w:rPr>
                <w:rFonts w:ascii="Times New Roman" w:eastAsia="Times New Roman" w:hAnsi="Times New Roman" w:cs="Times New Roman"/>
                <w:sz w:val="24"/>
                <w:szCs w:val="24"/>
                <w:lang w:eastAsia="es-MX"/>
              </w:rPr>
              <w:t xml:space="preserve">Número de estilos aplicados mediante un atributo </w:t>
            </w:r>
            <w:r w:rsidRPr="00F708E8">
              <w:rPr>
                <w:rFonts w:ascii="Courier New" w:eastAsia="Times New Roman" w:hAnsi="Courier New" w:cs="Courier New"/>
                <w:sz w:val="20"/>
                <w:szCs w:val="20"/>
                <w:lang w:eastAsia="es-MX"/>
              </w:rPr>
              <w:t>style</w:t>
            </w:r>
            <w:r w:rsidRPr="00F708E8">
              <w:rPr>
                <w:rFonts w:ascii="Times New Roman" w:eastAsia="Times New Roman" w:hAnsi="Times New Roman" w:cs="Times New Roman"/>
                <w:sz w:val="24"/>
                <w:szCs w:val="24"/>
                <w:lang w:eastAsia="es-MX"/>
              </w:rPr>
              <w:t xml:space="preserve"> .</w:t>
            </w:r>
          </w:p>
        </w:tc>
      </w:tr>
      <w:tr w:rsidR="00F708E8" w:rsidRPr="00F708E8" w14:paraId="401FE185" w14:textId="77777777" w:rsidTr="00F708E8">
        <w:tc>
          <w:tcPr>
            <w:cnfStyle w:val="001000000000" w:firstRow="0" w:lastRow="0" w:firstColumn="1" w:lastColumn="0" w:oddVBand="0" w:evenVBand="0" w:oddHBand="0" w:evenHBand="0" w:firstRowFirstColumn="0" w:firstRowLastColumn="0" w:lastRowFirstColumn="0" w:lastRowLastColumn="0"/>
            <w:tcW w:w="0" w:type="auto"/>
            <w:hideMark/>
          </w:tcPr>
          <w:p w14:paraId="72492AD6" w14:textId="77777777" w:rsidR="00F708E8" w:rsidRPr="00F708E8" w:rsidRDefault="00F708E8">
            <w:pPr>
              <w:rPr>
                <w:rFonts w:ascii="Times New Roman" w:eastAsia="Times New Roman" w:hAnsi="Times New Roman" w:cs="Times New Roman"/>
                <w:sz w:val="24"/>
                <w:szCs w:val="24"/>
                <w:lang w:eastAsia="es-MX"/>
              </w:rPr>
            </w:pPr>
            <w:r w:rsidRPr="00F708E8">
              <w:rPr>
                <w:rFonts w:ascii="Times New Roman" w:eastAsia="Times New Roman" w:hAnsi="Times New Roman" w:cs="Times New Roman"/>
                <w:sz w:val="24"/>
                <w:szCs w:val="24"/>
                <w:lang w:eastAsia="es-MX"/>
              </w:rPr>
              <w:t>Componente B</w:t>
            </w:r>
          </w:p>
        </w:tc>
        <w:tc>
          <w:tcPr>
            <w:tcW w:w="0" w:type="auto"/>
            <w:hideMark/>
          </w:tcPr>
          <w:p w14:paraId="7BFD512B" w14:textId="77777777" w:rsidR="00F708E8" w:rsidRPr="00F708E8" w:rsidRDefault="00F708E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s-MX"/>
              </w:rPr>
            </w:pPr>
            <w:r w:rsidRPr="00F708E8">
              <w:rPr>
                <w:rFonts w:ascii="Times New Roman" w:eastAsia="Times New Roman" w:hAnsi="Times New Roman" w:cs="Times New Roman"/>
                <w:sz w:val="24"/>
                <w:szCs w:val="24"/>
                <w:lang w:eastAsia="es-MX"/>
              </w:rPr>
              <w:t xml:space="preserve">Número de veces que aparece un </w:t>
            </w:r>
            <w:r w:rsidRPr="00F708E8">
              <w:rPr>
                <w:rFonts w:ascii="Courier New" w:eastAsia="Times New Roman" w:hAnsi="Courier New" w:cs="Courier New"/>
                <w:sz w:val="20"/>
                <w:szCs w:val="20"/>
                <w:lang w:eastAsia="es-MX"/>
              </w:rPr>
              <w:t>id</w:t>
            </w:r>
            <w:r w:rsidRPr="00F708E8">
              <w:rPr>
                <w:rFonts w:ascii="Times New Roman" w:eastAsia="Times New Roman" w:hAnsi="Times New Roman" w:cs="Times New Roman"/>
                <w:sz w:val="24"/>
                <w:szCs w:val="24"/>
                <w:lang w:eastAsia="es-MX"/>
              </w:rPr>
              <w:t xml:space="preserve"> en el selector.</w:t>
            </w:r>
          </w:p>
        </w:tc>
      </w:tr>
      <w:tr w:rsidR="00F708E8" w:rsidRPr="00F708E8" w14:paraId="6DCC1EE9" w14:textId="77777777" w:rsidTr="00F708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21B91BF" w14:textId="77777777" w:rsidR="00F708E8" w:rsidRPr="00F708E8" w:rsidRDefault="00F708E8">
            <w:pPr>
              <w:rPr>
                <w:rFonts w:ascii="Times New Roman" w:eastAsia="Times New Roman" w:hAnsi="Times New Roman" w:cs="Times New Roman"/>
                <w:sz w:val="24"/>
                <w:szCs w:val="24"/>
                <w:lang w:eastAsia="es-MX"/>
              </w:rPr>
            </w:pPr>
            <w:r w:rsidRPr="00F708E8">
              <w:rPr>
                <w:rFonts w:ascii="Times New Roman" w:eastAsia="Times New Roman" w:hAnsi="Times New Roman" w:cs="Times New Roman"/>
                <w:sz w:val="24"/>
                <w:szCs w:val="24"/>
                <w:lang w:eastAsia="es-MX"/>
              </w:rPr>
              <w:t>Componente C</w:t>
            </w:r>
          </w:p>
        </w:tc>
        <w:tc>
          <w:tcPr>
            <w:tcW w:w="0" w:type="auto"/>
            <w:hideMark/>
          </w:tcPr>
          <w:p w14:paraId="16B30B7B" w14:textId="77777777" w:rsidR="00F708E8" w:rsidRPr="00F708E8" w:rsidRDefault="00F708E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s-MX"/>
              </w:rPr>
            </w:pPr>
            <w:r w:rsidRPr="00F708E8">
              <w:rPr>
                <w:rFonts w:ascii="Times New Roman" w:eastAsia="Times New Roman" w:hAnsi="Times New Roman" w:cs="Times New Roman"/>
                <w:sz w:val="24"/>
                <w:szCs w:val="24"/>
                <w:lang w:eastAsia="es-MX"/>
              </w:rPr>
              <w:t xml:space="preserve">Número de veces que aparece una </w:t>
            </w:r>
            <w:r w:rsidRPr="00F708E8">
              <w:rPr>
                <w:rFonts w:ascii="Courier New" w:eastAsia="Times New Roman" w:hAnsi="Courier New" w:cs="Courier New"/>
                <w:sz w:val="20"/>
                <w:szCs w:val="20"/>
                <w:lang w:eastAsia="es-MX"/>
              </w:rPr>
              <w:t>clase</w:t>
            </w:r>
            <w:r w:rsidRPr="00F708E8">
              <w:rPr>
                <w:rFonts w:ascii="Times New Roman" w:eastAsia="Times New Roman" w:hAnsi="Times New Roman" w:cs="Times New Roman"/>
                <w:sz w:val="24"/>
                <w:szCs w:val="24"/>
                <w:lang w:eastAsia="es-MX"/>
              </w:rPr>
              <w:t xml:space="preserve"> , </w:t>
            </w:r>
            <w:r w:rsidRPr="00F708E8">
              <w:rPr>
                <w:rFonts w:ascii="Courier New" w:eastAsia="Times New Roman" w:hAnsi="Courier New" w:cs="Courier New"/>
                <w:sz w:val="20"/>
                <w:szCs w:val="20"/>
                <w:lang w:eastAsia="es-MX"/>
              </w:rPr>
              <w:t>pseudoclase</w:t>
            </w:r>
            <w:r w:rsidRPr="00F708E8">
              <w:rPr>
                <w:rFonts w:ascii="Times New Roman" w:eastAsia="Times New Roman" w:hAnsi="Times New Roman" w:cs="Times New Roman"/>
                <w:sz w:val="24"/>
                <w:szCs w:val="24"/>
                <w:lang w:eastAsia="es-MX"/>
              </w:rPr>
              <w:t xml:space="preserve"> o </w:t>
            </w:r>
            <w:r w:rsidRPr="00F708E8">
              <w:rPr>
                <w:rFonts w:ascii="Courier New" w:eastAsia="Times New Roman" w:hAnsi="Courier New" w:cs="Courier New"/>
                <w:sz w:val="20"/>
                <w:szCs w:val="20"/>
                <w:lang w:eastAsia="es-MX"/>
              </w:rPr>
              <w:t>atributo</w:t>
            </w:r>
            <w:r w:rsidRPr="00F708E8">
              <w:rPr>
                <w:rFonts w:ascii="Times New Roman" w:eastAsia="Times New Roman" w:hAnsi="Times New Roman" w:cs="Times New Roman"/>
                <w:sz w:val="24"/>
                <w:szCs w:val="24"/>
                <w:lang w:eastAsia="es-MX"/>
              </w:rPr>
              <w:t xml:space="preserve"> en el selector.</w:t>
            </w:r>
          </w:p>
        </w:tc>
      </w:tr>
      <w:tr w:rsidR="00F708E8" w:rsidRPr="00F708E8" w14:paraId="52EB8351" w14:textId="77777777" w:rsidTr="00F708E8">
        <w:tc>
          <w:tcPr>
            <w:cnfStyle w:val="001000000000" w:firstRow="0" w:lastRow="0" w:firstColumn="1" w:lastColumn="0" w:oddVBand="0" w:evenVBand="0" w:oddHBand="0" w:evenHBand="0" w:firstRowFirstColumn="0" w:firstRowLastColumn="0" w:lastRowFirstColumn="0" w:lastRowLastColumn="0"/>
            <w:tcW w:w="0" w:type="auto"/>
            <w:hideMark/>
          </w:tcPr>
          <w:p w14:paraId="4ACAB772" w14:textId="77777777" w:rsidR="00F708E8" w:rsidRPr="00F708E8" w:rsidRDefault="00F708E8">
            <w:pPr>
              <w:rPr>
                <w:rFonts w:ascii="Times New Roman" w:eastAsia="Times New Roman" w:hAnsi="Times New Roman" w:cs="Times New Roman"/>
                <w:sz w:val="24"/>
                <w:szCs w:val="24"/>
                <w:lang w:eastAsia="es-MX"/>
              </w:rPr>
            </w:pPr>
            <w:r w:rsidRPr="00F708E8">
              <w:rPr>
                <w:rFonts w:ascii="Times New Roman" w:eastAsia="Times New Roman" w:hAnsi="Times New Roman" w:cs="Times New Roman"/>
                <w:sz w:val="24"/>
                <w:szCs w:val="24"/>
                <w:lang w:eastAsia="es-MX"/>
              </w:rPr>
              <w:t>Componente D</w:t>
            </w:r>
          </w:p>
        </w:tc>
        <w:tc>
          <w:tcPr>
            <w:tcW w:w="0" w:type="auto"/>
            <w:hideMark/>
          </w:tcPr>
          <w:p w14:paraId="5DEC7258" w14:textId="77777777" w:rsidR="00F708E8" w:rsidRPr="00F708E8" w:rsidRDefault="00F708E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s-MX"/>
              </w:rPr>
            </w:pPr>
            <w:r w:rsidRPr="00F708E8">
              <w:rPr>
                <w:rFonts w:ascii="Times New Roman" w:eastAsia="Times New Roman" w:hAnsi="Times New Roman" w:cs="Times New Roman"/>
                <w:sz w:val="24"/>
                <w:szCs w:val="24"/>
                <w:lang w:eastAsia="es-MX"/>
              </w:rPr>
              <w:t xml:space="preserve">Número de veces que aparece un </w:t>
            </w:r>
            <w:r w:rsidRPr="00F708E8">
              <w:rPr>
                <w:rFonts w:ascii="Courier New" w:eastAsia="Times New Roman" w:hAnsi="Courier New" w:cs="Courier New"/>
                <w:sz w:val="20"/>
                <w:szCs w:val="20"/>
                <w:lang w:eastAsia="es-MX"/>
              </w:rPr>
              <w:t>elemento</w:t>
            </w:r>
            <w:r w:rsidRPr="00F708E8">
              <w:rPr>
                <w:rFonts w:ascii="Times New Roman" w:eastAsia="Times New Roman" w:hAnsi="Times New Roman" w:cs="Times New Roman"/>
                <w:sz w:val="24"/>
                <w:szCs w:val="24"/>
                <w:lang w:eastAsia="es-MX"/>
              </w:rPr>
              <w:t xml:space="preserve"> o un </w:t>
            </w:r>
            <w:r w:rsidRPr="00F708E8">
              <w:rPr>
                <w:rFonts w:ascii="Courier New" w:eastAsia="Times New Roman" w:hAnsi="Courier New" w:cs="Courier New"/>
                <w:sz w:val="20"/>
                <w:szCs w:val="20"/>
                <w:lang w:eastAsia="es-MX"/>
              </w:rPr>
              <w:t>pseudoelementos</w:t>
            </w:r>
            <w:r w:rsidRPr="00F708E8">
              <w:rPr>
                <w:rFonts w:ascii="Times New Roman" w:eastAsia="Times New Roman" w:hAnsi="Times New Roman" w:cs="Times New Roman"/>
                <w:sz w:val="24"/>
                <w:szCs w:val="24"/>
                <w:lang w:eastAsia="es-MX"/>
              </w:rPr>
              <w:t xml:space="preserve"> en el selector.</w:t>
            </w:r>
          </w:p>
        </w:tc>
      </w:tr>
    </w:tbl>
    <w:p w14:paraId="3019A31A" w14:textId="77777777" w:rsidR="00F708E8" w:rsidRPr="00F708E8" w:rsidRDefault="00F708E8">
      <w:pPr>
        <w:spacing w:before="100" w:beforeAutospacing="1" w:after="100" w:afterAutospacing="1" w:line="240" w:lineRule="auto"/>
        <w:rPr>
          <w:rFonts w:ascii="Times New Roman" w:eastAsia="Times New Roman" w:hAnsi="Times New Roman" w:cs="Times New Roman"/>
          <w:sz w:val="24"/>
          <w:szCs w:val="24"/>
          <w:lang w:eastAsia="es-MX"/>
        </w:rPr>
      </w:pPr>
      <w:r w:rsidRPr="00F708E8">
        <w:rPr>
          <w:rFonts w:ascii="Times New Roman" w:eastAsia="Times New Roman" w:hAnsi="Times New Roman" w:cs="Times New Roman"/>
          <w:sz w:val="24"/>
          <w:szCs w:val="24"/>
          <w:lang w:eastAsia="es-MX"/>
        </w:rPr>
        <w:t>Para saber si un bloque de CSS es más específico que otro (</w:t>
      </w:r>
      <w:r w:rsidRPr="00F708E8">
        <w:rPr>
          <w:rFonts w:ascii="Times New Roman" w:eastAsia="Times New Roman" w:hAnsi="Times New Roman" w:cs="Times New Roman"/>
          <w:i/>
          <w:iCs/>
          <w:sz w:val="24"/>
          <w:szCs w:val="24"/>
          <w:lang w:eastAsia="es-MX"/>
        </w:rPr>
        <w:t>y por lo tanto, tiene prioridad</w:t>
      </w:r>
      <w:r w:rsidRPr="00F708E8">
        <w:rPr>
          <w:rFonts w:ascii="Times New Roman" w:eastAsia="Times New Roman" w:hAnsi="Times New Roman" w:cs="Times New Roman"/>
          <w:sz w:val="24"/>
          <w:szCs w:val="24"/>
          <w:lang w:eastAsia="es-MX"/>
        </w:rPr>
        <w:t>) sólo hay que calcular sus componentes. Se ordenan teniendo en cuenta los valores de cada componente, de izquierda a derecha.</w:t>
      </w:r>
    </w:p>
    <w:p w14:paraId="6292ECC4" w14:textId="77777777" w:rsidR="00F708E8" w:rsidRPr="00F708E8" w:rsidRDefault="00F708E8">
      <w:pPr>
        <w:spacing w:before="100" w:beforeAutospacing="1" w:after="100" w:afterAutospacing="1" w:line="240" w:lineRule="auto"/>
        <w:rPr>
          <w:rFonts w:ascii="Times New Roman" w:eastAsia="Times New Roman" w:hAnsi="Times New Roman" w:cs="Times New Roman"/>
          <w:sz w:val="24"/>
          <w:szCs w:val="24"/>
          <w:lang w:eastAsia="es-MX"/>
        </w:rPr>
      </w:pPr>
      <w:r w:rsidRPr="00F708E8">
        <w:rPr>
          <w:rFonts w:ascii="Times New Roman" w:eastAsia="Times New Roman" w:hAnsi="Times New Roman" w:cs="Times New Roman"/>
          <w:sz w:val="24"/>
          <w:szCs w:val="24"/>
          <w:lang w:eastAsia="es-MX"/>
        </w:rPr>
        <w:t xml:space="preserve">Veamos algunos ejemplos, ordenados de </w:t>
      </w:r>
      <w:r w:rsidRPr="00F708E8">
        <w:rPr>
          <w:rFonts w:ascii="Times New Roman" w:eastAsia="Times New Roman" w:hAnsi="Times New Roman" w:cs="Times New Roman"/>
          <w:b/>
          <w:bCs/>
          <w:sz w:val="24"/>
          <w:szCs w:val="24"/>
          <w:lang w:eastAsia="es-MX"/>
        </w:rPr>
        <w:t>menor a mayor especificidad</w:t>
      </w:r>
      <w:r w:rsidRPr="00F708E8">
        <w:rPr>
          <w:rFonts w:ascii="Times New Roman" w:eastAsia="Times New Roman" w:hAnsi="Times New Roman" w:cs="Times New Roman"/>
          <w:sz w:val="24"/>
          <w:szCs w:val="24"/>
          <w:lang w:eastAsia="es-MX"/>
        </w:rPr>
        <w:t>:</w:t>
      </w:r>
    </w:p>
    <w:bookmarkStart w:id="9" w:name="_MON_1660234277"/>
    <w:bookmarkEnd w:id="9"/>
    <w:p w14:paraId="3992109E" w14:textId="77777777" w:rsidR="00F708E8" w:rsidRDefault="00F708E8">
      <w:pPr>
        <w:tabs>
          <w:tab w:val="left" w:pos="1005"/>
        </w:tabs>
        <w:rPr>
          <w:lang w:eastAsia="es-MX"/>
        </w:rPr>
      </w:pPr>
      <w:r>
        <w:rPr>
          <w:lang w:eastAsia="es-MX"/>
        </w:rPr>
        <w:object w:dxaOrig="8838" w:dyaOrig="1710" w14:anchorId="31909F94">
          <v:shape id="_x0000_i1032" type="#_x0000_t75" style="width:439.5pt;height:86.25pt" o:ole="">
            <v:imagedata r:id="rId23" o:title=""/>
          </v:shape>
          <o:OLEObject Type="Embed" ProgID="Word.OpenDocumentText.12" ShapeID="_x0000_i1032" DrawAspect="Content" ObjectID="_1664042541" r:id="rId24"/>
        </w:object>
      </w:r>
    </w:p>
    <w:p w14:paraId="33944914" w14:textId="77777777" w:rsidR="00F708E8" w:rsidRDefault="00F708E8">
      <w:pPr>
        <w:tabs>
          <w:tab w:val="left" w:pos="1005"/>
        </w:tabs>
        <w:rPr>
          <w:lang w:eastAsia="es-MX"/>
        </w:rPr>
      </w:pPr>
      <w:r w:rsidRPr="00F708E8">
        <w:rPr>
          <w:lang w:eastAsia="es-MX"/>
        </w:rPr>
        <w:t xml:space="preserve">En </w:t>
      </w:r>
      <w:r w:rsidRPr="00F708E8">
        <w:rPr>
          <w:b/>
          <w:bCs/>
          <w:lang w:eastAsia="es-MX"/>
        </w:rPr>
        <w:t>keegan.st</w:t>
      </w:r>
      <w:r w:rsidRPr="00F708E8">
        <w:rPr>
          <w:lang w:eastAsia="es-MX"/>
        </w:rPr>
        <w:t xml:space="preserve"> tienes una excelente </w:t>
      </w:r>
      <w:r w:rsidR="00235B33">
        <w:fldChar w:fldCharType="begin"/>
      </w:r>
      <w:r w:rsidR="00235B33">
        <w:instrText xml:space="preserve"> HYPERLINK "https://specificity.keegan.st/" </w:instrText>
      </w:r>
      <w:r w:rsidR="00235B33">
        <w:fldChar w:fldCharType="separate"/>
      </w:r>
      <w:r w:rsidRPr="00F708E8">
        <w:rPr>
          <w:rStyle w:val="Hipervnculo"/>
          <w:lang w:eastAsia="es-MX"/>
        </w:rPr>
        <w:t>calculadora de especificidad CSS</w:t>
      </w:r>
      <w:r w:rsidR="00235B33">
        <w:rPr>
          <w:rStyle w:val="Hipervnculo"/>
          <w:lang w:eastAsia="es-MX"/>
        </w:rPr>
        <w:fldChar w:fldCharType="end"/>
      </w:r>
      <w:r w:rsidRPr="00F708E8">
        <w:rPr>
          <w:lang w:eastAsia="es-MX"/>
        </w:rPr>
        <w:t xml:space="preserve"> donde podrás calcular la especificidad de un selector CSS rápida y cómodamente.</w:t>
      </w:r>
    </w:p>
    <w:p w14:paraId="5AC44946" w14:textId="77777777" w:rsidR="00F708E8" w:rsidRPr="00F708E8" w:rsidRDefault="00235B33">
      <w:pPr>
        <w:pStyle w:val="Ttulo3"/>
      </w:pPr>
      <w:r>
        <w:fldChar w:fldCharType="begin"/>
      </w:r>
      <w:r>
        <w:instrText xml:space="preserve"> HYPERLINK "https://lenguajecss.com/css/introduccion/cascada-css/" \l "orden" </w:instrText>
      </w:r>
      <w:r>
        <w:fldChar w:fldCharType="separate"/>
      </w:r>
      <w:r w:rsidR="00F708E8" w:rsidRPr="00F708E8">
        <w:rPr>
          <w:rStyle w:val="Hipervnculo"/>
          <w:color w:val="2E74B5" w:themeColor="accent1" w:themeShade="BF"/>
          <w:u w:val="none"/>
        </w:rPr>
        <w:t>Orden</w:t>
      </w:r>
      <w:r>
        <w:rPr>
          <w:rStyle w:val="Hipervnculo"/>
          <w:color w:val="2E74B5" w:themeColor="accent1" w:themeShade="BF"/>
          <w:u w:val="none"/>
        </w:rPr>
        <w:fldChar w:fldCharType="end"/>
      </w:r>
    </w:p>
    <w:p w14:paraId="373BE76F" w14:textId="77777777" w:rsidR="00F708E8" w:rsidRPr="00F708E8" w:rsidRDefault="00F708E8">
      <w:pPr>
        <w:tabs>
          <w:tab w:val="left" w:pos="1005"/>
        </w:tabs>
        <w:rPr>
          <w:lang w:eastAsia="es-MX"/>
        </w:rPr>
      </w:pPr>
      <w:r w:rsidRPr="00F708E8">
        <w:rPr>
          <w:lang w:eastAsia="es-MX"/>
        </w:rPr>
        <w:t xml:space="preserve">En CSS, es posible crear múltiples reglas CSS para definir un mismo concepto. En este caso, la que prevalece ante todas las demás depende de ciertos factores, como es la </w:t>
      </w:r>
      <w:r w:rsidRPr="00F708E8">
        <w:rPr>
          <w:i/>
          <w:iCs/>
          <w:lang w:eastAsia="es-MX"/>
        </w:rPr>
        <w:t>«altura»</w:t>
      </w:r>
      <w:r w:rsidRPr="00F708E8">
        <w:rPr>
          <w:lang w:eastAsia="es-MX"/>
        </w:rPr>
        <w:t xml:space="preserve"> a la que está colocada la regla:</w:t>
      </w:r>
    </w:p>
    <w:p w14:paraId="102A6179" w14:textId="77777777" w:rsidR="00F708E8" w:rsidRPr="00291ABE" w:rsidRDefault="00F708E8">
      <w:pPr>
        <w:pStyle w:val="Prrafodelista"/>
        <w:numPr>
          <w:ilvl w:val="0"/>
          <w:numId w:val="5"/>
        </w:numPr>
        <w:shd w:val="clear" w:color="auto" w:fill="FFFFFF"/>
        <w:spacing w:line="285" w:lineRule="atLeast"/>
        <w:rPr>
          <w:rFonts w:ascii="Consolas" w:eastAsia="Times New Roman" w:hAnsi="Consolas" w:cs="Consolas"/>
          <w:color w:val="000000"/>
          <w:sz w:val="21"/>
          <w:szCs w:val="21"/>
          <w:lang w:eastAsia="es-MX"/>
        </w:rPr>
      </w:pPr>
      <w:r w:rsidRPr="00F708E8">
        <w:rPr>
          <w:lang w:eastAsia="es-MX"/>
        </w:rPr>
        <w:t xml:space="preserve">El </w:t>
      </w:r>
      <w:r w:rsidRPr="00291ABE">
        <w:rPr>
          <w:b/>
          <w:bCs/>
          <w:lang w:eastAsia="es-MX"/>
        </w:rPr>
        <w:t>CSS embebido</w:t>
      </w:r>
      <w:r w:rsidRPr="00F708E8">
        <w:rPr>
          <w:lang w:eastAsia="es-MX"/>
        </w:rPr>
        <w:t xml:space="preserve"> </w:t>
      </w:r>
      <w:r w:rsidR="00291ABE">
        <w:rPr>
          <w:lang w:eastAsia="es-MX"/>
        </w:rPr>
        <w:t xml:space="preserve">, ejemplo </w:t>
      </w:r>
      <w:r w:rsidR="00291ABE" w:rsidRPr="00291ABE">
        <w:rPr>
          <w:rFonts w:ascii="Consolas" w:eastAsia="Times New Roman" w:hAnsi="Consolas" w:cs="Consolas"/>
          <w:color w:val="800000"/>
          <w:sz w:val="21"/>
          <w:szCs w:val="21"/>
          <w:lang w:eastAsia="es-MX"/>
        </w:rPr>
        <w:t>&lt;p</w:t>
      </w:r>
      <w:r w:rsidR="00291ABE" w:rsidRPr="00291ABE">
        <w:rPr>
          <w:rFonts w:ascii="Consolas" w:eastAsia="Times New Roman" w:hAnsi="Consolas" w:cs="Consolas"/>
          <w:color w:val="000000"/>
          <w:sz w:val="21"/>
          <w:szCs w:val="21"/>
          <w:lang w:eastAsia="es-MX"/>
        </w:rPr>
        <w:t> </w:t>
      </w:r>
      <w:r w:rsidR="00291ABE" w:rsidRPr="00291ABE">
        <w:rPr>
          <w:rFonts w:ascii="Consolas" w:eastAsia="Times New Roman" w:hAnsi="Consolas" w:cs="Consolas"/>
          <w:color w:val="FF0000"/>
          <w:sz w:val="21"/>
          <w:szCs w:val="21"/>
          <w:lang w:eastAsia="es-MX"/>
        </w:rPr>
        <w:t>style</w:t>
      </w:r>
      <w:r w:rsidR="00291ABE" w:rsidRPr="00291ABE">
        <w:rPr>
          <w:rFonts w:ascii="Consolas" w:eastAsia="Times New Roman" w:hAnsi="Consolas" w:cs="Consolas"/>
          <w:color w:val="000000"/>
          <w:sz w:val="21"/>
          <w:szCs w:val="21"/>
          <w:lang w:eastAsia="es-MX"/>
        </w:rPr>
        <w:t>=</w:t>
      </w:r>
      <w:r w:rsidR="00291ABE" w:rsidRPr="00291ABE">
        <w:rPr>
          <w:rFonts w:ascii="Consolas" w:eastAsia="Times New Roman" w:hAnsi="Consolas" w:cs="Consolas"/>
          <w:color w:val="0000FF"/>
          <w:sz w:val="21"/>
          <w:szCs w:val="21"/>
          <w:lang w:eastAsia="es-MX"/>
        </w:rPr>
        <w:t>"color:blue"</w:t>
      </w:r>
      <w:r w:rsidR="00291ABE" w:rsidRPr="00291ABE">
        <w:rPr>
          <w:rFonts w:ascii="Consolas" w:eastAsia="Times New Roman" w:hAnsi="Consolas" w:cs="Consolas"/>
          <w:color w:val="800000"/>
          <w:sz w:val="21"/>
          <w:szCs w:val="21"/>
          <w:lang w:eastAsia="es-MX"/>
        </w:rPr>
        <w:t>&gt;</w:t>
      </w:r>
      <w:r w:rsidR="00291ABE" w:rsidRPr="00291ABE">
        <w:rPr>
          <w:rFonts w:ascii="Consolas" w:eastAsia="Times New Roman" w:hAnsi="Consolas" w:cs="Consolas"/>
          <w:color w:val="000000"/>
          <w:sz w:val="21"/>
          <w:szCs w:val="21"/>
          <w:lang w:eastAsia="es-MX"/>
        </w:rPr>
        <w:t>embebido</w:t>
      </w:r>
      <w:r w:rsidR="00291ABE" w:rsidRPr="00291ABE">
        <w:rPr>
          <w:rFonts w:ascii="Consolas" w:eastAsia="Times New Roman" w:hAnsi="Consolas" w:cs="Consolas"/>
          <w:color w:val="800000"/>
          <w:sz w:val="21"/>
          <w:szCs w:val="21"/>
          <w:lang w:eastAsia="es-MX"/>
        </w:rPr>
        <w:t>&lt;/p&gt;</w:t>
      </w:r>
      <w:r w:rsidR="00291ABE">
        <w:rPr>
          <w:rFonts w:ascii="Consolas" w:eastAsia="Times New Roman" w:hAnsi="Consolas" w:cs="Consolas"/>
          <w:color w:val="800000"/>
          <w:sz w:val="21"/>
          <w:szCs w:val="21"/>
          <w:lang w:eastAsia="es-MX"/>
        </w:rPr>
        <w:t>,</w:t>
      </w:r>
      <w:r w:rsidR="00291ABE" w:rsidRPr="00291ABE">
        <w:rPr>
          <w:rFonts w:ascii="Consolas" w:eastAsia="Times New Roman" w:hAnsi="Consolas" w:cs="Consolas"/>
          <w:color w:val="000000"/>
          <w:sz w:val="21"/>
          <w:szCs w:val="21"/>
          <w:lang w:eastAsia="es-MX"/>
        </w:rPr>
        <w:t xml:space="preserve"> </w:t>
      </w:r>
      <w:r w:rsidRPr="00F708E8">
        <w:rPr>
          <w:lang w:eastAsia="es-MX"/>
        </w:rPr>
        <w:t>en un elemento HTML es el que tiene mayor precedencia, por lo que siempre será el que tenga prioridad sobre otras reglas CSS.</w:t>
      </w:r>
    </w:p>
    <w:p w14:paraId="44EA11C2" w14:textId="77777777" w:rsidR="00291ABE" w:rsidRDefault="00291ABE">
      <w:pPr>
        <w:shd w:val="clear" w:color="auto" w:fill="FFFFFF"/>
        <w:spacing w:line="285" w:lineRule="atLeast"/>
        <w:rPr>
          <w:rFonts w:ascii="Consolas" w:eastAsia="Times New Roman" w:hAnsi="Consolas" w:cs="Consolas"/>
          <w:color w:val="000000"/>
          <w:sz w:val="21"/>
          <w:szCs w:val="21"/>
          <w:lang w:eastAsia="es-MX"/>
        </w:rPr>
      </w:pPr>
    </w:p>
    <w:p w14:paraId="62B81F28" w14:textId="77777777" w:rsidR="00291ABE" w:rsidRPr="00291ABE" w:rsidRDefault="00291ABE">
      <w:pPr>
        <w:shd w:val="clear" w:color="auto" w:fill="FFFFFF"/>
        <w:spacing w:line="285" w:lineRule="atLeast"/>
        <w:rPr>
          <w:rFonts w:ascii="Consolas" w:eastAsia="Times New Roman" w:hAnsi="Consolas" w:cs="Consolas"/>
          <w:color w:val="000000"/>
          <w:sz w:val="21"/>
          <w:szCs w:val="21"/>
          <w:lang w:eastAsia="es-MX"/>
        </w:rPr>
      </w:pPr>
    </w:p>
    <w:p w14:paraId="4C904002" w14:textId="77777777" w:rsidR="00F708E8" w:rsidRDefault="00F708E8">
      <w:pPr>
        <w:numPr>
          <w:ilvl w:val="0"/>
          <w:numId w:val="4"/>
        </w:numPr>
        <w:tabs>
          <w:tab w:val="left" w:pos="1005"/>
        </w:tabs>
        <w:rPr>
          <w:lang w:eastAsia="es-MX"/>
        </w:rPr>
      </w:pPr>
      <w:r w:rsidRPr="00F708E8">
        <w:rPr>
          <w:lang w:eastAsia="es-MX"/>
        </w:rPr>
        <w:t xml:space="preserve">En segundo lugar, el </w:t>
      </w:r>
      <w:r w:rsidRPr="00F708E8">
        <w:rPr>
          <w:b/>
          <w:bCs/>
          <w:lang w:eastAsia="es-MX"/>
        </w:rPr>
        <w:t>CSS interno</w:t>
      </w:r>
      <w:r w:rsidRPr="00F708E8">
        <w:rPr>
          <w:lang w:eastAsia="es-MX"/>
        </w:rPr>
        <w:t xml:space="preserve"> definido a través de bloques style en el propio documento HTML será el siguiente a tener en cuenta en orden de prioridad.</w:t>
      </w:r>
    </w:p>
    <w:p w14:paraId="54F47DF1" w14:textId="77777777" w:rsidR="00291ABE" w:rsidRPr="00291ABE" w:rsidRDefault="00291ABE">
      <w:pPr>
        <w:shd w:val="clear" w:color="auto" w:fill="FFFFFF"/>
        <w:spacing w:after="0" w:line="285" w:lineRule="atLeast"/>
        <w:ind w:left="1416"/>
        <w:rPr>
          <w:rFonts w:ascii="Consolas" w:eastAsia="Times New Roman" w:hAnsi="Consolas" w:cs="Consolas"/>
          <w:color w:val="000000"/>
          <w:sz w:val="21"/>
          <w:szCs w:val="21"/>
          <w:lang w:eastAsia="es-MX"/>
        </w:rPr>
      </w:pPr>
      <w:r w:rsidRPr="00291ABE">
        <w:rPr>
          <w:rFonts w:ascii="Consolas" w:eastAsia="Times New Roman" w:hAnsi="Consolas" w:cs="Consolas"/>
          <w:color w:val="000000"/>
          <w:sz w:val="21"/>
          <w:szCs w:val="21"/>
          <w:lang w:eastAsia="es-MX"/>
        </w:rPr>
        <w:t> </w:t>
      </w:r>
      <w:r w:rsidRPr="00291ABE">
        <w:rPr>
          <w:rFonts w:ascii="Consolas" w:eastAsia="Times New Roman" w:hAnsi="Consolas" w:cs="Consolas"/>
          <w:color w:val="800000"/>
          <w:sz w:val="21"/>
          <w:szCs w:val="21"/>
          <w:lang w:eastAsia="es-MX"/>
        </w:rPr>
        <w:t>&lt;style&gt;</w:t>
      </w:r>
    </w:p>
    <w:p w14:paraId="42907200" w14:textId="77777777" w:rsidR="00291ABE" w:rsidRPr="00291ABE" w:rsidRDefault="00291ABE">
      <w:pPr>
        <w:shd w:val="clear" w:color="auto" w:fill="FFFFFF"/>
        <w:spacing w:after="0" w:line="285" w:lineRule="atLeast"/>
        <w:ind w:left="1416"/>
        <w:rPr>
          <w:rFonts w:ascii="Consolas" w:eastAsia="Times New Roman" w:hAnsi="Consolas" w:cs="Consolas"/>
          <w:color w:val="000000"/>
          <w:sz w:val="21"/>
          <w:szCs w:val="21"/>
          <w:lang w:eastAsia="es-MX"/>
        </w:rPr>
      </w:pPr>
      <w:r w:rsidRPr="00291ABE">
        <w:rPr>
          <w:rFonts w:ascii="Consolas" w:eastAsia="Times New Roman" w:hAnsi="Consolas" w:cs="Consolas"/>
          <w:color w:val="000000"/>
          <w:sz w:val="21"/>
          <w:szCs w:val="21"/>
          <w:lang w:eastAsia="es-MX"/>
        </w:rPr>
        <w:t>    selector{propiedad:valor;} </w:t>
      </w:r>
    </w:p>
    <w:p w14:paraId="3A722F9C" w14:textId="77777777" w:rsidR="00291ABE" w:rsidRPr="00291ABE" w:rsidRDefault="00291ABE">
      <w:pPr>
        <w:shd w:val="clear" w:color="auto" w:fill="FFFFFF"/>
        <w:spacing w:after="0" w:line="285" w:lineRule="atLeast"/>
        <w:ind w:left="1416"/>
        <w:rPr>
          <w:rFonts w:ascii="Consolas" w:eastAsia="Times New Roman" w:hAnsi="Consolas" w:cs="Consolas"/>
          <w:color w:val="000000"/>
          <w:sz w:val="21"/>
          <w:szCs w:val="21"/>
          <w:lang w:eastAsia="es-MX"/>
        </w:rPr>
      </w:pPr>
      <w:r w:rsidRPr="00291ABE">
        <w:rPr>
          <w:rFonts w:ascii="Consolas" w:eastAsia="Times New Roman" w:hAnsi="Consolas" w:cs="Consolas"/>
          <w:color w:val="000000"/>
          <w:sz w:val="21"/>
          <w:szCs w:val="21"/>
          <w:lang w:eastAsia="es-MX"/>
        </w:rPr>
        <w:t> </w:t>
      </w:r>
      <w:r w:rsidRPr="00291ABE">
        <w:rPr>
          <w:rFonts w:ascii="Consolas" w:eastAsia="Times New Roman" w:hAnsi="Consolas" w:cs="Consolas"/>
          <w:color w:val="800000"/>
          <w:sz w:val="21"/>
          <w:szCs w:val="21"/>
          <w:lang w:eastAsia="es-MX"/>
        </w:rPr>
        <w:t>&lt;/style&gt;</w:t>
      </w:r>
    </w:p>
    <w:p w14:paraId="499943B2" w14:textId="77777777" w:rsidR="00291ABE" w:rsidRPr="00F708E8" w:rsidRDefault="00291ABE">
      <w:pPr>
        <w:tabs>
          <w:tab w:val="left" w:pos="1005"/>
        </w:tabs>
        <w:ind w:left="720"/>
        <w:rPr>
          <w:lang w:eastAsia="es-MX"/>
        </w:rPr>
      </w:pPr>
    </w:p>
    <w:p w14:paraId="17C6DD35" w14:textId="77777777" w:rsidR="00F708E8" w:rsidRDefault="00F708E8">
      <w:pPr>
        <w:numPr>
          <w:ilvl w:val="0"/>
          <w:numId w:val="4"/>
        </w:numPr>
        <w:tabs>
          <w:tab w:val="left" w:pos="1005"/>
        </w:tabs>
        <w:rPr>
          <w:lang w:eastAsia="es-MX"/>
        </w:rPr>
      </w:pPr>
      <w:r w:rsidRPr="00F708E8">
        <w:rPr>
          <w:lang w:eastAsia="es-MX"/>
        </w:rPr>
        <w:lastRenderedPageBreak/>
        <w:t xml:space="preserve">Por último, los documentos </w:t>
      </w:r>
      <w:r w:rsidRPr="00F708E8">
        <w:rPr>
          <w:b/>
          <w:bCs/>
          <w:lang w:eastAsia="es-MX"/>
        </w:rPr>
        <w:t>CSS externos</w:t>
      </w:r>
      <w:r w:rsidRPr="00F708E8">
        <w:rPr>
          <w:lang w:eastAsia="es-MX"/>
        </w:rPr>
        <w:t xml:space="preserve"> son la tercera opción de prioridad a la hora de tomar en cuenta las reglas CSS.</w:t>
      </w:r>
    </w:p>
    <w:p w14:paraId="4320F00D" w14:textId="77777777" w:rsidR="00291ABE" w:rsidRPr="00291ABE" w:rsidRDefault="00291ABE">
      <w:pPr>
        <w:shd w:val="clear" w:color="auto" w:fill="FFFFFF"/>
        <w:spacing w:after="0" w:line="285" w:lineRule="atLeast"/>
        <w:ind w:left="1416"/>
        <w:rPr>
          <w:rFonts w:ascii="Consolas" w:eastAsia="Times New Roman" w:hAnsi="Consolas" w:cs="Consolas"/>
          <w:color w:val="000000"/>
          <w:sz w:val="21"/>
          <w:szCs w:val="21"/>
          <w:lang w:eastAsia="es-MX"/>
        </w:rPr>
      </w:pPr>
      <w:r w:rsidRPr="00291ABE">
        <w:rPr>
          <w:rFonts w:ascii="Consolas" w:eastAsia="Times New Roman" w:hAnsi="Consolas" w:cs="Consolas"/>
          <w:color w:val="000000"/>
          <w:sz w:val="21"/>
          <w:szCs w:val="21"/>
          <w:lang w:eastAsia="es-MX"/>
        </w:rPr>
        <w:t> </w:t>
      </w:r>
      <w:r w:rsidRPr="00291ABE">
        <w:rPr>
          <w:rFonts w:ascii="Consolas" w:eastAsia="Times New Roman" w:hAnsi="Consolas" w:cs="Consolas"/>
          <w:color w:val="800000"/>
          <w:sz w:val="21"/>
          <w:szCs w:val="21"/>
          <w:lang w:eastAsia="es-MX"/>
        </w:rPr>
        <w:t>&lt;link</w:t>
      </w:r>
      <w:r w:rsidRPr="00291ABE">
        <w:rPr>
          <w:rFonts w:ascii="Consolas" w:eastAsia="Times New Roman" w:hAnsi="Consolas" w:cs="Consolas"/>
          <w:color w:val="000000"/>
          <w:sz w:val="21"/>
          <w:szCs w:val="21"/>
          <w:lang w:eastAsia="es-MX"/>
        </w:rPr>
        <w:t> </w:t>
      </w:r>
      <w:r w:rsidRPr="00291ABE">
        <w:rPr>
          <w:rFonts w:ascii="Consolas" w:eastAsia="Times New Roman" w:hAnsi="Consolas" w:cs="Consolas"/>
          <w:color w:val="FF0000"/>
          <w:sz w:val="21"/>
          <w:szCs w:val="21"/>
          <w:lang w:eastAsia="es-MX"/>
        </w:rPr>
        <w:t>rel</w:t>
      </w:r>
      <w:r w:rsidRPr="00291ABE">
        <w:rPr>
          <w:rFonts w:ascii="Consolas" w:eastAsia="Times New Roman" w:hAnsi="Consolas" w:cs="Consolas"/>
          <w:color w:val="000000"/>
          <w:sz w:val="21"/>
          <w:szCs w:val="21"/>
          <w:lang w:eastAsia="es-MX"/>
        </w:rPr>
        <w:t>=</w:t>
      </w:r>
      <w:r w:rsidRPr="00291ABE">
        <w:rPr>
          <w:rFonts w:ascii="Consolas" w:eastAsia="Times New Roman" w:hAnsi="Consolas" w:cs="Consolas"/>
          <w:color w:val="0000FF"/>
          <w:sz w:val="21"/>
          <w:szCs w:val="21"/>
          <w:lang w:eastAsia="es-MX"/>
        </w:rPr>
        <w:t>"stylesheet"</w:t>
      </w:r>
      <w:r w:rsidRPr="00291ABE">
        <w:rPr>
          <w:rFonts w:ascii="Consolas" w:eastAsia="Times New Roman" w:hAnsi="Consolas" w:cs="Consolas"/>
          <w:color w:val="000000"/>
          <w:sz w:val="21"/>
          <w:szCs w:val="21"/>
          <w:lang w:eastAsia="es-MX"/>
        </w:rPr>
        <w:t> </w:t>
      </w:r>
      <w:r w:rsidRPr="00291ABE">
        <w:rPr>
          <w:rFonts w:ascii="Consolas" w:eastAsia="Times New Roman" w:hAnsi="Consolas" w:cs="Consolas"/>
          <w:color w:val="FF0000"/>
          <w:sz w:val="21"/>
          <w:szCs w:val="21"/>
          <w:lang w:eastAsia="es-MX"/>
        </w:rPr>
        <w:t>href</w:t>
      </w:r>
      <w:r w:rsidRPr="00291ABE">
        <w:rPr>
          <w:rFonts w:ascii="Consolas" w:eastAsia="Times New Roman" w:hAnsi="Consolas" w:cs="Consolas"/>
          <w:color w:val="000000"/>
          <w:sz w:val="21"/>
          <w:szCs w:val="21"/>
          <w:lang w:eastAsia="es-MX"/>
        </w:rPr>
        <w:t>=</w:t>
      </w:r>
      <w:r w:rsidRPr="00291ABE">
        <w:rPr>
          <w:rFonts w:ascii="Consolas" w:eastAsia="Times New Roman" w:hAnsi="Consolas" w:cs="Consolas"/>
          <w:color w:val="0000FF"/>
          <w:sz w:val="21"/>
          <w:szCs w:val="21"/>
          <w:lang w:eastAsia="es-MX"/>
        </w:rPr>
        <w:t>"estilos.css"</w:t>
      </w:r>
      <w:r w:rsidRPr="00291ABE">
        <w:rPr>
          <w:rFonts w:ascii="Consolas" w:eastAsia="Times New Roman" w:hAnsi="Consolas" w:cs="Consolas"/>
          <w:color w:val="800000"/>
          <w:sz w:val="21"/>
          <w:szCs w:val="21"/>
          <w:lang w:eastAsia="es-MX"/>
        </w:rPr>
        <w:t>&gt;</w:t>
      </w:r>
    </w:p>
    <w:p w14:paraId="61A60C98" w14:textId="77777777" w:rsidR="00291ABE" w:rsidRPr="00F708E8" w:rsidRDefault="00291ABE">
      <w:pPr>
        <w:tabs>
          <w:tab w:val="left" w:pos="1005"/>
        </w:tabs>
        <w:ind w:left="720"/>
        <w:rPr>
          <w:lang w:eastAsia="es-MX"/>
        </w:rPr>
      </w:pPr>
    </w:p>
    <w:p w14:paraId="3A3E164F" w14:textId="77777777" w:rsidR="00F708E8" w:rsidRPr="00F708E8" w:rsidRDefault="00F708E8">
      <w:pPr>
        <w:tabs>
          <w:tab w:val="left" w:pos="1005"/>
        </w:tabs>
        <w:rPr>
          <w:lang w:eastAsia="es-MX"/>
        </w:rPr>
      </w:pPr>
      <w:r w:rsidRPr="00F708E8">
        <w:rPr>
          <w:lang w:eastAsia="es-MX"/>
        </w:rPr>
        <w:t>Teniendo esto en cuenta, hay que recordar que las propiedades que prevalecerán serán las que estén en último lugar, siempre respetando la prioridad de la lista anterior.</w:t>
      </w:r>
    </w:p>
    <w:p w14:paraId="7AEAAE89" w14:textId="77777777" w:rsidR="00291ABE" w:rsidRPr="00CB0439" w:rsidRDefault="00291ABE">
      <w:pPr>
        <w:pStyle w:val="Ttulo2"/>
      </w:pPr>
      <w:r w:rsidRPr="00291ABE">
        <w:t xml:space="preserve">Variables </w:t>
      </w:r>
      <w:r w:rsidR="00235B33">
        <w:fldChar w:fldCharType="begin"/>
      </w:r>
      <w:r w:rsidR="00235B33">
        <w:instrText xml:space="preserve"> HYPERLINK "https://lenguajecss.com/css/introduccion/css-custom-properties/" \l "css-custom-properties" </w:instrText>
      </w:r>
      <w:r w:rsidR="00235B33">
        <w:fldChar w:fldCharType="separate"/>
      </w:r>
      <w:r w:rsidRPr="00CB0439">
        <w:t xml:space="preserve">CSS </w:t>
      </w:r>
      <w:r w:rsidR="00CB0439" w:rsidRPr="00CB0439">
        <w:t>o</w:t>
      </w:r>
      <w:r w:rsidRPr="00CB0439">
        <w:t xml:space="preserve"> CSS Custom Properties</w:t>
      </w:r>
      <w:r w:rsidR="00235B33">
        <w:fldChar w:fldCharType="end"/>
      </w:r>
    </w:p>
    <w:p w14:paraId="1836B5CF" w14:textId="77777777" w:rsidR="00291ABE" w:rsidRDefault="00291ABE">
      <w:pPr>
        <w:tabs>
          <w:tab w:val="left" w:pos="1005"/>
        </w:tabs>
        <w:rPr>
          <w:lang w:eastAsia="es-MX"/>
        </w:rPr>
      </w:pPr>
      <w:r>
        <w:rPr>
          <w:lang w:eastAsia="es-MX"/>
        </w:rPr>
        <w:t xml:space="preserve">Las </w:t>
      </w:r>
      <w:r w:rsidRPr="00CB0439">
        <w:rPr>
          <w:lang w:eastAsia="es-MX"/>
        </w:rPr>
        <w:t>CSS Custom Properties</w:t>
      </w:r>
      <w:r>
        <w:rPr>
          <w:lang w:eastAsia="es-MX"/>
        </w:rPr>
        <w:t xml:space="preserve"> (</w:t>
      </w:r>
      <w:r w:rsidRPr="00CB0439">
        <w:rPr>
          <w:lang w:eastAsia="es-MX"/>
        </w:rPr>
        <w:t>muchas veces conocidas por variables CSS</w:t>
      </w:r>
      <w:r>
        <w:rPr>
          <w:lang w:eastAsia="es-MX"/>
        </w:rPr>
        <w:t xml:space="preserve">) son un mecanismo de CSS que permite dar </w:t>
      </w:r>
      <w:r w:rsidRPr="00CB0439">
        <w:rPr>
          <w:lang w:eastAsia="es-MX"/>
        </w:rPr>
        <w:t>un valor personalizado</w:t>
      </w:r>
      <w:r>
        <w:rPr>
          <w:lang w:eastAsia="es-MX"/>
        </w:rPr>
        <w:t xml:space="preserve"> a las propiedades, si necesitamos cambiar el valor en algún momento, podemos hacerlo en esa </w:t>
      </w:r>
      <w:r w:rsidRPr="00CB0439">
        <w:rPr>
          <w:b/>
          <w:bCs/>
          <w:lang w:eastAsia="es-MX"/>
        </w:rPr>
        <w:t>propiedad personalizada</w:t>
      </w:r>
      <w:r>
        <w:rPr>
          <w:lang w:eastAsia="es-MX"/>
        </w:rPr>
        <w:t xml:space="preserve"> y no en múltiples partes del documento, donde nos podríamos equivocar al añadir el mismo valor o incluso hacer mucho más difícil de mantener el código.</w:t>
      </w:r>
    </w:p>
    <w:p w14:paraId="05E97961" w14:textId="77777777" w:rsidR="00CB0439" w:rsidRPr="00CB0439" w:rsidRDefault="00235B33">
      <w:pPr>
        <w:pStyle w:val="Ttulo3"/>
        <w:rPr>
          <w:lang w:eastAsia="es-MX"/>
        </w:rPr>
      </w:pPr>
      <w:r>
        <w:fldChar w:fldCharType="begin"/>
      </w:r>
      <w:r>
        <w:instrText xml:space="preserve"> HYPERLINK "https://lenguajecss.com/css/introduccion/css-custom-properties/" \l "definir-una-variable-css" </w:instrText>
      </w:r>
      <w:r>
        <w:fldChar w:fldCharType="separate"/>
      </w:r>
      <w:r w:rsidR="00CB0439" w:rsidRPr="00CB0439">
        <w:rPr>
          <w:lang w:eastAsia="es-MX"/>
        </w:rPr>
        <w:t>Definir una variable CSS</w:t>
      </w:r>
      <w:r>
        <w:rPr>
          <w:lang w:eastAsia="es-MX"/>
        </w:rPr>
        <w:fldChar w:fldCharType="end"/>
      </w:r>
    </w:p>
    <w:p w14:paraId="68E23409" w14:textId="77777777" w:rsidR="00CB0439" w:rsidRDefault="00CB0439">
      <w:pPr>
        <w:tabs>
          <w:tab w:val="left" w:pos="1005"/>
        </w:tabs>
        <w:rPr>
          <w:lang w:eastAsia="es-MX"/>
        </w:rPr>
      </w:pPr>
      <w:r>
        <w:rPr>
          <w:lang w:eastAsia="es-MX"/>
        </w:rPr>
        <w:t xml:space="preserve">Para definir una </w:t>
      </w:r>
      <w:r w:rsidRPr="00CB0439">
        <w:rPr>
          <w:b/>
          <w:bCs/>
          <w:lang w:eastAsia="es-MX"/>
        </w:rPr>
        <w:t>custom property</w:t>
      </w:r>
      <w:r>
        <w:rPr>
          <w:lang w:eastAsia="es-MX"/>
        </w:rPr>
        <w:t xml:space="preserve"> haremos uso de los dos guiones </w:t>
      </w:r>
      <w:r w:rsidRPr="00CB0439">
        <w:rPr>
          <w:lang w:eastAsia="es-MX"/>
        </w:rPr>
        <w:t>--</w:t>
      </w:r>
      <w:r>
        <w:rPr>
          <w:lang w:eastAsia="es-MX"/>
        </w:rPr>
        <w:t xml:space="preserve"> previos al nombre que queramos utilizar. Además, debemos fijarnos en el elemento que definimos la variable, en este ejemplo la pseudoclase </w:t>
      </w:r>
      <w:r w:rsidRPr="00CB0439">
        <w:rPr>
          <w:lang w:eastAsia="es-MX"/>
        </w:rPr>
        <w:t>:root</w:t>
      </w:r>
      <w:r>
        <w:rPr>
          <w:lang w:eastAsia="es-MX"/>
        </w:rPr>
        <w:t>:</w:t>
      </w:r>
    </w:p>
    <w:bookmarkStart w:id="10" w:name="_MON_1660235333"/>
    <w:bookmarkEnd w:id="10"/>
    <w:p w14:paraId="48F32725" w14:textId="77777777" w:rsidR="00CB0439" w:rsidRDefault="00766BD2">
      <w:pPr>
        <w:tabs>
          <w:tab w:val="left" w:pos="1005"/>
        </w:tabs>
        <w:rPr>
          <w:lang w:eastAsia="es-MX"/>
        </w:rPr>
      </w:pPr>
      <w:r>
        <w:rPr>
          <w:lang w:eastAsia="es-MX"/>
        </w:rPr>
        <w:object w:dxaOrig="8838" w:dyaOrig="855" w14:anchorId="1446B075">
          <v:shape id="_x0000_i1033" type="#_x0000_t75" style="width:439.5pt;height:43.5pt" o:ole="">
            <v:imagedata r:id="rId25" o:title=""/>
          </v:shape>
          <o:OLEObject Type="Embed" ProgID="Word.OpenDocumentText.12" ShapeID="_x0000_i1033" DrawAspect="Content" ObjectID="_1664042542" r:id="rId26"/>
        </w:object>
      </w:r>
    </w:p>
    <w:p w14:paraId="3331832B" w14:textId="77777777" w:rsidR="00CB0439" w:rsidRPr="00CB0439" w:rsidRDefault="00CB0439">
      <w:pPr>
        <w:tabs>
          <w:tab w:val="left" w:pos="1005"/>
        </w:tabs>
        <w:jc w:val="both"/>
        <w:rPr>
          <w:lang w:eastAsia="es-MX"/>
        </w:rPr>
      </w:pPr>
      <w:r w:rsidRPr="00CB0439">
        <w:rPr>
          <w:lang w:eastAsia="es-MX"/>
        </w:rPr>
        <w:t>Hay varios detalles que comentar sobre este fragmento de código:</w:t>
      </w:r>
    </w:p>
    <w:p w14:paraId="0D81E277" w14:textId="77777777" w:rsidR="00CB0439" w:rsidRPr="00CB0439" w:rsidRDefault="00CB0439">
      <w:pPr>
        <w:tabs>
          <w:tab w:val="left" w:pos="1005"/>
        </w:tabs>
        <w:jc w:val="both"/>
        <w:rPr>
          <w:lang w:eastAsia="es-MX"/>
        </w:rPr>
      </w:pPr>
      <w:r w:rsidRPr="00CB0439">
        <w:rPr>
          <w:lang w:eastAsia="es-MX"/>
        </w:rPr>
        <w:t xml:space="preserve">En primer lugar, la pseudoclase :root hace referencia al elemento raíz del documento, o lo que es lo mismo, al elemento &lt;html&gt;. La diferencia de utilizar html o :root como selector es que este último tiene algo más de </w:t>
      </w:r>
      <w:r w:rsidR="00235B33">
        <w:fldChar w:fldCharType="begin"/>
      </w:r>
      <w:r w:rsidR="00235B33">
        <w:instrText xml:space="preserve"> HYPERLINK "https://lenguajecss.com/css/introduccion/cascada-css/" \l "especificidad" </w:instrText>
      </w:r>
      <w:r w:rsidR="00235B33">
        <w:fldChar w:fldCharType="separate"/>
      </w:r>
      <w:r w:rsidRPr="00CB0439">
        <w:rPr>
          <w:rStyle w:val="Hipervnculo"/>
          <w:lang w:eastAsia="es-MX"/>
        </w:rPr>
        <w:t>especificidad CSS</w:t>
      </w:r>
      <w:r w:rsidR="00235B33">
        <w:rPr>
          <w:rStyle w:val="Hipervnculo"/>
          <w:lang w:eastAsia="es-MX"/>
        </w:rPr>
        <w:fldChar w:fldCharType="end"/>
      </w:r>
      <w:r w:rsidRPr="00CB0439">
        <w:rPr>
          <w:lang w:eastAsia="es-MX"/>
        </w:rPr>
        <w:t xml:space="preserve">. </w:t>
      </w:r>
      <w:r w:rsidRPr="00CB0439">
        <w:rPr>
          <w:color w:val="FFFFFF" w:themeColor="background1"/>
          <w:highlight w:val="black"/>
          <w:lang w:eastAsia="es-MX"/>
        </w:rPr>
        <w:t xml:space="preserve">Mientras que html tiene </w:t>
      </w:r>
      <w:r w:rsidRPr="00CB0439">
        <w:rPr>
          <w:b/>
          <w:bCs/>
          <w:color w:val="FFFFFF" w:themeColor="background1"/>
          <w:highlight w:val="black"/>
          <w:lang w:eastAsia="es-MX"/>
        </w:rPr>
        <w:t>001</w:t>
      </w:r>
      <w:r w:rsidRPr="00CB0439">
        <w:rPr>
          <w:color w:val="FFFFFF" w:themeColor="background1"/>
          <w:highlight w:val="black"/>
          <w:lang w:eastAsia="es-MX"/>
        </w:rPr>
        <w:t xml:space="preserve">, :root tendría </w:t>
      </w:r>
      <w:commentRangeStart w:id="11"/>
      <w:r w:rsidRPr="00CB0439">
        <w:rPr>
          <w:b/>
          <w:bCs/>
          <w:color w:val="FFFFFF" w:themeColor="background1"/>
          <w:highlight w:val="black"/>
          <w:lang w:eastAsia="es-MX"/>
        </w:rPr>
        <w:t>010</w:t>
      </w:r>
      <w:commentRangeEnd w:id="11"/>
      <w:r>
        <w:rPr>
          <w:rStyle w:val="Refdecomentario"/>
        </w:rPr>
        <w:commentReference w:id="11"/>
      </w:r>
      <w:r w:rsidRPr="00CB0439">
        <w:rPr>
          <w:color w:val="FFFFFF" w:themeColor="background1"/>
          <w:highlight w:val="black"/>
          <w:lang w:eastAsia="es-MX"/>
        </w:rPr>
        <w:t>.</w:t>
      </w:r>
    </w:p>
    <w:p w14:paraId="4AD99A8A" w14:textId="77777777" w:rsidR="00F708E8" w:rsidRDefault="00766BD2">
      <w:pPr>
        <w:tabs>
          <w:tab w:val="left" w:pos="1005"/>
        </w:tabs>
        <w:rPr>
          <w:lang w:eastAsia="es-MX"/>
        </w:rPr>
      </w:pPr>
      <w:r w:rsidRPr="00766BD2">
        <w:rPr>
          <w:lang w:eastAsia="es-MX"/>
        </w:rPr>
        <w:t xml:space="preserve">Al colocarla en :root estamos definiendo que la </w:t>
      </w:r>
      <w:r w:rsidRPr="00766BD2">
        <w:rPr>
          <w:b/>
          <w:bCs/>
          <w:lang w:eastAsia="es-MX"/>
        </w:rPr>
        <w:t>custom property</w:t>
      </w:r>
      <w:r w:rsidRPr="00766BD2">
        <w:rPr>
          <w:lang w:eastAsia="es-MX"/>
        </w:rPr>
        <w:t xml:space="preserve"> estará definida para el </w:t>
      </w:r>
      <w:r w:rsidRPr="00766BD2">
        <w:rPr>
          <w:b/>
          <w:bCs/>
          <w:lang w:eastAsia="es-MX"/>
        </w:rPr>
        <w:t>ámbito</w:t>
      </w:r>
      <w:r w:rsidRPr="00766BD2">
        <w:rPr>
          <w:lang w:eastAsia="es-MX"/>
        </w:rPr>
        <w:t xml:space="preserve"> de esa etiqueta &lt;html&gt; (</w:t>
      </w:r>
      <w:r w:rsidRPr="00766BD2">
        <w:rPr>
          <w:i/>
          <w:iCs/>
          <w:lang w:eastAsia="es-MX"/>
        </w:rPr>
        <w:t>o cualquier elemento hijo</w:t>
      </w:r>
      <w:r w:rsidRPr="00766BD2">
        <w:rPr>
          <w:lang w:eastAsia="es-MX"/>
        </w:rPr>
        <w:t>), es decir, a todo el documento. Sin embargo, ya veremos que podemos aplicar estas variables sólo a partes concretas del DOM de nuestra página.</w:t>
      </w:r>
    </w:p>
    <w:p w14:paraId="190A7986" w14:textId="77777777" w:rsidR="00766BD2" w:rsidRDefault="00766BD2">
      <w:pPr>
        <w:tabs>
          <w:tab w:val="left" w:pos="1005"/>
        </w:tabs>
        <w:rPr>
          <w:lang w:eastAsia="es-MX"/>
        </w:rPr>
      </w:pPr>
    </w:p>
    <w:p w14:paraId="41E4D7E8" w14:textId="77777777" w:rsidR="00766BD2" w:rsidRPr="00766BD2" w:rsidRDefault="00235B33">
      <w:pPr>
        <w:pStyle w:val="Ttulo3"/>
      </w:pPr>
      <w:r>
        <w:fldChar w:fldCharType="begin"/>
      </w:r>
      <w:r>
        <w:instrText xml:space="preserve"> HYPERLINK "https://lenguajecss.com/css/introduccion/css-custom-properties/" \l "utilizar-una-variable-css" </w:instrText>
      </w:r>
      <w:r>
        <w:fldChar w:fldCharType="separate"/>
      </w:r>
      <w:r w:rsidR="00766BD2" w:rsidRPr="00766BD2">
        <w:rPr>
          <w:rStyle w:val="Hipervnculo"/>
          <w:color w:val="0070C0"/>
          <w:u w:val="none"/>
        </w:rPr>
        <w:t>Utilizar una variable CSS</w:t>
      </w:r>
      <w:r>
        <w:rPr>
          <w:rStyle w:val="Hipervnculo"/>
          <w:color w:val="0070C0"/>
          <w:u w:val="none"/>
        </w:rPr>
        <w:fldChar w:fldCharType="end"/>
      </w:r>
    </w:p>
    <w:p w14:paraId="033BAB0A" w14:textId="77777777" w:rsidR="00766BD2" w:rsidRPr="00766BD2" w:rsidRDefault="00766BD2">
      <w:pPr>
        <w:tabs>
          <w:tab w:val="left" w:pos="1005"/>
        </w:tabs>
        <w:rPr>
          <w:lang w:eastAsia="es-MX"/>
        </w:rPr>
      </w:pPr>
      <w:r w:rsidRPr="00766BD2">
        <w:rPr>
          <w:lang w:eastAsia="es-MX"/>
        </w:rPr>
        <w:t xml:space="preserve">A la hora de utilizar una </w:t>
      </w:r>
      <w:r w:rsidRPr="00766BD2">
        <w:rPr>
          <w:b/>
          <w:bCs/>
          <w:lang w:eastAsia="es-MX"/>
        </w:rPr>
        <w:t>custom property</w:t>
      </w:r>
      <w:r w:rsidRPr="00766BD2">
        <w:rPr>
          <w:lang w:eastAsia="es-MX"/>
        </w:rPr>
        <w:t>, hay que utilizarla dentro de la expresión var():</w:t>
      </w:r>
    </w:p>
    <w:bookmarkStart w:id="12" w:name="_MON_1660236336"/>
    <w:bookmarkEnd w:id="12"/>
    <w:p w14:paraId="231D4440" w14:textId="77777777" w:rsidR="00ED40F3" w:rsidRDefault="00766BD2">
      <w:pPr>
        <w:tabs>
          <w:tab w:val="left" w:pos="1005"/>
        </w:tabs>
        <w:rPr>
          <w:lang w:eastAsia="es-MX"/>
        </w:rPr>
      </w:pPr>
      <w:r>
        <w:rPr>
          <w:lang w:eastAsia="es-MX"/>
        </w:rPr>
        <w:object w:dxaOrig="8838" w:dyaOrig="855" w14:anchorId="76EC3B1D">
          <v:shape id="_x0000_i1034" type="#_x0000_t75" style="width:439.5pt;height:43.5pt" o:ole="">
            <v:imagedata r:id="rId29" o:title=""/>
          </v:shape>
          <o:OLEObject Type="Embed" ProgID="Word.OpenDocumentText.12" ShapeID="_x0000_i1034" DrawAspect="Content" ObjectID="_1664042543" r:id="rId30"/>
        </w:object>
      </w:r>
    </w:p>
    <w:p w14:paraId="34D005C6" w14:textId="77777777" w:rsidR="00766BD2" w:rsidRDefault="00ED40F3">
      <w:pPr>
        <w:rPr>
          <w:lang w:eastAsia="es-MX"/>
        </w:rPr>
      </w:pPr>
      <w:r w:rsidRPr="00ED40F3">
        <w:rPr>
          <w:lang w:eastAsia="es-MX"/>
        </w:rPr>
        <w:lastRenderedPageBreak/>
        <w:t xml:space="preserve">Además, es muy recomendable que la expresión var() tenga </w:t>
      </w:r>
      <w:r w:rsidRPr="00ED40F3">
        <w:rPr>
          <w:b/>
          <w:bCs/>
          <w:lang w:eastAsia="es-MX"/>
        </w:rPr>
        <w:t>dos parámetros</w:t>
      </w:r>
      <w:r w:rsidRPr="00ED40F3">
        <w:rPr>
          <w:lang w:eastAsia="es-MX"/>
        </w:rPr>
        <w:t xml:space="preserve">. El primero de ellos, la </w:t>
      </w:r>
      <w:r w:rsidRPr="00ED40F3">
        <w:rPr>
          <w:b/>
          <w:bCs/>
          <w:lang w:eastAsia="es-MX"/>
        </w:rPr>
        <w:t>custom property</w:t>
      </w:r>
      <w:r w:rsidRPr="00ED40F3">
        <w:rPr>
          <w:lang w:eastAsia="es-MX"/>
        </w:rPr>
        <w:t xml:space="preserve"> en cuestión, el segundo de ellos, el valor por defecto en el caso de que esa propiedad no esté definida en el ámbito actual:</w:t>
      </w:r>
    </w:p>
    <w:bookmarkStart w:id="13" w:name="_MON_1660236735"/>
    <w:bookmarkEnd w:id="13"/>
    <w:p w14:paraId="2B7A4217" w14:textId="77777777" w:rsidR="00ED40F3" w:rsidRDefault="00ED40F3">
      <w:pPr>
        <w:rPr>
          <w:lang w:eastAsia="es-MX"/>
        </w:rPr>
      </w:pPr>
      <w:r>
        <w:rPr>
          <w:lang w:eastAsia="es-MX"/>
        </w:rPr>
        <w:object w:dxaOrig="8838" w:dyaOrig="855" w14:anchorId="5FA4B3BB">
          <v:shape id="_x0000_i1035" type="#_x0000_t75" style="width:439.5pt;height:43.5pt" o:ole="">
            <v:imagedata r:id="rId31" o:title=""/>
          </v:shape>
          <o:OLEObject Type="Embed" ProgID="Word.OpenDocumentText.12" ShapeID="_x0000_i1035" DrawAspect="Content" ObjectID="_1664042544" r:id="rId32"/>
        </w:object>
      </w:r>
    </w:p>
    <w:p w14:paraId="0C4638F0" w14:textId="77777777" w:rsidR="00ED40F3" w:rsidRPr="00ED40F3" w:rsidRDefault="00235B33">
      <w:pPr>
        <w:pStyle w:val="Ttulo3"/>
      </w:pPr>
      <w:r>
        <w:fldChar w:fldCharType="begin"/>
      </w:r>
      <w:r>
        <w:instrText xml:space="preserve"> HYPERLINK "https://lenguajecss.com/css/introduccion/css-custom-properties/" \l "ámbito-de-las-custom-properties" </w:instrText>
      </w:r>
      <w:r>
        <w:fldChar w:fldCharType="separate"/>
      </w:r>
      <w:r w:rsidR="00ED40F3" w:rsidRPr="00ED40F3">
        <w:rPr>
          <w:rStyle w:val="Hipervnculo"/>
          <w:color w:val="0070C0"/>
          <w:u w:val="none"/>
        </w:rPr>
        <w:t>Ámbito de las custom properties</w:t>
      </w:r>
      <w:r>
        <w:rPr>
          <w:rStyle w:val="Hipervnculo"/>
          <w:color w:val="0070C0"/>
          <w:u w:val="none"/>
        </w:rPr>
        <w:fldChar w:fldCharType="end"/>
      </w:r>
      <w:r w:rsidR="00ED40F3" w:rsidRPr="00ED40F3">
        <w:tab/>
      </w:r>
    </w:p>
    <w:p w14:paraId="7D02F4B9" w14:textId="77777777" w:rsidR="00ED40F3" w:rsidRPr="00ED40F3" w:rsidRDefault="00ED40F3">
      <w:pPr>
        <w:tabs>
          <w:tab w:val="left" w:pos="1590"/>
        </w:tabs>
        <w:jc w:val="both"/>
        <w:rPr>
          <w:lang w:eastAsia="es-MX"/>
        </w:rPr>
      </w:pPr>
      <w:r w:rsidRPr="00ED40F3">
        <w:rPr>
          <w:lang w:eastAsia="es-MX"/>
        </w:rPr>
        <w:t xml:space="preserve">El ejemplo anterior es muy básico y puede que no se aprecie el detalle de los </w:t>
      </w:r>
      <w:r w:rsidRPr="00ED40F3">
        <w:rPr>
          <w:b/>
          <w:bCs/>
          <w:lang w:eastAsia="es-MX"/>
        </w:rPr>
        <w:t>ámbitos</w:t>
      </w:r>
      <w:r w:rsidRPr="00ED40F3">
        <w:rPr>
          <w:lang w:eastAsia="es-MX"/>
        </w:rPr>
        <w:t xml:space="preserve"> con las </w:t>
      </w:r>
      <w:r w:rsidRPr="00ED40F3">
        <w:rPr>
          <w:b/>
          <w:bCs/>
          <w:lang w:eastAsia="es-MX"/>
        </w:rPr>
        <w:t>custom properties</w:t>
      </w:r>
      <w:r w:rsidRPr="00ED40F3">
        <w:rPr>
          <w:lang w:eastAsia="es-MX"/>
        </w:rPr>
        <w:t>, así que vamos a verlo con un ejemplo más específico.</w:t>
      </w:r>
    </w:p>
    <w:p w14:paraId="75735D7B" w14:textId="77777777" w:rsidR="00ED40F3" w:rsidRPr="00ED40F3" w:rsidRDefault="00ED40F3">
      <w:pPr>
        <w:tabs>
          <w:tab w:val="left" w:pos="1590"/>
        </w:tabs>
        <w:jc w:val="both"/>
        <w:rPr>
          <w:lang w:eastAsia="es-MX"/>
        </w:rPr>
      </w:pPr>
      <w:r w:rsidRPr="00ED40F3">
        <w:rPr>
          <w:lang w:eastAsia="es-MX"/>
        </w:rPr>
        <w:t xml:space="preserve">Observa el marcado HTML del siguiente ejemplo, donde tenemos tres elementos con clase </w:t>
      </w:r>
      <w:r w:rsidRPr="00ED40F3">
        <w:rPr>
          <w:i/>
          <w:u w:val="single"/>
          <w:lang w:eastAsia="es-MX"/>
        </w:rPr>
        <w:t>child</w:t>
      </w:r>
      <w:r w:rsidRPr="00ED40F3">
        <w:rPr>
          <w:lang w:eastAsia="es-MX"/>
        </w:rPr>
        <w:t>, los dos primeros dentro de parent y el tercero fuera:</w:t>
      </w:r>
    </w:p>
    <w:bookmarkStart w:id="14" w:name="_MON_1660237108"/>
    <w:bookmarkEnd w:id="14"/>
    <w:p w14:paraId="65D636AF" w14:textId="77777777" w:rsidR="00ED40F3" w:rsidRDefault="0048445F">
      <w:pPr>
        <w:tabs>
          <w:tab w:val="left" w:pos="1590"/>
        </w:tabs>
        <w:rPr>
          <w:lang w:eastAsia="es-MX"/>
        </w:rPr>
      </w:pPr>
      <w:r>
        <w:rPr>
          <w:lang w:eastAsia="es-MX"/>
        </w:rPr>
        <w:object w:dxaOrig="8838" w:dyaOrig="6144" w14:anchorId="4C8FF1DD">
          <v:shape id="_x0000_i1036" type="#_x0000_t75" style="width:439.5pt;height:309.75pt" o:ole="">
            <v:imagedata r:id="rId33" o:title=""/>
          </v:shape>
          <o:OLEObject Type="Embed" ProgID="Word.OpenDocumentText.12" ShapeID="_x0000_i1036" DrawAspect="Content" ObjectID="_1664042545" r:id="rId34"/>
        </w:object>
      </w:r>
    </w:p>
    <w:p w14:paraId="65FCD347" w14:textId="77777777" w:rsidR="0048445F" w:rsidRDefault="0048445F">
      <w:pPr>
        <w:tabs>
          <w:tab w:val="left" w:pos="1590"/>
        </w:tabs>
        <w:jc w:val="center"/>
        <w:rPr>
          <w:lang w:eastAsia="es-MX"/>
        </w:rPr>
      </w:pPr>
      <w:r>
        <w:rPr>
          <w:noProof/>
          <w:lang w:eastAsia="es-MX"/>
        </w:rPr>
        <w:drawing>
          <wp:inline distT="0" distB="0" distL="0" distR="0" wp14:anchorId="493E7876" wp14:editId="7CA02426">
            <wp:extent cx="1447800" cy="500933"/>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b="9325"/>
                    <a:stretch/>
                  </pic:blipFill>
                  <pic:spPr bwMode="auto">
                    <a:xfrm>
                      <a:off x="0" y="0"/>
                      <a:ext cx="1447800" cy="500933"/>
                    </a:xfrm>
                    <a:prstGeom prst="rect">
                      <a:avLst/>
                    </a:prstGeom>
                    <a:ln>
                      <a:noFill/>
                    </a:ln>
                    <a:extLst>
                      <a:ext uri="{53640926-AAD7-44D8-BBD7-CCE9431645EC}">
                        <a14:shadowObscured xmlns:a14="http://schemas.microsoft.com/office/drawing/2010/main"/>
                      </a:ext>
                    </a:extLst>
                  </pic:spPr>
                </pic:pic>
              </a:graphicData>
            </a:graphic>
          </wp:inline>
        </w:drawing>
      </w:r>
    </w:p>
    <w:p w14:paraId="2F4246BA" w14:textId="77777777" w:rsidR="00FA2E8E" w:rsidRPr="00FA2E8E" w:rsidRDefault="00FA2E8E">
      <w:pPr>
        <w:tabs>
          <w:tab w:val="left" w:pos="1590"/>
        </w:tabs>
        <w:rPr>
          <w:lang w:eastAsia="es-MX"/>
        </w:rPr>
      </w:pPr>
      <w:r w:rsidRPr="00FA2E8E">
        <w:rPr>
          <w:lang w:eastAsia="es-MX"/>
        </w:rPr>
        <w:t>Sin embargo, ahora estamos definiendo la variable --background-color en diferentes ámbitos:</w:t>
      </w:r>
    </w:p>
    <w:p w14:paraId="1CA011AF" w14:textId="77777777" w:rsidR="00FA2E8E" w:rsidRPr="00FA2E8E" w:rsidRDefault="00FA2E8E">
      <w:pPr>
        <w:numPr>
          <w:ilvl w:val="0"/>
          <w:numId w:val="6"/>
        </w:numPr>
        <w:tabs>
          <w:tab w:val="left" w:pos="1590"/>
        </w:tabs>
        <w:rPr>
          <w:lang w:eastAsia="es-MX"/>
        </w:rPr>
      </w:pPr>
      <w:r w:rsidRPr="00FA2E8E">
        <w:rPr>
          <w:lang w:eastAsia="es-MX"/>
        </w:rPr>
        <w:t>Los dos primeros elementos .child tomarán color negro, ya que se le aplica a .parent (</w:t>
      </w:r>
      <w:r w:rsidRPr="00FA2E8E">
        <w:rPr>
          <w:i/>
          <w:iCs/>
          <w:lang w:eastAsia="es-MX"/>
        </w:rPr>
        <w:t>e hijos</w:t>
      </w:r>
      <w:r w:rsidRPr="00FA2E8E">
        <w:rPr>
          <w:lang w:eastAsia="es-MX"/>
        </w:rPr>
        <w:t>).</w:t>
      </w:r>
    </w:p>
    <w:p w14:paraId="43D31E52" w14:textId="77777777" w:rsidR="00FA2E8E" w:rsidRPr="00FA2E8E" w:rsidRDefault="00FA2E8E">
      <w:pPr>
        <w:numPr>
          <w:ilvl w:val="0"/>
          <w:numId w:val="6"/>
        </w:numPr>
        <w:tabs>
          <w:tab w:val="left" w:pos="1590"/>
        </w:tabs>
        <w:rPr>
          <w:lang w:eastAsia="es-MX"/>
        </w:rPr>
      </w:pPr>
      <w:r w:rsidRPr="00FA2E8E">
        <w:rPr>
          <w:lang w:eastAsia="es-MX"/>
        </w:rPr>
        <w:lastRenderedPageBreak/>
        <w:t>El primer elemento .child se sobreescribe con color púrpura, ya que se le aplica a .first.</w:t>
      </w:r>
    </w:p>
    <w:p w14:paraId="153F0F07" w14:textId="77777777" w:rsidR="00FA2E8E" w:rsidRPr="00FA2E8E" w:rsidRDefault="00FA2E8E">
      <w:pPr>
        <w:numPr>
          <w:ilvl w:val="0"/>
          <w:numId w:val="6"/>
        </w:numPr>
        <w:tabs>
          <w:tab w:val="left" w:pos="1590"/>
        </w:tabs>
        <w:rPr>
          <w:lang w:eastAsia="es-MX"/>
        </w:rPr>
      </w:pPr>
      <w:r w:rsidRPr="00FA2E8E">
        <w:rPr>
          <w:lang w:eastAsia="es-MX"/>
        </w:rPr>
        <w:t>El tercer elemento no tendrá ninguna variable definida, por lo que tomará color azul.</w:t>
      </w:r>
    </w:p>
    <w:p w14:paraId="2F302DDA" w14:textId="77777777" w:rsidR="00FA2E8E" w:rsidRPr="00FA2E8E" w:rsidRDefault="00FA2E8E">
      <w:pPr>
        <w:tabs>
          <w:tab w:val="left" w:pos="1590"/>
        </w:tabs>
        <w:rPr>
          <w:lang w:eastAsia="es-MX"/>
        </w:rPr>
      </w:pPr>
      <w:r w:rsidRPr="00FA2E8E">
        <w:rPr>
          <w:lang w:eastAsia="es-MX"/>
        </w:rPr>
        <w:t xml:space="preserve">Esto nos permite mucha flexibilidad y potencia a la hora de utilizar </w:t>
      </w:r>
      <w:r w:rsidRPr="00FA2E8E">
        <w:rPr>
          <w:b/>
          <w:bCs/>
          <w:lang w:eastAsia="es-MX"/>
        </w:rPr>
        <w:t>custom properties</w:t>
      </w:r>
      <w:r w:rsidRPr="00FA2E8E">
        <w:rPr>
          <w:lang w:eastAsia="es-MX"/>
        </w:rPr>
        <w:t xml:space="preserve"> en CSS, ya que son tremendamente útiles y versátiles, permitiéndonos utilizar incluso la cascada de CSS a nuestro favor.</w:t>
      </w:r>
    </w:p>
    <w:p w14:paraId="665BC169" w14:textId="77777777" w:rsidR="00FA2E8E" w:rsidRPr="00FA2E8E" w:rsidRDefault="00FA2E8E">
      <w:pPr>
        <w:tabs>
          <w:tab w:val="left" w:pos="1590"/>
        </w:tabs>
        <w:rPr>
          <w:lang w:eastAsia="es-MX"/>
        </w:rPr>
      </w:pPr>
      <w:r w:rsidRPr="00FA2E8E">
        <w:rPr>
          <w:lang w:eastAsia="es-MX"/>
        </w:rPr>
        <w:t xml:space="preserve">Las </w:t>
      </w:r>
      <w:r w:rsidRPr="00FA2E8E">
        <w:rPr>
          <w:b/>
          <w:bCs/>
          <w:lang w:eastAsia="es-MX"/>
        </w:rPr>
        <w:t>custom properties</w:t>
      </w:r>
      <w:r w:rsidRPr="00FA2E8E">
        <w:rPr>
          <w:lang w:eastAsia="es-MX"/>
        </w:rPr>
        <w:t xml:space="preserve"> tienen un buen soporte en navegadores en la actualidad, a excepción, como siempre, de Internet Explorer. Si necesitaras soporte para IE11, quizás podría venirte bien el polifyll </w:t>
      </w:r>
      <w:r w:rsidR="00235B33">
        <w:fldChar w:fldCharType="begin"/>
      </w:r>
      <w:r w:rsidR="00235B33">
        <w:instrText xml:space="preserve"> HYPERLINK "https://github.com/nuxodin/ie11CustomProperties" </w:instrText>
      </w:r>
      <w:r w:rsidR="00235B33">
        <w:fldChar w:fldCharType="separate"/>
      </w:r>
      <w:r w:rsidRPr="00FA2E8E">
        <w:rPr>
          <w:rStyle w:val="Hipervnculo"/>
          <w:lang w:eastAsia="es-MX"/>
        </w:rPr>
        <w:t>ie11CustomProperties</w:t>
      </w:r>
      <w:r w:rsidR="00235B33">
        <w:rPr>
          <w:rStyle w:val="Hipervnculo"/>
          <w:lang w:eastAsia="es-MX"/>
        </w:rPr>
        <w:fldChar w:fldCharType="end"/>
      </w:r>
      <w:r w:rsidRPr="00FA2E8E">
        <w:rPr>
          <w:lang w:eastAsia="es-MX"/>
        </w:rPr>
        <w:t>.</w:t>
      </w:r>
    </w:p>
    <w:p w14:paraId="6917C257" w14:textId="77777777" w:rsidR="00FA2E8E" w:rsidRPr="00FA2E8E" w:rsidRDefault="00235B33">
      <w:pPr>
        <w:pStyle w:val="Ttulo3"/>
      </w:pPr>
      <w:r>
        <w:fldChar w:fldCharType="begin"/>
      </w:r>
      <w:r>
        <w:instrText xml:space="preserve"> HYPERLINK "https://lenguajecss.com/css/introduccion/css-custom-properties/" \l "diferencia-con-sassless" </w:instrText>
      </w:r>
      <w:r>
        <w:fldChar w:fldCharType="separate"/>
      </w:r>
      <w:r w:rsidR="00FA2E8E" w:rsidRPr="00FA2E8E">
        <w:rPr>
          <w:rStyle w:val="Hipervnculo"/>
          <w:color w:val="0070C0"/>
          <w:u w:val="none"/>
        </w:rPr>
        <w:t>Diferencia con Sass/LESS</w:t>
      </w:r>
      <w:r>
        <w:rPr>
          <w:rStyle w:val="Hipervnculo"/>
          <w:color w:val="0070C0"/>
          <w:u w:val="none"/>
        </w:rPr>
        <w:fldChar w:fldCharType="end"/>
      </w:r>
    </w:p>
    <w:p w14:paraId="4F8784B5" w14:textId="77777777" w:rsidR="00FA2E8E" w:rsidRPr="00FA2E8E" w:rsidRDefault="00FA2E8E">
      <w:pPr>
        <w:tabs>
          <w:tab w:val="left" w:pos="1590"/>
        </w:tabs>
        <w:rPr>
          <w:lang w:eastAsia="es-MX"/>
        </w:rPr>
      </w:pPr>
      <w:r w:rsidRPr="00FA2E8E">
        <w:rPr>
          <w:lang w:eastAsia="es-MX"/>
        </w:rPr>
        <w:t xml:space="preserve">También es importante mencionar que las </w:t>
      </w:r>
      <w:r w:rsidRPr="00FA2E8E">
        <w:rPr>
          <w:b/>
          <w:bCs/>
          <w:lang w:eastAsia="es-MX"/>
        </w:rPr>
        <w:t>variables CSS</w:t>
      </w:r>
      <w:r w:rsidRPr="00FA2E8E">
        <w:rPr>
          <w:lang w:eastAsia="es-MX"/>
        </w:rPr>
        <w:t xml:space="preserve"> no funcionan exactamente igual que las </w:t>
      </w:r>
      <w:r w:rsidRPr="00FA2E8E">
        <w:rPr>
          <w:b/>
          <w:bCs/>
          <w:lang w:eastAsia="es-MX"/>
        </w:rPr>
        <w:t>variables Sass</w:t>
      </w:r>
      <w:r w:rsidRPr="00FA2E8E">
        <w:rPr>
          <w:lang w:eastAsia="es-MX"/>
        </w:rPr>
        <w:t xml:space="preserve"> o las </w:t>
      </w:r>
      <w:r w:rsidRPr="00FA2E8E">
        <w:rPr>
          <w:b/>
          <w:bCs/>
          <w:lang w:eastAsia="es-MX"/>
        </w:rPr>
        <w:t>variables LESS</w:t>
      </w:r>
      <w:r w:rsidRPr="00FA2E8E">
        <w:rPr>
          <w:lang w:eastAsia="es-MX"/>
        </w:rPr>
        <w:t xml:space="preserve"> (</w:t>
      </w:r>
      <w:r w:rsidRPr="00FA2E8E">
        <w:rPr>
          <w:i/>
          <w:iCs/>
          <w:lang w:eastAsia="es-MX"/>
        </w:rPr>
        <w:t>en general, las variables de preprocesadores</w:t>
      </w:r>
      <w:r w:rsidRPr="00FA2E8E">
        <w:rPr>
          <w:lang w:eastAsia="es-MX"/>
        </w:rPr>
        <w:t>).</w:t>
      </w:r>
    </w:p>
    <w:p w14:paraId="1CFAEC52" w14:textId="77777777" w:rsidR="00FA2E8E" w:rsidRPr="00FA2E8E" w:rsidRDefault="00FA2E8E">
      <w:pPr>
        <w:tabs>
          <w:tab w:val="left" w:pos="1590"/>
        </w:tabs>
        <w:rPr>
          <w:lang w:eastAsia="es-MX"/>
        </w:rPr>
      </w:pPr>
      <w:r w:rsidRPr="00FA2E8E">
        <w:rPr>
          <w:b/>
          <w:i/>
          <w:iCs/>
          <w:lang w:eastAsia="es-MX"/>
        </w:rPr>
        <w:t>Sass</w:t>
      </w:r>
      <w:r w:rsidRPr="00FA2E8E">
        <w:rPr>
          <w:b/>
          <w:lang w:eastAsia="es-MX"/>
        </w:rPr>
        <w:t>*</w:t>
      </w:r>
      <w:r w:rsidRPr="00FA2E8E">
        <w:rPr>
          <w:lang w:eastAsia="es-MX"/>
        </w:rPr>
        <w:t xml:space="preserve"> y </w:t>
      </w:r>
      <w:r w:rsidRPr="00FA2E8E">
        <w:rPr>
          <w:b/>
          <w:bCs/>
          <w:lang w:eastAsia="es-MX"/>
        </w:rPr>
        <w:t>LESS</w:t>
      </w:r>
      <w:r w:rsidRPr="00FA2E8E">
        <w:rPr>
          <w:lang w:eastAsia="es-MX"/>
        </w:rPr>
        <w:t>, al igual que muchos otros preprocesadores de CSS, no trabajan directamente en el navegador, sino en una capa previa (</w:t>
      </w:r>
      <w:r w:rsidRPr="00FA2E8E">
        <w:rPr>
          <w:i/>
          <w:iCs/>
          <w:lang w:eastAsia="es-MX"/>
        </w:rPr>
        <w:t>capa de preprocesamiento</w:t>
      </w:r>
      <w:r w:rsidRPr="00FA2E8E">
        <w:rPr>
          <w:lang w:eastAsia="es-MX"/>
        </w:rPr>
        <w:t>). Por lo tanto, muchas tareas se realizan antes de llegar al navegador.</w:t>
      </w:r>
    </w:p>
    <w:p w14:paraId="6148D416" w14:textId="77777777" w:rsidR="00FA2E8E" w:rsidRPr="00FA2E8E" w:rsidRDefault="00FA2E8E">
      <w:pPr>
        <w:tabs>
          <w:tab w:val="left" w:pos="1590"/>
        </w:tabs>
        <w:rPr>
          <w:lang w:eastAsia="es-MX"/>
        </w:rPr>
      </w:pPr>
      <w:r w:rsidRPr="00FA2E8E">
        <w:rPr>
          <w:lang w:eastAsia="es-MX"/>
        </w:rPr>
        <w:t xml:space="preserve">Es el caso de las </w:t>
      </w:r>
      <w:r w:rsidRPr="00FA2E8E">
        <w:rPr>
          <w:b/>
          <w:bCs/>
          <w:lang w:eastAsia="es-MX"/>
        </w:rPr>
        <w:t>variables Sass/LESS</w:t>
      </w:r>
      <w:r w:rsidRPr="00FA2E8E">
        <w:rPr>
          <w:lang w:eastAsia="es-MX"/>
        </w:rPr>
        <w:t xml:space="preserve">, por ejemplo. Dichas variables son leídas por </w:t>
      </w:r>
      <w:r w:rsidRPr="00FA2E8E">
        <w:rPr>
          <w:b/>
          <w:bCs/>
          <w:lang w:eastAsia="es-MX"/>
        </w:rPr>
        <w:t>Sass</w:t>
      </w:r>
      <w:r w:rsidRPr="00FA2E8E">
        <w:rPr>
          <w:lang w:eastAsia="es-MX"/>
        </w:rPr>
        <w:t xml:space="preserve"> o </w:t>
      </w:r>
      <w:r w:rsidRPr="00FA2E8E">
        <w:rPr>
          <w:b/>
          <w:bCs/>
          <w:lang w:eastAsia="es-MX"/>
        </w:rPr>
        <w:t>LESS</w:t>
      </w:r>
      <w:r w:rsidRPr="00FA2E8E">
        <w:rPr>
          <w:lang w:eastAsia="es-MX"/>
        </w:rPr>
        <w:t xml:space="preserve"> y convertidas a CSS «plano» (</w:t>
      </w:r>
      <w:r w:rsidRPr="00FA2E8E">
        <w:rPr>
          <w:i/>
          <w:iCs/>
          <w:lang w:eastAsia="es-MX"/>
        </w:rPr>
        <w:t>sin variables</w:t>
      </w:r>
      <w:r w:rsidRPr="00FA2E8E">
        <w:rPr>
          <w:lang w:eastAsia="es-MX"/>
        </w:rPr>
        <w:t>):</w:t>
      </w:r>
    </w:p>
    <w:bookmarkStart w:id="15" w:name="_MON_1660238165"/>
    <w:bookmarkEnd w:id="15"/>
    <w:p w14:paraId="41FD4914" w14:textId="77777777" w:rsidR="0048445F" w:rsidRDefault="00FA2E8E">
      <w:pPr>
        <w:tabs>
          <w:tab w:val="left" w:pos="1590"/>
        </w:tabs>
        <w:rPr>
          <w:lang w:eastAsia="es-MX"/>
        </w:rPr>
      </w:pPr>
      <w:r>
        <w:rPr>
          <w:lang w:eastAsia="es-MX"/>
        </w:rPr>
        <w:object w:dxaOrig="8838" w:dyaOrig="3990" w14:anchorId="2697CB7B">
          <v:shape id="_x0000_i1037" type="#_x0000_t75" style="width:439.5pt;height:201.75pt" o:ole="">
            <v:imagedata r:id="rId36" o:title=""/>
          </v:shape>
          <o:OLEObject Type="Embed" ProgID="Word.OpenDocumentText.12" ShapeID="_x0000_i1037" DrawAspect="Content" ObjectID="_1664042546" r:id="rId37"/>
        </w:object>
      </w:r>
    </w:p>
    <w:p w14:paraId="2CE94C20" w14:textId="77777777" w:rsidR="00FA2E8E" w:rsidRDefault="00FA2E8E">
      <w:pPr>
        <w:tabs>
          <w:tab w:val="left" w:pos="1590"/>
        </w:tabs>
        <w:rPr>
          <w:lang w:eastAsia="es-MX"/>
        </w:rPr>
      </w:pPr>
      <w:r w:rsidRPr="00FA2E8E">
        <w:rPr>
          <w:lang w:eastAsia="es-MX"/>
        </w:rPr>
        <w:t xml:space="preserve">Es por eso que no deben tomarse las </w:t>
      </w:r>
      <w:r w:rsidRPr="00FA2E8E">
        <w:rPr>
          <w:b/>
          <w:bCs/>
          <w:lang w:eastAsia="es-MX"/>
        </w:rPr>
        <w:t>custom properties</w:t>
      </w:r>
      <w:r w:rsidRPr="00FA2E8E">
        <w:rPr>
          <w:lang w:eastAsia="es-MX"/>
        </w:rPr>
        <w:t xml:space="preserve"> como equivalente de las </w:t>
      </w:r>
      <w:r w:rsidRPr="00FA2E8E">
        <w:rPr>
          <w:b/>
          <w:bCs/>
          <w:lang w:eastAsia="es-MX"/>
        </w:rPr>
        <w:t>variables SCSS</w:t>
      </w:r>
      <w:r w:rsidRPr="00FA2E8E">
        <w:rPr>
          <w:lang w:eastAsia="es-MX"/>
        </w:rPr>
        <w:t xml:space="preserve"> o </w:t>
      </w:r>
      <w:r w:rsidRPr="00FA2E8E">
        <w:rPr>
          <w:b/>
          <w:bCs/>
          <w:lang w:eastAsia="es-MX"/>
        </w:rPr>
        <w:t>variables LESS</w:t>
      </w:r>
      <w:r w:rsidRPr="00FA2E8E">
        <w:rPr>
          <w:lang w:eastAsia="es-MX"/>
        </w:rPr>
        <w:t>, ya que tienen matices diferentes.</w:t>
      </w:r>
    </w:p>
    <w:p w14:paraId="0D1A2286" w14:textId="77777777" w:rsidR="00FA2E8E" w:rsidRPr="008211C2" w:rsidRDefault="00235B33">
      <w:pPr>
        <w:pStyle w:val="Ttulo3"/>
      </w:pPr>
      <w:r>
        <w:fldChar w:fldCharType="begin"/>
      </w:r>
      <w:r>
        <w:instrText xml:space="preserve"> HYPERLINK "https://lenguajecss.com/css/introduccion/css-custom-properties/" \l "variables-css-desde-javascript" </w:instrText>
      </w:r>
      <w:r>
        <w:fldChar w:fldCharType="separate"/>
      </w:r>
      <w:r w:rsidR="00FA2E8E" w:rsidRPr="008211C2">
        <w:rPr>
          <w:rStyle w:val="Hipervnculo"/>
          <w:color w:val="0070C0"/>
          <w:u w:val="none"/>
        </w:rPr>
        <w:t>Variables CSS desde Javascript</w:t>
      </w:r>
      <w:r>
        <w:rPr>
          <w:rStyle w:val="Hipervnculo"/>
          <w:color w:val="0070C0"/>
          <w:u w:val="none"/>
        </w:rPr>
        <w:fldChar w:fldCharType="end"/>
      </w:r>
      <w:r w:rsidR="00FA2E8E" w:rsidRPr="008211C2">
        <w:tab/>
      </w:r>
    </w:p>
    <w:p w14:paraId="3EAB1950" w14:textId="77777777" w:rsidR="00FA2E8E" w:rsidRPr="00FA2E8E" w:rsidRDefault="00FA2E8E">
      <w:pPr>
        <w:tabs>
          <w:tab w:val="left" w:pos="1590"/>
        </w:tabs>
        <w:jc w:val="both"/>
        <w:rPr>
          <w:lang w:eastAsia="es-MX"/>
        </w:rPr>
      </w:pPr>
      <w:r w:rsidRPr="00FA2E8E">
        <w:rPr>
          <w:lang w:eastAsia="es-MX"/>
        </w:rPr>
        <w:t xml:space="preserve">Existen varias formas de manipular estilos CSS desde Javascript, ya sea directamente a través de la propiedad </w:t>
      </w:r>
      <w:r w:rsidRPr="00FA2E8E">
        <w:rPr>
          <w:b/>
          <w:color w:val="2F5496" w:themeColor="accent5" w:themeShade="BF"/>
          <w:lang w:eastAsia="es-MX"/>
        </w:rPr>
        <w:t>.style</w:t>
      </w:r>
      <w:r w:rsidRPr="00FA2E8E">
        <w:rPr>
          <w:color w:val="2F5496" w:themeColor="accent5" w:themeShade="BF"/>
          <w:lang w:eastAsia="es-MX"/>
        </w:rPr>
        <w:t xml:space="preserve"> </w:t>
      </w:r>
      <w:r w:rsidRPr="00FA2E8E">
        <w:rPr>
          <w:lang w:eastAsia="es-MX"/>
        </w:rPr>
        <w:t xml:space="preserve">del elemento en cuestión, o utilizando la función global de cada página </w:t>
      </w:r>
      <w:r w:rsidRPr="00FA2E8E">
        <w:rPr>
          <w:b/>
          <w:color w:val="2F5496" w:themeColor="accent5" w:themeShade="BF"/>
          <w:lang w:eastAsia="es-MX"/>
        </w:rPr>
        <w:t>.getComputedStyle()</w:t>
      </w:r>
      <w:r w:rsidRPr="00FA2E8E">
        <w:rPr>
          <w:lang w:eastAsia="es-MX"/>
        </w:rPr>
        <w:t>, que devuelve los estilos computados por el navegador.</w:t>
      </w:r>
    </w:p>
    <w:p w14:paraId="44F6F977" w14:textId="77777777" w:rsidR="00FA2E8E" w:rsidRPr="00FA2E8E" w:rsidRDefault="00FA2E8E">
      <w:pPr>
        <w:tabs>
          <w:tab w:val="left" w:pos="1590"/>
        </w:tabs>
        <w:jc w:val="both"/>
        <w:rPr>
          <w:lang w:eastAsia="es-MX"/>
        </w:rPr>
      </w:pPr>
      <w:r w:rsidRPr="00FA2E8E">
        <w:rPr>
          <w:lang w:eastAsia="es-MX"/>
        </w:rPr>
        <w:lastRenderedPageBreak/>
        <w:t xml:space="preserve">Sin embargo, en esta ocasión nos centraremos en una serie de métodos de ayuda que nos hacen la vida más fácil, ya que podemos establecer, obtener y/o eliminar </w:t>
      </w:r>
      <w:r w:rsidRPr="00FA2E8E">
        <w:rPr>
          <w:b/>
          <w:bCs/>
          <w:lang w:eastAsia="es-MX"/>
        </w:rPr>
        <w:t>propiedades CSS</w:t>
      </w:r>
      <w:r w:rsidRPr="00FA2E8E">
        <w:rPr>
          <w:lang w:eastAsia="es-MX"/>
        </w:rPr>
        <w:t xml:space="preserve"> (</w:t>
      </w:r>
      <w:r w:rsidRPr="00FA2E8E">
        <w:rPr>
          <w:i/>
          <w:iCs/>
          <w:lang w:eastAsia="es-MX"/>
        </w:rPr>
        <w:t>custom properties incluídas</w:t>
      </w:r>
      <w:r w:rsidRPr="00FA2E8E">
        <w:rPr>
          <w:lang w:eastAsia="es-MX"/>
        </w:rPr>
        <w:t>) de un elemento de forma muy sencilla.</w:t>
      </w:r>
    </w:p>
    <w:p w14:paraId="51CD172E" w14:textId="77777777" w:rsidR="00FA2E8E" w:rsidRPr="00FA2E8E" w:rsidRDefault="00FA2E8E">
      <w:pPr>
        <w:tabs>
          <w:tab w:val="left" w:pos="1590"/>
        </w:tabs>
        <w:jc w:val="both"/>
        <w:rPr>
          <w:lang w:eastAsia="es-MX"/>
        </w:rPr>
      </w:pPr>
      <w:r w:rsidRPr="00FA2E8E">
        <w:rPr>
          <w:lang w:eastAsia="es-MX"/>
        </w:rPr>
        <w:t>Observen el siguiente método mediante el cuál añadimos (</w:t>
      </w:r>
      <w:r w:rsidRPr="00FA2E8E">
        <w:rPr>
          <w:i/>
          <w:iCs/>
          <w:lang w:eastAsia="es-MX"/>
        </w:rPr>
        <w:t>o modificamos</w:t>
      </w:r>
      <w:r w:rsidRPr="00FA2E8E">
        <w:rPr>
          <w:lang w:eastAsia="es-MX"/>
        </w:rPr>
        <w:t>) la propiedad border de un elemento del DOM de nuestro HTML:</w:t>
      </w:r>
    </w:p>
    <w:bookmarkStart w:id="16" w:name="_MON_1660238471"/>
    <w:bookmarkEnd w:id="16"/>
    <w:p w14:paraId="43FF2E74" w14:textId="77777777" w:rsidR="00F75A29" w:rsidRDefault="00F75A29">
      <w:pPr>
        <w:tabs>
          <w:tab w:val="left" w:pos="1590"/>
        </w:tabs>
        <w:rPr>
          <w:lang w:eastAsia="es-MX"/>
        </w:rPr>
      </w:pPr>
      <w:r>
        <w:rPr>
          <w:lang w:eastAsia="es-MX"/>
        </w:rPr>
        <w:object w:dxaOrig="8838" w:dyaOrig="570" w14:anchorId="2865E2F6">
          <v:shape id="_x0000_i1038" type="#_x0000_t75" style="width:439.5pt;height:28.5pt" o:ole="">
            <v:imagedata r:id="rId38" o:title=""/>
          </v:shape>
          <o:OLEObject Type="Embed" ProgID="Word.OpenDocumentText.12" ShapeID="_x0000_i1038" DrawAspect="Content" ObjectID="_1664042547" r:id="rId39"/>
        </w:object>
      </w:r>
    </w:p>
    <w:p w14:paraId="2FA603D0" w14:textId="77777777" w:rsidR="006B008C" w:rsidRDefault="006B008C">
      <w:pPr>
        <w:tabs>
          <w:tab w:val="left" w:pos="1590"/>
        </w:tabs>
        <w:rPr>
          <w:lang w:eastAsia="es-MX"/>
        </w:rPr>
      </w:pPr>
      <w:r>
        <w:rPr>
          <w:lang w:eastAsia="es-MX"/>
        </w:rPr>
        <w:t>Ejemplo de modificación de variable en :root desde javascript</w:t>
      </w:r>
    </w:p>
    <w:bookmarkStart w:id="17" w:name="_MON_1660240073"/>
    <w:bookmarkEnd w:id="17"/>
    <w:p w14:paraId="0EED1D14" w14:textId="77777777" w:rsidR="006B008C" w:rsidRDefault="006B008C">
      <w:pPr>
        <w:tabs>
          <w:tab w:val="left" w:pos="1590"/>
        </w:tabs>
        <w:rPr>
          <w:lang w:eastAsia="es-MX"/>
        </w:rPr>
      </w:pPr>
      <w:r>
        <w:rPr>
          <w:lang w:eastAsia="es-MX"/>
        </w:rPr>
        <w:object w:dxaOrig="8838" w:dyaOrig="570" w14:anchorId="67C0B076">
          <v:shape id="_x0000_i1039" type="#_x0000_t75" style="width:439.5pt;height:28.5pt" o:ole="">
            <v:imagedata r:id="rId40" o:title=""/>
          </v:shape>
          <o:OLEObject Type="Embed" ProgID="Word.OpenDocumentText.12" ShapeID="_x0000_i1039" DrawAspect="Content" ObjectID="_1664042548" r:id="rId41"/>
        </w:object>
      </w:r>
    </w:p>
    <w:p w14:paraId="39814BED" w14:textId="77777777" w:rsidR="00F75A29" w:rsidRPr="00F75A29" w:rsidRDefault="00F75A29">
      <w:pPr>
        <w:rPr>
          <w:lang w:eastAsia="es-MX"/>
        </w:rPr>
      </w:pPr>
      <w:r w:rsidRPr="00F75A29">
        <w:rPr>
          <w:lang w:eastAsia="es-MX"/>
        </w:rPr>
        <w:t xml:space="preserve">Al igual que lo hacemos con una propiedad CSS, lo podríamos hacer con una </w:t>
      </w:r>
      <w:r w:rsidRPr="00F75A29">
        <w:rPr>
          <w:b/>
          <w:bCs/>
          <w:lang w:eastAsia="es-MX"/>
        </w:rPr>
        <w:t>custom property</w:t>
      </w:r>
      <w:r w:rsidRPr="00F75A29">
        <w:rPr>
          <w:lang w:eastAsia="es-MX"/>
        </w:rPr>
        <w:t>, la cuál quedaría añadida en el atributo HTML style del elemento.</w:t>
      </w:r>
    </w:p>
    <w:p w14:paraId="304A9DC3" w14:textId="77777777" w:rsidR="00F75A29" w:rsidRPr="00F75A29" w:rsidRDefault="00F75A29">
      <w:pPr>
        <w:rPr>
          <w:lang w:eastAsia="es-MX"/>
        </w:rPr>
      </w:pPr>
      <w:r w:rsidRPr="00F75A29">
        <w:rPr>
          <w:lang w:eastAsia="es-MX"/>
        </w:rPr>
        <w:t>Los métodos de ayuda que tenemos para modificar propiedades son los siguientes:</w:t>
      </w:r>
    </w:p>
    <w:tbl>
      <w:tblPr>
        <w:tblStyle w:val="Tabladecuadrcula4-nfasis3"/>
        <w:tblW w:w="0" w:type="auto"/>
        <w:tblLook w:val="04A0" w:firstRow="1" w:lastRow="0" w:firstColumn="1" w:lastColumn="0" w:noHBand="0" w:noVBand="1"/>
      </w:tblPr>
      <w:tblGrid>
        <w:gridCol w:w="3295"/>
        <w:gridCol w:w="4299"/>
      </w:tblGrid>
      <w:tr w:rsidR="00860FE5" w:rsidRPr="00860FE5" w14:paraId="50553E84" w14:textId="77777777" w:rsidTr="00860FE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9931370" w14:textId="77777777" w:rsidR="00860FE5" w:rsidRPr="00860FE5" w:rsidRDefault="00860FE5">
            <w:pPr>
              <w:spacing w:after="160" w:line="259" w:lineRule="auto"/>
              <w:rPr>
                <w:lang w:eastAsia="es-MX"/>
              </w:rPr>
            </w:pPr>
            <w:r w:rsidRPr="00860FE5">
              <w:rPr>
                <w:lang w:eastAsia="es-MX"/>
              </w:rPr>
              <w:t>Método</w:t>
            </w:r>
          </w:p>
        </w:tc>
        <w:tc>
          <w:tcPr>
            <w:tcW w:w="0" w:type="auto"/>
            <w:hideMark/>
          </w:tcPr>
          <w:p w14:paraId="5A5D821B" w14:textId="77777777" w:rsidR="00860FE5" w:rsidRPr="00860FE5" w:rsidRDefault="00860FE5">
            <w:pPr>
              <w:spacing w:after="160" w:line="259" w:lineRule="auto"/>
              <w:cnfStyle w:val="100000000000" w:firstRow="1" w:lastRow="0" w:firstColumn="0" w:lastColumn="0" w:oddVBand="0" w:evenVBand="0" w:oddHBand="0" w:evenHBand="0" w:firstRowFirstColumn="0" w:firstRowLastColumn="0" w:lastRowFirstColumn="0" w:lastRowLastColumn="0"/>
              <w:rPr>
                <w:lang w:eastAsia="es-MX"/>
              </w:rPr>
            </w:pPr>
            <w:r w:rsidRPr="00860FE5">
              <w:rPr>
                <w:lang w:eastAsia="es-MX"/>
              </w:rPr>
              <w:t>Descripción</w:t>
            </w:r>
          </w:p>
        </w:tc>
      </w:tr>
      <w:tr w:rsidR="00860FE5" w:rsidRPr="00860FE5" w14:paraId="15339D76" w14:textId="77777777" w:rsidTr="00860F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14C3FB1" w14:textId="77777777" w:rsidR="00860FE5" w:rsidRPr="00860FE5" w:rsidRDefault="00860FE5">
            <w:pPr>
              <w:spacing w:after="160" w:line="259" w:lineRule="auto"/>
              <w:rPr>
                <w:lang w:eastAsia="es-MX"/>
              </w:rPr>
            </w:pPr>
            <w:r w:rsidRPr="00860FE5">
              <w:rPr>
                <w:lang w:eastAsia="es-MX"/>
              </w:rPr>
              <w:t>.setProperty(name,value,priority)</w:t>
            </w:r>
          </w:p>
        </w:tc>
        <w:tc>
          <w:tcPr>
            <w:tcW w:w="0" w:type="auto"/>
            <w:hideMark/>
          </w:tcPr>
          <w:p w14:paraId="15345F2A" w14:textId="77777777" w:rsidR="00860FE5" w:rsidRPr="00860FE5" w:rsidRDefault="00860FE5">
            <w:pPr>
              <w:spacing w:after="160" w:line="259" w:lineRule="auto"/>
              <w:cnfStyle w:val="000000100000" w:firstRow="0" w:lastRow="0" w:firstColumn="0" w:lastColumn="0" w:oddVBand="0" w:evenVBand="0" w:oddHBand="1" w:evenHBand="0" w:firstRowFirstColumn="0" w:firstRowLastColumn="0" w:lastRowFirstColumn="0" w:lastRowLastColumn="0"/>
              <w:rPr>
                <w:lang w:eastAsia="es-MX"/>
              </w:rPr>
            </w:pPr>
            <w:r w:rsidRPr="00860FE5">
              <w:rPr>
                <w:lang w:eastAsia="es-MX"/>
              </w:rPr>
              <w:t xml:space="preserve">Añade/cambia el </w:t>
            </w:r>
            <w:r w:rsidRPr="00860FE5">
              <w:rPr>
                <w:b/>
                <w:bCs/>
                <w:lang w:eastAsia="es-MX"/>
              </w:rPr>
              <w:t>valor</w:t>
            </w:r>
            <w:r w:rsidRPr="00860FE5">
              <w:rPr>
                <w:lang w:eastAsia="es-MX"/>
              </w:rPr>
              <w:t xml:space="preserve"> de una propiedad CSS.</w:t>
            </w:r>
          </w:p>
        </w:tc>
      </w:tr>
      <w:tr w:rsidR="00860FE5" w:rsidRPr="00860FE5" w14:paraId="7FC98F5E" w14:textId="77777777" w:rsidTr="00860FE5">
        <w:tc>
          <w:tcPr>
            <w:cnfStyle w:val="001000000000" w:firstRow="0" w:lastRow="0" w:firstColumn="1" w:lastColumn="0" w:oddVBand="0" w:evenVBand="0" w:oddHBand="0" w:evenHBand="0" w:firstRowFirstColumn="0" w:firstRowLastColumn="0" w:lastRowFirstColumn="0" w:lastRowLastColumn="0"/>
            <w:tcW w:w="0" w:type="auto"/>
            <w:hideMark/>
          </w:tcPr>
          <w:p w14:paraId="782C6B1D" w14:textId="77777777" w:rsidR="00860FE5" w:rsidRPr="00860FE5" w:rsidRDefault="00860FE5">
            <w:pPr>
              <w:spacing w:after="160" w:line="259" w:lineRule="auto"/>
              <w:rPr>
                <w:lang w:eastAsia="es-MX"/>
              </w:rPr>
            </w:pPr>
            <w:r w:rsidRPr="00860FE5">
              <w:rPr>
                <w:lang w:eastAsia="es-MX"/>
              </w:rPr>
              <w:t>.getPropertyValue(name)</w:t>
            </w:r>
          </w:p>
        </w:tc>
        <w:tc>
          <w:tcPr>
            <w:tcW w:w="0" w:type="auto"/>
            <w:hideMark/>
          </w:tcPr>
          <w:p w14:paraId="5B164107" w14:textId="77777777" w:rsidR="00860FE5" w:rsidRPr="00860FE5" w:rsidRDefault="00860FE5">
            <w:pPr>
              <w:spacing w:after="160" w:line="259" w:lineRule="auto"/>
              <w:cnfStyle w:val="000000000000" w:firstRow="0" w:lastRow="0" w:firstColumn="0" w:lastColumn="0" w:oddVBand="0" w:evenVBand="0" w:oddHBand="0" w:evenHBand="0" w:firstRowFirstColumn="0" w:firstRowLastColumn="0" w:lastRowFirstColumn="0" w:lastRowLastColumn="0"/>
              <w:rPr>
                <w:lang w:eastAsia="es-MX"/>
              </w:rPr>
            </w:pPr>
            <w:r w:rsidRPr="00860FE5">
              <w:rPr>
                <w:lang w:eastAsia="es-MX"/>
              </w:rPr>
              <w:t>Obtiene el valor de una propiedad CSS.</w:t>
            </w:r>
          </w:p>
        </w:tc>
      </w:tr>
      <w:tr w:rsidR="00860FE5" w:rsidRPr="00860FE5" w14:paraId="353F3CC6" w14:textId="77777777" w:rsidTr="00860F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28E0394" w14:textId="77777777" w:rsidR="00860FE5" w:rsidRPr="00860FE5" w:rsidRDefault="00860FE5">
            <w:pPr>
              <w:spacing w:after="160" w:line="259" w:lineRule="auto"/>
              <w:rPr>
                <w:lang w:eastAsia="es-MX"/>
              </w:rPr>
            </w:pPr>
            <w:r w:rsidRPr="00860FE5">
              <w:rPr>
                <w:lang w:eastAsia="es-MX"/>
              </w:rPr>
              <w:t>.getPropertyPriority(name)</w:t>
            </w:r>
          </w:p>
        </w:tc>
        <w:tc>
          <w:tcPr>
            <w:tcW w:w="0" w:type="auto"/>
            <w:hideMark/>
          </w:tcPr>
          <w:p w14:paraId="4D2C3D7A" w14:textId="77777777" w:rsidR="00860FE5" w:rsidRPr="00860FE5" w:rsidRDefault="00860FE5">
            <w:pPr>
              <w:spacing w:after="160" w:line="259" w:lineRule="auto"/>
              <w:cnfStyle w:val="000000100000" w:firstRow="0" w:lastRow="0" w:firstColumn="0" w:lastColumn="0" w:oddVBand="0" w:evenVBand="0" w:oddHBand="1" w:evenHBand="0" w:firstRowFirstColumn="0" w:firstRowLastColumn="0" w:lastRowFirstColumn="0" w:lastRowLastColumn="0"/>
              <w:rPr>
                <w:lang w:eastAsia="es-MX"/>
              </w:rPr>
            </w:pPr>
            <w:r w:rsidRPr="00860FE5">
              <w:rPr>
                <w:lang w:eastAsia="es-MX"/>
              </w:rPr>
              <w:t>Devuelve important si tiene prioridad.</w:t>
            </w:r>
          </w:p>
        </w:tc>
      </w:tr>
      <w:tr w:rsidR="00860FE5" w:rsidRPr="00860FE5" w14:paraId="38B09478" w14:textId="77777777" w:rsidTr="00860FE5">
        <w:tc>
          <w:tcPr>
            <w:cnfStyle w:val="001000000000" w:firstRow="0" w:lastRow="0" w:firstColumn="1" w:lastColumn="0" w:oddVBand="0" w:evenVBand="0" w:oddHBand="0" w:evenHBand="0" w:firstRowFirstColumn="0" w:firstRowLastColumn="0" w:lastRowFirstColumn="0" w:lastRowLastColumn="0"/>
            <w:tcW w:w="0" w:type="auto"/>
            <w:hideMark/>
          </w:tcPr>
          <w:p w14:paraId="560B4E65" w14:textId="77777777" w:rsidR="00860FE5" w:rsidRPr="00860FE5" w:rsidRDefault="00860FE5">
            <w:pPr>
              <w:spacing w:after="160" w:line="259" w:lineRule="auto"/>
              <w:rPr>
                <w:lang w:eastAsia="es-MX"/>
              </w:rPr>
            </w:pPr>
            <w:r w:rsidRPr="00860FE5">
              <w:rPr>
                <w:lang w:eastAsia="es-MX"/>
              </w:rPr>
              <w:t>.removeProperty(name)</w:t>
            </w:r>
          </w:p>
        </w:tc>
        <w:tc>
          <w:tcPr>
            <w:tcW w:w="0" w:type="auto"/>
            <w:hideMark/>
          </w:tcPr>
          <w:p w14:paraId="0ACB6A10" w14:textId="77777777" w:rsidR="00860FE5" w:rsidRPr="00860FE5" w:rsidRDefault="00860FE5">
            <w:pPr>
              <w:spacing w:after="160" w:line="259" w:lineRule="auto"/>
              <w:cnfStyle w:val="000000000000" w:firstRow="0" w:lastRow="0" w:firstColumn="0" w:lastColumn="0" w:oddVBand="0" w:evenVBand="0" w:oddHBand="0" w:evenHBand="0" w:firstRowFirstColumn="0" w:firstRowLastColumn="0" w:lastRowFirstColumn="0" w:lastRowLastColumn="0"/>
              <w:rPr>
                <w:lang w:eastAsia="es-MX"/>
              </w:rPr>
            </w:pPr>
            <w:r w:rsidRPr="00860FE5">
              <w:rPr>
                <w:lang w:eastAsia="es-MX"/>
              </w:rPr>
              <w:t>Elimina una propiedad CSS de un elemento.</w:t>
            </w:r>
          </w:p>
        </w:tc>
      </w:tr>
    </w:tbl>
    <w:p w14:paraId="693CA352" w14:textId="77777777" w:rsidR="00860FE5" w:rsidRDefault="00860FE5">
      <w:pPr>
        <w:rPr>
          <w:lang w:eastAsia="es-MX"/>
        </w:rPr>
      </w:pPr>
    </w:p>
    <w:p w14:paraId="565277ED" w14:textId="77777777" w:rsidR="00860FE5" w:rsidRPr="00860FE5" w:rsidRDefault="00860FE5">
      <w:pPr>
        <w:rPr>
          <w:lang w:eastAsia="es-MX"/>
        </w:rPr>
      </w:pPr>
      <w:r w:rsidRPr="00860FE5">
        <w:rPr>
          <w:lang w:eastAsia="es-MX"/>
        </w:rPr>
        <w:t xml:space="preserve">El método que hemos visto anteriormente es </w:t>
      </w:r>
      <w:r w:rsidRPr="00860FE5">
        <w:rPr>
          <w:color w:val="FFFFFF" w:themeColor="background1"/>
          <w:highlight w:val="black"/>
          <w:lang w:eastAsia="es-MX"/>
        </w:rPr>
        <w:t>.style.setProperty(),</w:t>
      </w:r>
      <w:r w:rsidRPr="00860FE5">
        <w:rPr>
          <w:color w:val="FFFFFF" w:themeColor="background1"/>
          <w:lang w:eastAsia="es-MX"/>
        </w:rPr>
        <w:t xml:space="preserve"> </w:t>
      </w:r>
      <w:r w:rsidRPr="00860FE5">
        <w:rPr>
          <w:lang w:eastAsia="es-MX"/>
        </w:rPr>
        <w:t>con el cuál podemos añadir (</w:t>
      </w:r>
      <w:r w:rsidRPr="00860FE5">
        <w:rPr>
          <w:i/>
          <w:iCs/>
          <w:lang w:eastAsia="es-MX"/>
        </w:rPr>
        <w:t>o modificar</w:t>
      </w:r>
      <w:r w:rsidRPr="00860FE5">
        <w:rPr>
          <w:lang w:eastAsia="es-MX"/>
        </w:rPr>
        <w:t>) un valor a una propiedad. Además, si establecemos el tercer parámetro con el important, sería equivalente a añadirle el !important al valor de la propiedad.</w:t>
      </w:r>
    </w:p>
    <w:p w14:paraId="34CF9198" w14:textId="77777777" w:rsidR="00860FE5" w:rsidRPr="00860FE5" w:rsidRDefault="00860FE5">
      <w:pPr>
        <w:rPr>
          <w:lang w:eastAsia="es-MX"/>
        </w:rPr>
      </w:pPr>
      <w:r w:rsidRPr="00860FE5">
        <w:rPr>
          <w:lang w:eastAsia="es-MX"/>
        </w:rPr>
        <w:t>Por otro lado, tenemos el método opuesto .style.getPropertyValue() mediante el cuál podemos obtener el valor de una propiedad concreta o el método .style.getPropertyPriority(), con el cuál te devuelve el string important si lo tiene definido. Por último, el método .style.removeProperty() como su propio nombre indica, elimina una propiedad de un elemento.</w:t>
      </w:r>
    </w:p>
    <w:p w14:paraId="1A114D89" w14:textId="77777777" w:rsidR="00FA2E8E" w:rsidRDefault="00860FE5">
      <w:pPr>
        <w:rPr>
          <w:color w:val="FFFFFF" w:themeColor="background1"/>
        </w:rPr>
      </w:pPr>
      <w:r w:rsidRPr="00860FE5">
        <w:rPr>
          <w:rStyle w:val="Textoennegrita"/>
          <w:color w:val="FFFFFF" w:themeColor="background1"/>
          <w:highlight w:val="black"/>
        </w:rPr>
        <w:t>Nota</w:t>
      </w:r>
      <w:r w:rsidRPr="00860FE5">
        <w:rPr>
          <w:color w:val="FFFFFF" w:themeColor="background1"/>
          <w:highlight w:val="black"/>
        </w:rPr>
        <w:t xml:space="preserve">: Ten en cuenta que estas propiedades solo funcionan si los estilos CSS o custom properties han sido definidas a través del atributo </w:t>
      </w:r>
      <w:r w:rsidRPr="00860FE5">
        <w:rPr>
          <w:rStyle w:val="CdigoHTML"/>
          <w:rFonts w:eastAsiaTheme="minorEastAsia"/>
          <w:color w:val="FFFFFF" w:themeColor="background1"/>
          <w:highlight w:val="black"/>
        </w:rPr>
        <w:t>style</w:t>
      </w:r>
      <w:r w:rsidRPr="00860FE5">
        <w:rPr>
          <w:color w:val="FFFFFF" w:themeColor="background1"/>
          <w:highlight w:val="black"/>
        </w:rPr>
        <w:t xml:space="preserve"> de CSS o con estos mismos métodos (</w:t>
      </w:r>
      <w:r w:rsidRPr="00860FE5">
        <w:rPr>
          <w:rStyle w:val="nfasis"/>
          <w:color w:val="FFFFFF" w:themeColor="background1"/>
          <w:highlight w:val="black"/>
        </w:rPr>
        <w:t>que lo hacen por la misma vía</w:t>
      </w:r>
      <w:r w:rsidRPr="00860FE5">
        <w:rPr>
          <w:color w:val="FFFFFF" w:themeColor="background1"/>
          <w:highlight w:val="black"/>
        </w:rPr>
        <w:t>).</w:t>
      </w:r>
    </w:p>
    <w:p w14:paraId="0C3CC08A" w14:textId="77777777" w:rsidR="00622E2B" w:rsidRDefault="00622E2B">
      <w:pPr>
        <w:rPr>
          <w:color w:val="FFFFFF" w:themeColor="background1"/>
          <w:lang w:eastAsia="es-MX"/>
        </w:rPr>
      </w:pPr>
    </w:p>
    <w:p w14:paraId="11B32D4D" w14:textId="77777777" w:rsidR="00622E2B" w:rsidRDefault="00622E2B">
      <w:pPr>
        <w:rPr>
          <w:color w:val="FFFFFF" w:themeColor="background1"/>
          <w:lang w:eastAsia="es-MX"/>
        </w:rPr>
      </w:pPr>
    </w:p>
    <w:p w14:paraId="21DD9B2C" w14:textId="77777777" w:rsidR="00622E2B" w:rsidRDefault="00622E2B">
      <w:pPr>
        <w:rPr>
          <w:color w:val="FFFFFF" w:themeColor="background1"/>
          <w:lang w:eastAsia="es-MX"/>
        </w:rPr>
      </w:pPr>
    </w:p>
    <w:p w14:paraId="4D96A34D" w14:textId="77777777" w:rsidR="00622E2B" w:rsidRPr="00622E2B" w:rsidRDefault="00622E2B">
      <w:pPr>
        <w:jc w:val="both"/>
        <w:rPr>
          <w:lang w:eastAsia="es-MX"/>
          <w:rPrChange w:id="18" w:author="Alfredo" w:date="2020-09-02T20:25:00Z">
            <w:rPr>
              <w:color w:val="FFFFFF" w:themeColor="background1"/>
              <w:lang w:eastAsia="es-MX"/>
            </w:rPr>
          </w:rPrChange>
        </w:rPr>
        <w:pPrChange w:id="19" w:author="Alfredo" w:date="2020-10-04T15:36:00Z">
          <w:pPr/>
        </w:pPrChange>
      </w:pPr>
    </w:p>
    <w:p w14:paraId="5479DE1A" w14:textId="4848AA30" w:rsidR="00622E2B" w:rsidRDefault="00622E2B">
      <w:pPr>
        <w:pStyle w:val="Ttulo1"/>
        <w:rPr>
          <w:ins w:id="20" w:author="Alfredo" w:date="2020-09-02T21:26:00Z"/>
        </w:rPr>
        <w:pPrChange w:id="21" w:author="Alfredo" w:date="2020-10-04T15:36:00Z">
          <w:pPr/>
        </w:pPrChange>
      </w:pPr>
      <w:ins w:id="22" w:author="Alfredo" w:date="2020-09-02T20:25:00Z">
        <w:r>
          <w:lastRenderedPageBreak/>
          <w:t>Modelo de cajas</w:t>
        </w:r>
      </w:ins>
    </w:p>
    <w:p w14:paraId="11987527" w14:textId="1FA41B9A" w:rsidR="00FE04D8" w:rsidRDefault="00FE04D8">
      <w:pPr>
        <w:pStyle w:val="Ttulo2"/>
        <w:rPr>
          <w:ins w:id="23" w:author="Alfredo" w:date="2020-09-02T20:25:00Z"/>
        </w:rPr>
        <w:pPrChange w:id="24" w:author="Alfredo" w:date="2020-10-04T15:36:00Z">
          <w:pPr/>
        </w:pPrChange>
      </w:pPr>
      <w:ins w:id="25" w:author="Alfredo" w:date="2020-09-02T21:26:00Z">
        <w:r>
          <w:t>Unidades css</w:t>
        </w:r>
      </w:ins>
    </w:p>
    <w:p w14:paraId="2703A348" w14:textId="22FAFDB7" w:rsidR="00622E2B" w:rsidRDefault="00622E2B">
      <w:pPr>
        <w:jc w:val="both"/>
        <w:rPr>
          <w:ins w:id="26" w:author="Alfredo" w:date="2020-09-02T20:25:00Z"/>
          <w:lang w:eastAsia="es-MX"/>
        </w:rPr>
        <w:pPrChange w:id="27" w:author="Alfredo" w:date="2020-10-04T15:36:00Z">
          <w:pPr/>
        </w:pPrChange>
      </w:pPr>
      <w:ins w:id="28" w:author="Alfredo" w:date="2020-09-02T20:24:00Z">
        <w:r w:rsidRPr="00622E2B">
          <w:rPr>
            <w:lang w:eastAsia="es-MX"/>
            <w:rPrChange w:id="29" w:author="Alfredo" w:date="2020-09-02T20:25:00Z">
              <w:rPr>
                <w:color w:val="FFFFFF" w:themeColor="background1"/>
                <w:lang w:eastAsia="es-MX"/>
              </w:rPr>
            </w:rPrChange>
          </w:rPr>
          <w:t>Antes de comenzar a utilizar propiedades que utilicen medidas, como por ejemplo width (</w:t>
        </w:r>
        <w:r w:rsidRPr="00622E2B">
          <w:rPr>
            <w:i/>
            <w:iCs/>
            <w:lang w:eastAsia="es-MX"/>
            <w:rPrChange w:id="30" w:author="Alfredo" w:date="2020-09-02T20:25:00Z">
              <w:rPr>
                <w:i/>
                <w:iCs/>
                <w:color w:val="FFFFFF" w:themeColor="background1"/>
                <w:lang w:eastAsia="es-MX"/>
              </w:rPr>
            </w:rPrChange>
          </w:rPr>
          <w:t>propiedad que sirve para establecer un ancho a un elemento concreto</w:t>
        </w:r>
        <w:r w:rsidRPr="00622E2B">
          <w:rPr>
            <w:lang w:eastAsia="es-MX"/>
            <w:rPrChange w:id="31" w:author="Alfredo" w:date="2020-09-02T20:25:00Z">
              <w:rPr>
                <w:color w:val="FFFFFF" w:themeColor="background1"/>
                <w:lang w:eastAsia="es-MX"/>
              </w:rPr>
            </w:rPrChange>
          </w:rPr>
          <w:t>), es conveniente conocer los tipos de unidades que pueden utilizarse en CSS para indicar un determinado tamaño . Existen varios tipos de unidades, vamos a desglosarlas en grupos y explicar cada una de ellas. Más adelante veremos las propiedades de CSS que pueden utilizarlas.</w:t>
        </w:r>
      </w:ins>
    </w:p>
    <w:p w14:paraId="6DCC3CC3" w14:textId="77777777" w:rsidR="00622E2B" w:rsidRPr="00FE04D8" w:rsidRDefault="00622E2B">
      <w:pPr>
        <w:pStyle w:val="Ttulo3"/>
        <w:rPr>
          <w:ins w:id="32" w:author="Alfredo" w:date="2020-09-02T20:27:00Z"/>
          <w:b w:val="0"/>
          <w:rPrChange w:id="33" w:author="Alfredo" w:date="2020-09-02T21:26:00Z">
            <w:rPr>
              <w:ins w:id="34" w:author="Alfredo" w:date="2020-09-02T20:27:00Z"/>
              <w:b/>
              <w:lang w:eastAsia="es-MX"/>
            </w:rPr>
          </w:rPrChange>
        </w:rPr>
        <w:pPrChange w:id="35" w:author="Alfredo" w:date="2020-10-04T15:36:00Z">
          <w:pPr>
            <w:jc w:val="both"/>
          </w:pPr>
        </w:pPrChange>
      </w:pPr>
      <w:ins w:id="36" w:author="Alfredo" w:date="2020-09-02T20:27:00Z">
        <w:r w:rsidRPr="00FE04D8">
          <w:rPr>
            <w:rPrChange w:id="37" w:author="Alfredo" w:date="2020-09-02T21:26:00Z">
              <w:rPr>
                <w:b/>
                <w:lang w:eastAsia="es-MX"/>
              </w:rPr>
            </w:rPrChange>
          </w:rPr>
          <w:fldChar w:fldCharType="begin"/>
        </w:r>
        <w:r w:rsidRPr="00FE04D8">
          <w:rPr>
            <w:rPrChange w:id="38" w:author="Alfredo" w:date="2020-09-02T21:26:00Z">
              <w:rPr>
                <w:lang w:eastAsia="es-MX"/>
              </w:rPr>
            </w:rPrChange>
          </w:rPr>
          <w:instrText xml:space="preserve"> HYPERLINK "https://lenguajecss.com/css/modelo-de-cajas/unidades-css/" \l "unidades-absolutas" </w:instrText>
        </w:r>
        <w:r w:rsidRPr="00FE04D8">
          <w:rPr>
            <w:rPrChange w:id="39" w:author="Alfredo" w:date="2020-09-02T21:26:00Z">
              <w:rPr>
                <w:b/>
                <w:lang w:eastAsia="es-MX"/>
              </w:rPr>
            </w:rPrChange>
          </w:rPr>
          <w:fldChar w:fldCharType="separate"/>
        </w:r>
        <w:r w:rsidRPr="00FE04D8">
          <w:rPr>
            <w:rStyle w:val="Hipervnculo"/>
            <w:color w:val="0070C0"/>
            <w:u w:val="none"/>
            <w:rPrChange w:id="40" w:author="Alfredo" w:date="2020-09-02T21:26:00Z">
              <w:rPr>
                <w:rStyle w:val="Hipervnculo"/>
                <w:bCs/>
                <w:lang w:eastAsia="es-MX"/>
              </w:rPr>
            </w:rPrChange>
          </w:rPr>
          <w:t>Unidades absolutas</w:t>
        </w:r>
        <w:r w:rsidRPr="00FE04D8">
          <w:rPr>
            <w:rPrChange w:id="41" w:author="Alfredo" w:date="2020-09-02T21:26:00Z">
              <w:rPr>
                <w:b/>
                <w:lang w:eastAsia="es-MX"/>
              </w:rPr>
            </w:rPrChange>
          </w:rPr>
          <w:fldChar w:fldCharType="end"/>
        </w:r>
      </w:ins>
    </w:p>
    <w:p w14:paraId="4F43E43A" w14:textId="77777777" w:rsidR="00622E2B" w:rsidRDefault="00622E2B">
      <w:pPr>
        <w:jc w:val="both"/>
        <w:rPr>
          <w:ins w:id="42" w:author="Alfredo" w:date="2020-09-02T20:27:00Z"/>
          <w:lang w:eastAsia="es-MX"/>
        </w:rPr>
      </w:pPr>
      <w:ins w:id="43" w:author="Alfredo" w:date="2020-09-02T20:27:00Z">
        <w:r w:rsidRPr="00622E2B">
          <w:rPr>
            <w:lang w:eastAsia="es-MX"/>
          </w:rPr>
          <w:t xml:space="preserve">Las </w:t>
        </w:r>
        <w:r w:rsidRPr="00622E2B">
          <w:rPr>
            <w:b/>
            <w:bCs/>
            <w:lang w:eastAsia="es-MX"/>
          </w:rPr>
          <w:t>unidades absolutas</w:t>
        </w:r>
        <w:r w:rsidRPr="00622E2B">
          <w:rPr>
            <w:lang w:eastAsia="es-MX"/>
          </w:rPr>
          <w:t xml:space="preserve"> son un tipo de medida fija que no cambia, que no depende de ningún otro factor. Son ideales en contextos donde las medidas no varían como pueden ser en medios impresos (documentos, impresiones, etc...), pero son unidades poco flexibles y adecuadas para la web actual, ya que no tienen la capacidad de adaptarse a diferentes resoluciones o pantallas, que es lo que tendemos a hacer hoy en día.</w:t>
        </w:r>
      </w:ins>
    </w:p>
    <w:p w14:paraId="186768E9" w14:textId="77777777" w:rsidR="00AE5C85" w:rsidRPr="00AE5C85" w:rsidRDefault="00AE5C85">
      <w:pPr>
        <w:jc w:val="both"/>
        <w:rPr>
          <w:ins w:id="44" w:author="Alfredo" w:date="2020-09-02T20:27:00Z"/>
          <w:lang w:eastAsia="es-MX"/>
        </w:rPr>
      </w:pPr>
      <w:ins w:id="45" w:author="Alfredo" w:date="2020-09-02T20:27:00Z">
        <w:r w:rsidRPr="00AE5C85">
          <w:rPr>
            <w:lang w:eastAsia="es-MX"/>
          </w:rPr>
          <w:t>Sin embargo, el uso de la unidad px es muy recomendable para el desarrollador (</w:t>
        </w:r>
        <w:r w:rsidRPr="00AE5C85">
          <w:rPr>
            <w:i/>
            <w:iCs/>
            <w:lang w:eastAsia="es-MX"/>
          </w:rPr>
          <w:t>al menos en sus primeros pasos en el diseño web</w:t>
        </w:r>
        <w:r w:rsidRPr="00AE5C85">
          <w:rPr>
            <w:lang w:eastAsia="es-MX"/>
          </w:rPr>
          <w:t>) ya que se trata de una unidad fácil de comprender, muy conocida y que nos permitirá afianzar conceptos a la vez que profundizamos en el diseño web.</w:t>
        </w:r>
      </w:ins>
    </w:p>
    <w:p w14:paraId="52306A9D" w14:textId="77777777" w:rsidR="00AE5C85" w:rsidRPr="00AE5C85" w:rsidRDefault="00AE5C85">
      <w:pPr>
        <w:jc w:val="both"/>
        <w:rPr>
          <w:ins w:id="46" w:author="Alfredo" w:date="2020-09-02T20:27:00Z"/>
          <w:lang w:eastAsia="es-MX"/>
        </w:rPr>
      </w:pPr>
      <w:ins w:id="47" w:author="Alfredo" w:date="2020-09-02T20:27:00Z">
        <w:r w:rsidRPr="00AE5C85">
          <w:rPr>
            <w:lang w:eastAsia="es-MX"/>
          </w:rPr>
          <w:t xml:space="preserve">Las diferentes </w:t>
        </w:r>
        <w:r w:rsidRPr="00AE5C85">
          <w:rPr>
            <w:b/>
            <w:bCs/>
            <w:lang w:eastAsia="es-MX"/>
          </w:rPr>
          <w:t>unidades absolutas</w:t>
        </w:r>
        <w:r w:rsidRPr="00AE5C85">
          <w:rPr>
            <w:lang w:eastAsia="es-MX"/>
          </w:rPr>
          <w:t xml:space="preserve"> que pueden utilizarse en CSS son las siguientes (</w:t>
        </w:r>
        <w:r w:rsidRPr="00AE5C85">
          <w:rPr>
            <w:i/>
            <w:iCs/>
            <w:lang w:eastAsia="es-MX"/>
          </w:rPr>
          <w:t>de mayor a menor tamaño</w:t>
        </w:r>
        <w:r w:rsidRPr="00AE5C85">
          <w:rPr>
            <w:lang w:eastAsia="es-MX"/>
          </w:rPr>
          <w:t>):</w:t>
        </w:r>
      </w:ins>
    </w:p>
    <w:tbl>
      <w:tblPr>
        <w:tblStyle w:val="Tabladecuadrcula4-nfasis3"/>
        <w:tblW w:w="8837" w:type="dxa"/>
        <w:tblLook w:val="04A0" w:firstRow="1" w:lastRow="0" w:firstColumn="1" w:lastColumn="0" w:noHBand="0" w:noVBand="1"/>
        <w:tblPrChange w:id="48" w:author="Alfredo" w:date="2020-09-02T20:30:00Z">
          <w:tblPr>
            <w:tblW w:w="0" w:type="auto"/>
            <w:tblCellSpacing w:w="15" w:type="dxa"/>
            <w:tblCellMar>
              <w:top w:w="15" w:type="dxa"/>
              <w:left w:w="15" w:type="dxa"/>
              <w:bottom w:w="15" w:type="dxa"/>
              <w:right w:w="15" w:type="dxa"/>
            </w:tblCellMar>
            <w:tblLook w:val="04A0" w:firstRow="1" w:lastRow="0" w:firstColumn="1" w:lastColumn="0" w:noHBand="0" w:noVBand="1"/>
          </w:tblPr>
        </w:tblPrChange>
      </w:tblPr>
      <w:tblGrid>
        <w:gridCol w:w="1747"/>
        <w:gridCol w:w="2983"/>
        <w:gridCol w:w="4107"/>
        <w:tblGridChange w:id="49">
          <w:tblGrid>
            <w:gridCol w:w="736"/>
            <w:gridCol w:w="1341"/>
            <w:gridCol w:w="1920"/>
          </w:tblGrid>
        </w:tblGridChange>
      </w:tblGrid>
      <w:tr w:rsidR="00AE5C85" w:rsidRPr="00AE5C85" w14:paraId="7A8D72D4" w14:textId="77777777" w:rsidTr="00AE5C85">
        <w:trPr>
          <w:cnfStyle w:val="100000000000" w:firstRow="1" w:lastRow="0" w:firstColumn="0" w:lastColumn="0" w:oddVBand="0" w:evenVBand="0" w:oddHBand="0" w:evenHBand="0" w:firstRowFirstColumn="0" w:firstRowLastColumn="0" w:lastRowFirstColumn="0" w:lastRowLastColumn="0"/>
          <w:trHeight w:val="396"/>
          <w:ins w:id="50" w:author="Alfredo" w:date="2020-09-02T20:30:00Z"/>
          <w:trPrChange w:id="51" w:author="Alfredo" w:date="2020-09-02T20:30:00Z">
            <w:trPr>
              <w:tblHeader/>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52" w:author="Alfredo" w:date="2020-09-02T20:30:00Z">
              <w:tcPr>
                <w:tcW w:w="0" w:type="auto"/>
                <w:vAlign w:val="center"/>
                <w:hideMark/>
              </w:tcPr>
            </w:tcPrChange>
          </w:tcPr>
          <w:p w14:paraId="463C2545" w14:textId="77777777" w:rsidR="00AE5C85" w:rsidRPr="00AE5C85" w:rsidRDefault="00AE5C85">
            <w:pPr>
              <w:spacing w:after="160" w:line="259" w:lineRule="auto"/>
              <w:jc w:val="both"/>
              <w:cnfStyle w:val="101000000000" w:firstRow="1" w:lastRow="0" w:firstColumn="1" w:lastColumn="0" w:oddVBand="0" w:evenVBand="0" w:oddHBand="0" w:evenHBand="0" w:firstRowFirstColumn="0" w:firstRowLastColumn="0" w:lastRowFirstColumn="0" w:lastRowLastColumn="0"/>
              <w:rPr>
                <w:ins w:id="53" w:author="Alfredo" w:date="2020-09-02T20:30:00Z"/>
                <w:lang w:eastAsia="es-MX"/>
              </w:rPr>
            </w:pPr>
            <w:ins w:id="54" w:author="Alfredo" w:date="2020-09-02T20:30:00Z">
              <w:r w:rsidRPr="00AE5C85">
                <w:rPr>
                  <w:lang w:eastAsia="es-MX"/>
                </w:rPr>
                <w:t>Unidad</w:t>
              </w:r>
            </w:ins>
          </w:p>
        </w:tc>
        <w:tc>
          <w:tcPr>
            <w:tcW w:w="0" w:type="auto"/>
            <w:hideMark/>
            <w:tcPrChange w:id="55" w:author="Alfredo" w:date="2020-09-02T20:30:00Z">
              <w:tcPr>
                <w:tcW w:w="0" w:type="auto"/>
                <w:vAlign w:val="center"/>
                <w:hideMark/>
              </w:tcPr>
            </w:tcPrChange>
          </w:tcPr>
          <w:p w14:paraId="0C6EAC53" w14:textId="77777777" w:rsidR="00AE5C85" w:rsidRPr="00AE5C85" w:rsidRDefault="00AE5C85">
            <w:pPr>
              <w:spacing w:after="160" w:line="259" w:lineRule="auto"/>
              <w:jc w:val="both"/>
              <w:cnfStyle w:val="100000000000" w:firstRow="1" w:lastRow="0" w:firstColumn="0" w:lastColumn="0" w:oddVBand="0" w:evenVBand="0" w:oddHBand="0" w:evenHBand="0" w:firstRowFirstColumn="0" w:firstRowLastColumn="0" w:lastRowFirstColumn="0" w:lastRowLastColumn="0"/>
              <w:rPr>
                <w:ins w:id="56" w:author="Alfredo" w:date="2020-09-02T20:30:00Z"/>
                <w:lang w:eastAsia="es-MX"/>
              </w:rPr>
            </w:pPr>
            <w:ins w:id="57" w:author="Alfredo" w:date="2020-09-02T20:30:00Z">
              <w:r w:rsidRPr="00AE5C85">
                <w:rPr>
                  <w:lang w:eastAsia="es-MX"/>
                </w:rPr>
                <w:t>Significado</w:t>
              </w:r>
            </w:ins>
          </w:p>
        </w:tc>
        <w:tc>
          <w:tcPr>
            <w:tcW w:w="0" w:type="auto"/>
            <w:hideMark/>
            <w:tcPrChange w:id="58" w:author="Alfredo" w:date="2020-09-02T20:30:00Z">
              <w:tcPr>
                <w:tcW w:w="0" w:type="auto"/>
                <w:vAlign w:val="center"/>
                <w:hideMark/>
              </w:tcPr>
            </w:tcPrChange>
          </w:tcPr>
          <w:p w14:paraId="0CD5A0FB" w14:textId="77777777" w:rsidR="00AE5C85" w:rsidRPr="00AE5C85" w:rsidRDefault="00AE5C85">
            <w:pPr>
              <w:spacing w:after="160" w:line="259" w:lineRule="auto"/>
              <w:jc w:val="both"/>
              <w:cnfStyle w:val="100000000000" w:firstRow="1" w:lastRow="0" w:firstColumn="0" w:lastColumn="0" w:oddVBand="0" w:evenVBand="0" w:oddHBand="0" w:evenHBand="0" w:firstRowFirstColumn="0" w:firstRowLastColumn="0" w:lastRowFirstColumn="0" w:lastRowLastColumn="0"/>
              <w:rPr>
                <w:ins w:id="59" w:author="Alfredo" w:date="2020-09-02T20:30:00Z"/>
                <w:lang w:eastAsia="es-MX"/>
              </w:rPr>
            </w:pPr>
            <w:ins w:id="60" w:author="Alfredo" w:date="2020-09-02T20:30:00Z">
              <w:r w:rsidRPr="00AE5C85">
                <w:rPr>
                  <w:lang w:eastAsia="es-MX"/>
                </w:rPr>
                <w:t>Medida aproximada</w:t>
              </w:r>
            </w:ins>
          </w:p>
        </w:tc>
      </w:tr>
      <w:tr w:rsidR="00AE5C85" w:rsidRPr="00AE5C85" w14:paraId="06401744" w14:textId="77777777" w:rsidTr="00AE5C85">
        <w:trPr>
          <w:cnfStyle w:val="000000100000" w:firstRow="0" w:lastRow="0" w:firstColumn="0" w:lastColumn="0" w:oddVBand="0" w:evenVBand="0" w:oddHBand="1" w:evenHBand="0" w:firstRowFirstColumn="0" w:firstRowLastColumn="0" w:lastRowFirstColumn="0" w:lastRowLastColumn="0"/>
          <w:trHeight w:val="383"/>
          <w:ins w:id="61" w:author="Alfredo" w:date="2020-09-02T20:30:00Z"/>
          <w:trPrChange w:id="62" w:author="Alfredo" w:date="2020-09-02T20:30:00Z">
            <w:trPr>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63" w:author="Alfredo" w:date="2020-09-02T20:30:00Z">
              <w:tcPr>
                <w:tcW w:w="0" w:type="auto"/>
                <w:vAlign w:val="center"/>
                <w:hideMark/>
              </w:tcPr>
            </w:tcPrChange>
          </w:tcPr>
          <w:p w14:paraId="1F7B3151" w14:textId="77777777" w:rsidR="00AE5C85" w:rsidRPr="00AE5C85" w:rsidRDefault="00AE5C85">
            <w:pPr>
              <w:spacing w:after="160" w:line="259" w:lineRule="auto"/>
              <w:jc w:val="both"/>
              <w:cnfStyle w:val="001000100000" w:firstRow="0" w:lastRow="0" w:firstColumn="1" w:lastColumn="0" w:oddVBand="0" w:evenVBand="0" w:oddHBand="1" w:evenHBand="0" w:firstRowFirstColumn="0" w:firstRowLastColumn="0" w:lastRowFirstColumn="0" w:lastRowLastColumn="0"/>
              <w:rPr>
                <w:ins w:id="64" w:author="Alfredo" w:date="2020-09-02T20:30:00Z"/>
                <w:lang w:eastAsia="es-MX"/>
              </w:rPr>
            </w:pPr>
            <w:ins w:id="65" w:author="Alfredo" w:date="2020-09-02T20:30:00Z">
              <w:r w:rsidRPr="00AE5C85">
                <w:rPr>
                  <w:lang w:eastAsia="es-MX"/>
                </w:rPr>
                <w:t>in</w:t>
              </w:r>
            </w:ins>
          </w:p>
        </w:tc>
        <w:tc>
          <w:tcPr>
            <w:tcW w:w="0" w:type="auto"/>
            <w:hideMark/>
            <w:tcPrChange w:id="66" w:author="Alfredo" w:date="2020-09-02T20:30:00Z">
              <w:tcPr>
                <w:tcW w:w="0" w:type="auto"/>
                <w:vAlign w:val="center"/>
                <w:hideMark/>
              </w:tcPr>
            </w:tcPrChange>
          </w:tcPr>
          <w:p w14:paraId="541FC578" w14:textId="77777777" w:rsidR="00AE5C85" w:rsidRPr="00AE5C85" w:rsidRDefault="00AE5C85">
            <w:pPr>
              <w:spacing w:after="160" w:line="259" w:lineRule="auto"/>
              <w:jc w:val="both"/>
              <w:cnfStyle w:val="000000100000" w:firstRow="0" w:lastRow="0" w:firstColumn="0" w:lastColumn="0" w:oddVBand="0" w:evenVBand="0" w:oddHBand="1" w:evenHBand="0" w:firstRowFirstColumn="0" w:firstRowLastColumn="0" w:lastRowFirstColumn="0" w:lastRowLastColumn="0"/>
              <w:rPr>
                <w:ins w:id="67" w:author="Alfredo" w:date="2020-09-02T20:30:00Z"/>
                <w:lang w:eastAsia="es-MX"/>
              </w:rPr>
            </w:pPr>
            <w:ins w:id="68" w:author="Alfredo" w:date="2020-09-02T20:30:00Z">
              <w:r w:rsidRPr="00AE5C85">
                <w:rPr>
                  <w:lang w:eastAsia="es-MX"/>
                </w:rPr>
                <w:t>Pulgadas</w:t>
              </w:r>
            </w:ins>
          </w:p>
        </w:tc>
        <w:tc>
          <w:tcPr>
            <w:tcW w:w="0" w:type="auto"/>
            <w:hideMark/>
            <w:tcPrChange w:id="69" w:author="Alfredo" w:date="2020-09-02T20:30:00Z">
              <w:tcPr>
                <w:tcW w:w="0" w:type="auto"/>
                <w:vAlign w:val="center"/>
                <w:hideMark/>
              </w:tcPr>
            </w:tcPrChange>
          </w:tcPr>
          <w:p w14:paraId="61E76CA6" w14:textId="77777777" w:rsidR="00AE5C85" w:rsidRPr="00AE5C85" w:rsidRDefault="00AE5C85">
            <w:pPr>
              <w:spacing w:after="160" w:line="259" w:lineRule="auto"/>
              <w:jc w:val="both"/>
              <w:cnfStyle w:val="000000100000" w:firstRow="0" w:lastRow="0" w:firstColumn="0" w:lastColumn="0" w:oddVBand="0" w:evenVBand="0" w:oddHBand="1" w:evenHBand="0" w:firstRowFirstColumn="0" w:firstRowLastColumn="0" w:lastRowFirstColumn="0" w:lastRowLastColumn="0"/>
              <w:rPr>
                <w:ins w:id="70" w:author="Alfredo" w:date="2020-09-02T20:30:00Z"/>
                <w:lang w:eastAsia="es-MX"/>
              </w:rPr>
            </w:pPr>
            <w:ins w:id="71" w:author="Alfredo" w:date="2020-09-02T20:30:00Z">
              <w:r w:rsidRPr="00AE5C85">
                <w:rPr>
                  <w:lang w:eastAsia="es-MX"/>
                </w:rPr>
                <w:t>1in = 25.4mm</w:t>
              </w:r>
            </w:ins>
          </w:p>
        </w:tc>
      </w:tr>
      <w:tr w:rsidR="00AE5C85" w:rsidRPr="00AE5C85" w14:paraId="3768FF00" w14:textId="77777777" w:rsidTr="00AE5C85">
        <w:trPr>
          <w:trHeight w:val="396"/>
          <w:ins w:id="72" w:author="Alfredo" w:date="2020-09-02T20:30:00Z"/>
          <w:trPrChange w:id="73" w:author="Alfredo" w:date="2020-09-02T20:30:00Z">
            <w:trPr>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74" w:author="Alfredo" w:date="2020-09-02T20:30:00Z">
              <w:tcPr>
                <w:tcW w:w="0" w:type="auto"/>
                <w:vAlign w:val="center"/>
                <w:hideMark/>
              </w:tcPr>
            </w:tcPrChange>
          </w:tcPr>
          <w:p w14:paraId="63C941F3" w14:textId="77777777" w:rsidR="00AE5C85" w:rsidRPr="00AE5C85" w:rsidRDefault="00AE5C85">
            <w:pPr>
              <w:spacing w:after="160" w:line="259" w:lineRule="auto"/>
              <w:jc w:val="both"/>
              <w:rPr>
                <w:ins w:id="75" w:author="Alfredo" w:date="2020-09-02T20:30:00Z"/>
                <w:lang w:eastAsia="es-MX"/>
              </w:rPr>
            </w:pPr>
            <w:ins w:id="76" w:author="Alfredo" w:date="2020-09-02T20:30:00Z">
              <w:r w:rsidRPr="00AE5C85">
                <w:rPr>
                  <w:lang w:eastAsia="es-MX"/>
                </w:rPr>
                <w:t>cm</w:t>
              </w:r>
            </w:ins>
          </w:p>
        </w:tc>
        <w:tc>
          <w:tcPr>
            <w:tcW w:w="0" w:type="auto"/>
            <w:hideMark/>
            <w:tcPrChange w:id="77" w:author="Alfredo" w:date="2020-09-02T20:30:00Z">
              <w:tcPr>
                <w:tcW w:w="0" w:type="auto"/>
                <w:vAlign w:val="center"/>
                <w:hideMark/>
              </w:tcPr>
            </w:tcPrChange>
          </w:tcPr>
          <w:p w14:paraId="3AF3F499" w14:textId="77777777" w:rsidR="00AE5C85" w:rsidRPr="00AE5C85" w:rsidRDefault="00AE5C85">
            <w:pPr>
              <w:spacing w:after="160" w:line="259" w:lineRule="auto"/>
              <w:jc w:val="both"/>
              <w:cnfStyle w:val="000000000000" w:firstRow="0" w:lastRow="0" w:firstColumn="0" w:lastColumn="0" w:oddVBand="0" w:evenVBand="0" w:oddHBand="0" w:evenHBand="0" w:firstRowFirstColumn="0" w:firstRowLastColumn="0" w:lastRowFirstColumn="0" w:lastRowLastColumn="0"/>
              <w:rPr>
                <w:ins w:id="78" w:author="Alfredo" w:date="2020-09-02T20:30:00Z"/>
                <w:lang w:eastAsia="es-MX"/>
              </w:rPr>
            </w:pPr>
            <w:ins w:id="79" w:author="Alfredo" w:date="2020-09-02T20:30:00Z">
              <w:r w:rsidRPr="00AE5C85">
                <w:rPr>
                  <w:lang w:eastAsia="es-MX"/>
                </w:rPr>
                <w:t>Centímetros</w:t>
              </w:r>
            </w:ins>
          </w:p>
        </w:tc>
        <w:tc>
          <w:tcPr>
            <w:tcW w:w="0" w:type="auto"/>
            <w:hideMark/>
            <w:tcPrChange w:id="80" w:author="Alfredo" w:date="2020-09-02T20:30:00Z">
              <w:tcPr>
                <w:tcW w:w="0" w:type="auto"/>
                <w:vAlign w:val="center"/>
                <w:hideMark/>
              </w:tcPr>
            </w:tcPrChange>
          </w:tcPr>
          <w:p w14:paraId="3BFB6BF2" w14:textId="77777777" w:rsidR="00AE5C85" w:rsidRPr="00AE5C85" w:rsidRDefault="00AE5C85">
            <w:pPr>
              <w:spacing w:after="160" w:line="259" w:lineRule="auto"/>
              <w:jc w:val="both"/>
              <w:cnfStyle w:val="000000000000" w:firstRow="0" w:lastRow="0" w:firstColumn="0" w:lastColumn="0" w:oddVBand="0" w:evenVBand="0" w:oddHBand="0" w:evenHBand="0" w:firstRowFirstColumn="0" w:firstRowLastColumn="0" w:lastRowFirstColumn="0" w:lastRowLastColumn="0"/>
              <w:rPr>
                <w:ins w:id="81" w:author="Alfredo" w:date="2020-09-02T20:30:00Z"/>
                <w:lang w:eastAsia="es-MX"/>
              </w:rPr>
            </w:pPr>
            <w:ins w:id="82" w:author="Alfredo" w:date="2020-09-02T20:30:00Z">
              <w:r w:rsidRPr="00AE5C85">
                <w:rPr>
                  <w:lang w:eastAsia="es-MX"/>
                </w:rPr>
                <w:t>1cm = 10mm</w:t>
              </w:r>
            </w:ins>
          </w:p>
        </w:tc>
      </w:tr>
      <w:tr w:rsidR="00AE5C85" w:rsidRPr="00AE5C85" w14:paraId="72358C55" w14:textId="77777777" w:rsidTr="00AE5C85">
        <w:trPr>
          <w:cnfStyle w:val="000000100000" w:firstRow="0" w:lastRow="0" w:firstColumn="0" w:lastColumn="0" w:oddVBand="0" w:evenVBand="0" w:oddHBand="1" w:evenHBand="0" w:firstRowFirstColumn="0" w:firstRowLastColumn="0" w:lastRowFirstColumn="0" w:lastRowLastColumn="0"/>
          <w:trHeight w:val="396"/>
          <w:ins w:id="83" w:author="Alfredo" w:date="2020-09-02T20:30:00Z"/>
          <w:trPrChange w:id="84" w:author="Alfredo" w:date="2020-09-02T20:30:00Z">
            <w:trPr>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85" w:author="Alfredo" w:date="2020-09-02T20:30:00Z">
              <w:tcPr>
                <w:tcW w:w="0" w:type="auto"/>
                <w:vAlign w:val="center"/>
                <w:hideMark/>
              </w:tcPr>
            </w:tcPrChange>
          </w:tcPr>
          <w:p w14:paraId="520B85E8" w14:textId="77777777" w:rsidR="00AE5C85" w:rsidRPr="00AE5C85" w:rsidRDefault="00AE5C85">
            <w:pPr>
              <w:spacing w:after="160" w:line="259" w:lineRule="auto"/>
              <w:jc w:val="both"/>
              <w:cnfStyle w:val="001000100000" w:firstRow="0" w:lastRow="0" w:firstColumn="1" w:lastColumn="0" w:oddVBand="0" w:evenVBand="0" w:oddHBand="1" w:evenHBand="0" w:firstRowFirstColumn="0" w:firstRowLastColumn="0" w:lastRowFirstColumn="0" w:lastRowLastColumn="0"/>
              <w:rPr>
                <w:ins w:id="86" w:author="Alfredo" w:date="2020-09-02T20:30:00Z"/>
                <w:lang w:eastAsia="es-MX"/>
              </w:rPr>
            </w:pPr>
            <w:ins w:id="87" w:author="Alfredo" w:date="2020-09-02T20:30:00Z">
              <w:r w:rsidRPr="00AE5C85">
                <w:rPr>
                  <w:lang w:eastAsia="es-MX"/>
                </w:rPr>
                <w:t>pc</w:t>
              </w:r>
            </w:ins>
          </w:p>
        </w:tc>
        <w:tc>
          <w:tcPr>
            <w:tcW w:w="0" w:type="auto"/>
            <w:hideMark/>
            <w:tcPrChange w:id="88" w:author="Alfredo" w:date="2020-09-02T20:30:00Z">
              <w:tcPr>
                <w:tcW w:w="0" w:type="auto"/>
                <w:vAlign w:val="center"/>
                <w:hideMark/>
              </w:tcPr>
            </w:tcPrChange>
          </w:tcPr>
          <w:p w14:paraId="1F1CE622" w14:textId="77777777" w:rsidR="00AE5C85" w:rsidRPr="00AE5C85" w:rsidRDefault="00AE5C85">
            <w:pPr>
              <w:spacing w:after="160" w:line="259" w:lineRule="auto"/>
              <w:jc w:val="both"/>
              <w:cnfStyle w:val="000000100000" w:firstRow="0" w:lastRow="0" w:firstColumn="0" w:lastColumn="0" w:oddVBand="0" w:evenVBand="0" w:oddHBand="1" w:evenHBand="0" w:firstRowFirstColumn="0" w:firstRowLastColumn="0" w:lastRowFirstColumn="0" w:lastRowLastColumn="0"/>
              <w:rPr>
                <w:ins w:id="89" w:author="Alfredo" w:date="2020-09-02T20:30:00Z"/>
                <w:lang w:eastAsia="es-MX"/>
              </w:rPr>
            </w:pPr>
            <w:ins w:id="90" w:author="Alfredo" w:date="2020-09-02T20:30:00Z">
              <w:r w:rsidRPr="00AE5C85">
                <w:rPr>
                  <w:lang w:eastAsia="es-MX"/>
                </w:rPr>
                <w:t>Picas</w:t>
              </w:r>
            </w:ins>
          </w:p>
        </w:tc>
        <w:tc>
          <w:tcPr>
            <w:tcW w:w="0" w:type="auto"/>
            <w:hideMark/>
            <w:tcPrChange w:id="91" w:author="Alfredo" w:date="2020-09-02T20:30:00Z">
              <w:tcPr>
                <w:tcW w:w="0" w:type="auto"/>
                <w:vAlign w:val="center"/>
                <w:hideMark/>
              </w:tcPr>
            </w:tcPrChange>
          </w:tcPr>
          <w:p w14:paraId="32B55974" w14:textId="77777777" w:rsidR="00AE5C85" w:rsidRPr="00AE5C85" w:rsidRDefault="00AE5C85">
            <w:pPr>
              <w:spacing w:after="160" w:line="259" w:lineRule="auto"/>
              <w:jc w:val="both"/>
              <w:cnfStyle w:val="000000100000" w:firstRow="0" w:lastRow="0" w:firstColumn="0" w:lastColumn="0" w:oddVBand="0" w:evenVBand="0" w:oddHBand="1" w:evenHBand="0" w:firstRowFirstColumn="0" w:firstRowLastColumn="0" w:lastRowFirstColumn="0" w:lastRowLastColumn="0"/>
              <w:rPr>
                <w:ins w:id="92" w:author="Alfredo" w:date="2020-09-02T20:30:00Z"/>
                <w:lang w:eastAsia="es-MX"/>
              </w:rPr>
            </w:pPr>
            <w:ins w:id="93" w:author="Alfredo" w:date="2020-09-02T20:30:00Z">
              <w:r w:rsidRPr="00AE5C85">
                <w:rPr>
                  <w:lang w:eastAsia="es-MX"/>
                </w:rPr>
                <w:t>1pc = 4.23mm</w:t>
              </w:r>
            </w:ins>
          </w:p>
        </w:tc>
      </w:tr>
      <w:tr w:rsidR="00AE5C85" w:rsidRPr="00AE5C85" w14:paraId="75507FE3" w14:textId="77777777" w:rsidTr="00AE5C85">
        <w:trPr>
          <w:trHeight w:val="383"/>
          <w:ins w:id="94" w:author="Alfredo" w:date="2020-09-02T20:30:00Z"/>
          <w:trPrChange w:id="95" w:author="Alfredo" w:date="2020-09-02T20:30:00Z">
            <w:trPr>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96" w:author="Alfredo" w:date="2020-09-02T20:30:00Z">
              <w:tcPr>
                <w:tcW w:w="0" w:type="auto"/>
                <w:vAlign w:val="center"/>
                <w:hideMark/>
              </w:tcPr>
            </w:tcPrChange>
          </w:tcPr>
          <w:p w14:paraId="0B5586E1" w14:textId="77777777" w:rsidR="00AE5C85" w:rsidRPr="00AE5C85" w:rsidRDefault="00AE5C85">
            <w:pPr>
              <w:spacing w:after="160" w:line="259" w:lineRule="auto"/>
              <w:jc w:val="both"/>
              <w:rPr>
                <w:ins w:id="97" w:author="Alfredo" w:date="2020-09-02T20:30:00Z"/>
                <w:lang w:eastAsia="es-MX"/>
              </w:rPr>
            </w:pPr>
            <w:ins w:id="98" w:author="Alfredo" w:date="2020-09-02T20:30:00Z">
              <w:r w:rsidRPr="00AE5C85">
                <w:rPr>
                  <w:lang w:eastAsia="es-MX"/>
                </w:rPr>
                <w:t>mm</w:t>
              </w:r>
            </w:ins>
          </w:p>
        </w:tc>
        <w:tc>
          <w:tcPr>
            <w:tcW w:w="0" w:type="auto"/>
            <w:hideMark/>
            <w:tcPrChange w:id="99" w:author="Alfredo" w:date="2020-09-02T20:30:00Z">
              <w:tcPr>
                <w:tcW w:w="0" w:type="auto"/>
                <w:vAlign w:val="center"/>
                <w:hideMark/>
              </w:tcPr>
            </w:tcPrChange>
          </w:tcPr>
          <w:p w14:paraId="6B240BBA" w14:textId="77777777" w:rsidR="00AE5C85" w:rsidRPr="00AE5C85" w:rsidRDefault="00AE5C85">
            <w:pPr>
              <w:spacing w:after="160" w:line="259" w:lineRule="auto"/>
              <w:jc w:val="both"/>
              <w:cnfStyle w:val="000000000000" w:firstRow="0" w:lastRow="0" w:firstColumn="0" w:lastColumn="0" w:oddVBand="0" w:evenVBand="0" w:oddHBand="0" w:evenHBand="0" w:firstRowFirstColumn="0" w:firstRowLastColumn="0" w:lastRowFirstColumn="0" w:lastRowLastColumn="0"/>
              <w:rPr>
                <w:ins w:id="100" w:author="Alfredo" w:date="2020-09-02T20:30:00Z"/>
                <w:lang w:eastAsia="es-MX"/>
              </w:rPr>
            </w:pPr>
            <w:ins w:id="101" w:author="Alfredo" w:date="2020-09-02T20:30:00Z">
              <w:r w:rsidRPr="00AE5C85">
                <w:rPr>
                  <w:lang w:eastAsia="es-MX"/>
                </w:rPr>
                <w:t>Milímetros</w:t>
              </w:r>
            </w:ins>
          </w:p>
        </w:tc>
        <w:tc>
          <w:tcPr>
            <w:tcW w:w="0" w:type="auto"/>
            <w:hideMark/>
            <w:tcPrChange w:id="102" w:author="Alfredo" w:date="2020-09-02T20:30:00Z">
              <w:tcPr>
                <w:tcW w:w="0" w:type="auto"/>
                <w:vAlign w:val="center"/>
                <w:hideMark/>
              </w:tcPr>
            </w:tcPrChange>
          </w:tcPr>
          <w:p w14:paraId="60E2BBEE" w14:textId="77777777" w:rsidR="00AE5C85" w:rsidRPr="00AE5C85" w:rsidRDefault="00AE5C85">
            <w:pPr>
              <w:spacing w:after="160" w:line="259" w:lineRule="auto"/>
              <w:jc w:val="both"/>
              <w:cnfStyle w:val="000000000000" w:firstRow="0" w:lastRow="0" w:firstColumn="0" w:lastColumn="0" w:oddVBand="0" w:evenVBand="0" w:oddHBand="0" w:evenHBand="0" w:firstRowFirstColumn="0" w:firstRowLastColumn="0" w:lastRowFirstColumn="0" w:lastRowLastColumn="0"/>
              <w:rPr>
                <w:ins w:id="103" w:author="Alfredo" w:date="2020-09-02T20:30:00Z"/>
                <w:lang w:eastAsia="es-MX"/>
              </w:rPr>
            </w:pPr>
            <w:ins w:id="104" w:author="Alfredo" w:date="2020-09-02T20:30:00Z">
              <w:r w:rsidRPr="00AE5C85">
                <w:rPr>
                  <w:lang w:eastAsia="es-MX"/>
                </w:rPr>
                <w:t>1mm = 1mm</w:t>
              </w:r>
            </w:ins>
          </w:p>
        </w:tc>
      </w:tr>
      <w:tr w:rsidR="00AE5C85" w:rsidRPr="00AE5C85" w14:paraId="43A09555" w14:textId="77777777" w:rsidTr="00AE5C85">
        <w:trPr>
          <w:cnfStyle w:val="000000100000" w:firstRow="0" w:lastRow="0" w:firstColumn="0" w:lastColumn="0" w:oddVBand="0" w:evenVBand="0" w:oddHBand="1" w:evenHBand="0" w:firstRowFirstColumn="0" w:firstRowLastColumn="0" w:lastRowFirstColumn="0" w:lastRowLastColumn="0"/>
          <w:trHeight w:val="396"/>
          <w:ins w:id="105" w:author="Alfredo" w:date="2020-09-02T20:30:00Z"/>
          <w:trPrChange w:id="106" w:author="Alfredo" w:date="2020-09-02T20:30:00Z">
            <w:trPr>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107" w:author="Alfredo" w:date="2020-09-02T20:30:00Z">
              <w:tcPr>
                <w:tcW w:w="0" w:type="auto"/>
                <w:vAlign w:val="center"/>
                <w:hideMark/>
              </w:tcPr>
            </w:tcPrChange>
          </w:tcPr>
          <w:p w14:paraId="2C470CEB" w14:textId="77777777" w:rsidR="00AE5C85" w:rsidRPr="00AE5C85" w:rsidRDefault="00AE5C85">
            <w:pPr>
              <w:spacing w:after="160" w:line="259" w:lineRule="auto"/>
              <w:jc w:val="both"/>
              <w:cnfStyle w:val="001000100000" w:firstRow="0" w:lastRow="0" w:firstColumn="1" w:lastColumn="0" w:oddVBand="0" w:evenVBand="0" w:oddHBand="1" w:evenHBand="0" w:firstRowFirstColumn="0" w:firstRowLastColumn="0" w:lastRowFirstColumn="0" w:lastRowLastColumn="0"/>
              <w:rPr>
                <w:ins w:id="108" w:author="Alfredo" w:date="2020-09-02T20:30:00Z"/>
                <w:lang w:eastAsia="es-MX"/>
              </w:rPr>
            </w:pPr>
            <w:ins w:id="109" w:author="Alfredo" w:date="2020-09-02T20:30:00Z">
              <w:r w:rsidRPr="00AE5C85">
                <w:rPr>
                  <w:lang w:eastAsia="es-MX"/>
                </w:rPr>
                <w:t>pt</w:t>
              </w:r>
            </w:ins>
          </w:p>
        </w:tc>
        <w:tc>
          <w:tcPr>
            <w:tcW w:w="0" w:type="auto"/>
            <w:hideMark/>
            <w:tcPrChange w:id="110" w:author="Alfredo" w:date="2020-09-02T20:30:00Z">
              <w:tcPr>
                <w:tcW w:w="0" w:type="auto"/>
                <w:vAlign w:val="center"/>
                <w:hideMark/>
              </w:tcPr>
            </w:tcPrChange>
          </w:tcPr>
          <w:p w14:paraId="3CC76B1D" w14:textId="77777777" w:rsidR="00AE5C85" w:rsidRPr="00AE5C85" w:rsidRDefault="00AE5C85">
            <w:pPr>
              <w:spacing w:after="160" w:line="259" w:lineRule="auto"/>
              <w:jc w:val="both"/>
              <w:cnfStyle w:val="000000100000" w:firstRow="0" w:lastRow="0" w:firstColumn="0" w:lastColumn="0" w:oddVBand="0" w:evenVBand="0" w:oddHBand="1" w:evenHBand="0" w:firstRowFirstColumn="0" w:firstRowLastColumn="0" w:lastRowFirstColumn="0" w:lastRowLastColumn="0"/>
              <w:rPr>
                <w:ins w:id="111" w:author="Alfredo" w:date="2020-09-02T20:30:00Z"/>
                <w:lang w:eastAsia="es-MX"/>
              </w:rPr>
            </w:pPr>
            <w:ins w:id="112" w:author="Alfredo" w:date="2020-09-02T20:30:00Z">
              <w:r w:rsidRPr="00AE5C85">
                <w:rPr>
                  <w:lang w:eastAsia="es-MX"/>
                </w:rPr>
                <w:t>Puntos</w:t>
              </w:r>
            </w:ins>
          </w:p>
        </w:tc>
        <w:tc>
          <w:tcPr>
            <w:tcW w:w="0" w:type="auto"/>
            <w:hideMark/>
            <w:tcPrChange w:id="113" w:author="Alfredo" w:date="2020-09-02T20:30:00Z">
              <w:tcPr>
                <w:tcW w:w="0" w:type="auto"/>
                <w:vAlign w:val="center"/>
                <w:hideMark/>
              </w:tcPr>
            </w:tcPrChange>
          </w:tcPr>
          <w:p w14:paraId="496505E9" w14:textId="77777777" w:rsidR="00AE5C85" w:rsidRPr="00AE5C85" w:rsidRDefault="00AE5C85">
            <w:pPr>
              <w:spacing w:after="160" w:line="259" w:lineRule="auto"/>
              <w:jc w:val="both"/>
              <w:cnfStyle w:val="000000100000" w:firstRow="0" w:lastRow="0" w:firstColumn="0" w:lastColumn="0" w:oddVBand="0" w:evenVBand="0" w:oddHBand="1" w:evenHBand="0" w:firstRowFirstColumn="0" w:firstRowLastColumn="0" w:lastRowFirstColumn="0" w:lastRowLastColumn="0"/>
              <w:rPr>
                <w:ins w:id="114" w:author="Alfredo" w:date="2020-09-02T20:30:00Z"/>
                <w:lang w:eastAsia="es-MX"/>
              </w:rPr>
            </w:pPr>
            <w:ins w:id="115" w:author="Alfredo" w:date="2020-09-02T20:30:00Z">
              <w:r w:rsidRPr="00AE5C85">
                <w:rPr>
                  <w:lang w:eastAsia="es-MX"/>
                </w:rPr>
                <w:t>1pt = 0.35mm</w:t>
              </w:r>
            </w:ins>
          </w:p>
        </w:tc>
      </w:tr>
      <w:tr w:rsidR="00AE5C85" w:rsidRPr="00AE5C85" w14:paraId="72D1A532" w14:textId="77777777" w:rsidTr="00AE5C85">
        <w:trPr>
          <w:trHeight w:val="396"/>
          <w:ins w:id="116" w:author="Alfredo" w:date="2020-09-02T20:30:00Z"/>
          <w:trPrChange w:id="117" w:author="Alfredo" w:date="2020-09-02T20:30:00Z">
            <w:trPr>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118" w:author="Alfredo" w:date="2020-09-02T20:30:00Z">
              <w:tcPr>
                <w:tcW w:w="0" w:type="auto"/>
                <w:vAlign w:val="center"/>
                <w:hideMark/>
              </w:tcPr>
            </w:tcPrChange>
          </w:tcPr>
          <w:p w14:paraId="028DC7FB" w14:textId="77777777" w:rsidR="00AE5C85" w:rsidRPr="00AE5C85" w:rsidRDefault="00AE5C85">
            <w:pPr>
              <w:spacing w:after="160" w:line="259" w:lineRule="auto"/>
              <w:jc w:val="both"/>
              <w:rPr>
                <w:ins w:id="119" w:author="Alfredo" w:date="2020-09-02T20:30:00Z"/>
                <w:lang w:eastAsia="es-MX"/>
              </w:rPr>
            </w:pPr>
            <w:ins w:id="120" w:author="Alfredo" w:date="2020-09-02T20:30:00Z">
              <w:r w:rsidRPr="00AE5C85">
                <w:rPr>
                  <w:lang w:eastAsia="es-MX"/>
                </w:rPr>
                <w:t>px</w:t>
              </w:r>
            </w:ins>
          </w:p>
        </w:tc>
        <w:tc>
          <w:tcPr>
            <w:tcW w:w="0" w:type="auto"/>
            <w:hideMark/>
            <w:tcPrChange w:id="121" w:author="Alfredo" w:date="2020-09-02T20:30:00Z">
              <w:tcPr>
                <w:tcW w:w="0" w:type="auto"/>
                <w:vAlign w:val="center"/>
                <w:hideMark/>
              </w:tcPr>
            </w:tcPrChange>
          </w:tcPr>
          <w:p w14:paraId="143DA374" w14:textId="77777777" w:rsidR="00AE5C85" w:rsidRPr="00AE5C85" w:rsidRDefault="00AE5C85">
            <w:pPr>
              <w:spacing w:after="160" w:line="259" w:lineRule="auto"/>
              <w:jc w:val="both"/>
              <w:cnfStyle w:val="000000000000" w:firstRow="0" w:lastRow="0" w:firstColumn="0" w:lastColumn="0" w:oddVBand="0" w:evenVBand="0" w:oddHBand="0" w:evenHBand="0" w:firstRowFirstColumn="0" w:firstRowLastColumn="0" w:lastRowFirstColumn="0" w:lastRowLastColumn="0"/>
              <w:rPr>
                <w:ins w:id="122" w:author="Alfredo" w:date="2020-09-02T20:30:00Z"/>
                <w:lang w:eastAsia="es-MX"/>
              </w:rPr>
            </w:pPr>
            <w:ins w:id="123" w:author="Alfredo" w:date="2020-09-02T20:30:00Z">
              <w:r w:rsidRPr="00AE5C85">
                <w:rPr>
                  <w:lang w:eastAsia="es-MX"/>
                </w:rPr>
                <w:t>Píxels</w:t>
              </w:r>
            </w:ins>
          </w:p>
        </w:tc>
        <w:tc>
          <w:tcPr>
            <w:tcW w:w="0" w:type="auto"/>
            <w:hideMark/>
            <w:tcPrChange w:id="124" w:author="Alfredo" w:date="2020-09-02T20:30:00Z">
              <w:tcPr>
                <w:tcW w:w="0" w:type="auto"/>
                <w:vAlign w:val="center"/>
                <w:hideMark/>
              </w:tcPr>
            </w:tcPrChange>
          </w:tcPr>
          <w:p w14:paraId="1BB4669F" w14:textId="77777777" w:rsidR="00AE5C85" w:rsidRPr="00AE5C85" w:rsidRDefault="00AE5C85">
            <w:pPr>
              <w:spacing w:after="160" w:line="259" w:lineRule="auto"/>
              <w:jc w:val="both"/>
              <w:cnfStyle w:val="000000000000" w:firstRow="0" w:lastRow="0" w:firstColumn="0" w:lastColumn="0" w:oddVBand="0" w:evenVBand="0" w:oddHBand="0" w:evenHBand="0" w:firstRowFirstColumn="0" w:firstRowLastColumn="0" w:lastRowFirstColumn="0" w:lastRowLastColumn="0"/>
              <w:rPr>
                <w:ins w:id="125" w:author="Alfredo" w:date="2020-09-02T20:30:00Z"/>
                <w:lang w:eastAsia="es-MX"/>
              </w:rPr>
            </w:pPr>
            <w:ins w:id="126" w:author="Alfredo" w:date="2020-09-02T20:30:00Z">
              <w:r w:rsidRPr="00AE5C85">
                <w:rPr>
                  <w:lang w:eastAsia="es-MX"/>
                </w:rPr>
                <w:t>1px = 0.26mm</w:t>
              </w:r>
            </w:ins>
          </w:p>
        </w:tc>
      </w:tr>
      <w:tr w:rsidR="00AE5C85" w:rsidRPr="00AE5C85" w14:paraId="20B72BDC" w14:textId="77777777" w:rsidTr="00AE5C85">
        <w:trPr>
          <w:cnfStyle w:val="000000100000" w:firstRow="0" w:lastRow="0" w:firstColumn="0" w:lastColumn="0" w:oddVBand="0" w:evenVBand="0" w:oddHBand="1" w:evenHBand="0" w:firstRowFirstColumn="0" w:firstRowLastColumn="0" w:lastRowFirstColumn="0" w:lastRowLastColumn="0"/>
          <w:trHeight w:val="383"/>
          <w:ins w:id="127" w:author="Alfredo" w:date="2020-09-02T20:30:00Z"/>
          <w:trPrChange w:id="128" w:author="Alfredo" w:date="2020-09-02T20:30:00Z">
            <w:trPr>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129" w:author="Alfredo" w:date="2020-09-02T20:30:00Z">
              <w:tcPr>
                <w:tcW w:w="0" w:type="auto"/>
                <w:vAlign w:val="center"/>
                <w:hideMark/>
              </w:tcPr>
            </w:tcPrChange>
          </w:tcPr>
          <w:p w14:paraId="6FBB5B48" w14:textId="77777777" w:rsidR="00AE5C85" w:rsidRPr="00AE5C85" w:rsidRDefault="00AE5C85">
            <w:pPr>
              <w:spacing w:after="160" w:line="259" w:lineRule="auto"/>
              <w:jc w:val="both"/>
              <w:cnfStyle w:val="001000100000" w:firstRow="0" w:lastRow="0" w:firstColumn="1" w:lastColumn="0" w:oddVBand="0" w:evenVBand="0" w:oddHBand="1" w:evenHBand="0" w:firstRowFirstColumn="0" w:firstRowLastColumn="0" w:lastRowFirstColumn="0" w:lastRowLastColumn="0"/>
              <w:rPr>
                <w:ins w:id="130" w:author="Alfredo" w:date="2020-09-02T20:30:00Z"/>
                <w:lang w:eastAsia="es-MX"/>
              </w:rPr>
            </w:pPr>
            <w:ins w:id="131" w:author="Alfredo" w:date="2020-09-02T20:30:00Z">
              <w:r w:rsidRPr="00AE5C85">
                <w:rPr>
                  <w:lang w:eastAsia="es-MX"/>
                </w:rPr>
                <w:t>Q</w:t>
              </w:r>
            </w:ins>
          </w:p>
        </w:tc>
        <w:tc>
          <w:tcPr>
            <w:tcW w:w="0" w:type="auto"/>
            <w:hideMark/>
            <w:tcPrChange w:id="132" w:author="Alfredo" w:date="2020-09-02T20:30:00Z">
              <w:tcPr>
                <w:tcW w:w="0" w:type="auto"/>
                <w:vAlign w:val="center"/>
                <w:hideMark/>
              </w:tcPr>
            </w:tcPrChange>
          </w:tcPr>
          <w:p w14:paraId="01A9DD8F" w14:textId="77777777" w:rsidR="00AE5C85" w:rsidRPr="00AE5C85" w:rsidRDefault="00AE5C85">
            <w:pPr>
              <w:spacing w:after="160" w:line="259" w:lineRule="auto"/>
              <w:jc w:val="both"/>
              <w:cnfStyle w:val="000000100000" w:firstRow="0" w:lastRow="0" w:firstColumn="0" w:lastColumn="0" w:oddVBand="0" w:evenVBand="0" w:oddHBand="1" w:evenHBand="0" w:firstRowFirstColumn="0" w:firstRowLastColumn="0" w:lastRowFirstColumn="0" w:lastRowLastColumn="0"/>
              <w:rPr>
                <w:ins w:id="133" w:author="Alfredo" w:date="2020-09-02T20:30:00Z"/>
                <w:lang w:eastAsia="es-MX"/>
              </w:rPr>
            </w:pPr>
            <w:ins w:id="134" w:author="Alfredo" w:date="2020-09-02T20:30:00Z">
              <w:r w:rsidRPr="00AE5C85">
                <w:rPr>
                  <w:lang w:eastAsia="es-MX"/>
                </w:rPr>
                <w:t>Cuarto de mm</w:t>
              </w:r>
            </w:ins>
          </w:p>
        </w:tc>
        <w:tc>
          <w:tcPr>
            <w:tcW w:w="0" w:type="auto"/>
            <w:hideMark/>
            <w:tcPrChange w:id="135" w:author="Alfredo" w:date="2020-09-02T20:30:00Z">
              <w:tcPr>
                <w:tcW w:w="0" w:type="auto"/>
                <w:vAlign w:val="center"/>
                <w:hideMark/>
              </w:tcPr>
            </w:tcPrChange>
          </w:tcPr>
          <w:p w14:paraId="6CA568ED" w14:textId="77777777" w:rsidR="00AE5C85" w:rsidRPr="00AE5C85" w:rsidRDefault="00AE5C85">
            <w:pPr>
              <w:spacing w:after="160" w:line="259" w:lineRule="auto"/>
              <w:jc w:val="both"/>
              <w:cnfStyle w:val="000000100000" w:firstRow="0" w:lastRow="0" w:firstColumn="0" w:lastColumn="0" w:oddVBand="0" w:evenVBand="0" w:oddHBand="1" w:evenHBand="0" w:firstRowFirstColumn="0" w:firstRowLastColumn="0" w:lastRowFirstColumn="0" w:lastRowLastColumn="0"/>
              <w:rPr>
                <w:ins w:id="136" w:author="Alfredo" w:date="2020-09-02T20:30:00Z"/>
                <w:lang w:eastAsia="es-MX"/>
              </w:rPr>
            </w:pPr>
            <w:ins w:id="137" w:author="Alfredo" w:date="2020-09-02T20:30:00Z">
              <w:r w:rsidRPr="00AE5C85">
                <w:rPr>
                  <w:lang w:eastAsia="es-MX"/>
                </w:rPr>
                <w:t>1Q = 0.248mm</w:t>
              </w:r>
            </w:ins>
          </w:p>
        </w:tc>
      </w:tr>
    </w:tbl>
    <w:p w14:paraId="3F592351" w14:textId="77777777" w:rsidR="00AE5C85" w:rsidRPr="00622E2B" w:rsidRDefault="00AE5C85">
      <w:pPr>
        <w:jc w:val="both"/>
        <w:rPr>
          <w:ins w:id="138" w:author="Alfredo" w:date="2020-09-02T20:27:00Z"/>
          <w:lang w:eastAsia="es-MX"/>
        </w:rPr>
      </w:pPr>
    </w:p>
    <w:p w14:paraId="78540307" w14:textId="5C620395" w:rsidR="00622E2B" w:rsidRDefault="000A39F9">
      <w:pPr>
        <w:jc w:val="both"/>
        <w:rPr>
          <w:ins w:id="139" w:author="Alfredo" w:date="2020-09-02T20:51:00Z"/>
          <w:lang w:eastAsia="es-MX"/>
        </w:rPr>
        <w:pPrChange w:id="140" w:author="Alfredo" w:date="2020-10-04T15:36:00Z">
          <w:pPr/>
        </w:pPrChange>
      </w:pPr>
      <w:ins w:id="141" w:author="Alfredo" w:date="2020-09-02T20:51:00Z">
        <w:r w:rsidRPr="000A39F9">
          <w:rPr>
            <w:b/>
            <w:bCs/>
            <w:lang w:eastAsia="es-MX"/>
          </w:rPr>
          <w:t>Consejo</w:t>
        </w:r>
        <w:r w:rsidRPr="000A39F9">
          <w:rPr>
            <w:lang w:eastAsia="es-MX"/>
          </w:rPr>
          <w:t>: El punto (</w:t>
        </w:r>
        <w:r w:rsidRPr="000A39F9">
          <w:rPr>
            <w:b/>
            <w:bCs/>
            <w:lang w:eastAsia="es-MX"/>
          </w:rPr>
          <w:t>pt</w:t>
        </w:r>
        <w:r w:rsidRPr="000A39F9">
          <w:rPr>
            <w:lang w:eastAsia="es-MX"/>
          </w:rPr>
          <w:t>) es una medida que puede utilizarse para documentos CSS en los que se fija el tamaño de las fuentes en medios impresos.</w:t>
        </w:r>
      </w:ins>
    </w:p>
    <w:p w14:paraId="452026CA" w14:textId="77777777" w:rsidR="000A39F9" w:rsidRDefault="000A39F9">
      <w:pPr>
        <w:jc w:val="both"/>
        <w:rPr>
          <w:ins w:id="142" w:author="Alfredo" w:date="2020-09-02T21:02:00Z"/>
          <w:lang w:eastAsia="es-MX"/>
        </w:rPr>
        <w:pPrChange w:id="143" w:author="Alfredo" w:date="2020-10-04T15:36:00Z">
          <w:pPr/>
        </w:pPrChange>
      </w:pPr>
    </w:p>
    <w:p w14:paraId="1AF0FBC3" w14:textId="77777777" w:rsidR="00546C5A" w:rsidRDefault="00546C5A">
      <w:pPr>
        <w:jc w:val="both"/>
        <w:rPr>
          <w:ins w:id="144" w:author="Alfredo" w:date="2020-09-02T21:02:00Z"/>
          <w:lang w:eastAsia="es-MX"/>
        </w:rPr>
        <w:pPrChange w:id="145" w:author="Alfredo" w:date="2020-10-04T15:36:00Z">
          <w:pPr/>
        </w:pPrChange>
      </w:pPr>
    </w:p>
    <w:p w14:paraId="29F72E6D" w14:textId="77777777" w:rsidR="00546C5A" w:rsidRDefault="00546C5A">
      <w:pPr>
        <w:jc w:val="both"/>
        <w:rPr>
          <w:ins w:id="146" w:author="Alfredo" w:date="2020-09-02T21:02:00Z"/>
          <w:lang w:eastAsia="es-MX"/>
        </w:rPr>
        <w:pPrChange w:id="147" w:author="Alfredo" w:date="2020-10-04T15:36:00Z">
          <w:pPr/>
        </w:pPrChange>
      </w:pPr>
    </w:p>
    <w:p w14:paraId="5EFCD0FF" w14:textId="77777777" w:rsidR="00546C5A" w:rsidRPr="00546C5A" w:rsidRDefault="00546C5A">
      <w:pPr>
        <w:pStyle w:val="Ttulo3"/>
        <w:rPr>
          <w:ins w:id="148" w:author="Alfredo" w:date="2020-09-02T21:02:00Z"/>
          <w:b w:val="0"/>
          <w:rPrChange w:id="149" w:author="Alfredo" w:date="2020-09-02T21:02:00Z">
            <w:rPr>
              <w:ins w:id="150" w:author="Alfredo" w:date="2020-09-02T21:02:00Z"/>
              <w:b/>
              <w:lang w:eastAsia="es-MX"/>
            </w:rPr>
          </w:rPrChange>
        </w:rPr>
        <w:pPrChange w:id="151" w:author="Alfredo" w:date="2020-10-04T15:36:00Z">
          <w:pPr>
            <w:jc w:val="both"/>
          </w:pPr>
        </w:pPrChange>
      </w:pPr>
      <w:ins w:id="152" w:author="Alfredo" w:date="2020-09-02T21:02:00Z">
        <w:r w:rsidRPr="00546C5A">
          <w:rPr>
            <w:rPrChange w:id="153" w:author="Alfredo" w:date="2020-09-02T21:02:00Z">
              <w:rPr>
                <w:b/>
                <w:lang w:eastAsia="es-MX"/>
              </w:rPr>
            </w:rPrChange>
          </w:rPr>
          <w:fldChar w:fldCharType="begin"/>
        </w:r>
        <w:r w:rsidRPr="00546C5A">
          <w:rPr>
            <w:rPrChange w:id="154" w:author="Alfredo" w:date="2020-09-02T21:02:00Z">
              <w:rPr>
                <w:lang w:eastAsia="es-MX"/>
              </w:rPr>
            </w:rPrChange>
          </w:rPr>
          <w:instrText xml:space="preserve"> HYPERLINK "https://lenguajecss.com/css/modelo-de-cajas/unidades-css/" \l "unidades-relativas" </w:instrText>
        </w:r>
        <w:r w:rsidRPr="00546C5A">
          <w:rPr>
            <w:rPrChange w:id="155" w:author="Alfredo" w:date="2020-09-02T21:02:00Z">
              <w:rPr>
                <w:b/>
                <w:lang w:eastAsia="es-MX"/>
              </w:rPr>
            </w:rPrChange>
          </w:rPr>
          <w:fldChar w:fldCharType="separate"/>
        </w:r>
        <w:r w:rsidRPr="00546C5A">
          <w:rPr>
            <w:rStyle w:val="Hipervnculo"/>
            <w:color w:val="0070C0"/>
            <w:u w:val="none"/>
            <w:rPrChange w:id="156" w:author="Alfredo" w:date="2020-09-02T21:02:00Z">
              <w:rPr>
                <w:rStyle w:val="Hipervnculo"/>
                <w:bCs/>
                <w:lang w:eastAsia="es-MX"/>
              </w:rPr>
            </w:rPrChange>
          </w:rPr>
          <w:t>Unidades relativas</w:t>
        </w:r>
        <w:r w:rsidRPr="00546C5A">
          <w:rPr>
            <w:rPrChange w:id="157" w:author="Alfredo" w:date="2020-09-02T21:02:00Z">
              <w:rPr>
                <w:b/>
                <w:lang w:eastAsia="es-MX"/>
              </w:rPr>
            </w:rPrChange>
          </w:rPr>
          <w:fldChar w:fldCharType="end"/>
        </w:r>
      </w:ins>
    </w:p>
    <w:p w14:paraId="23EAB815" w14:textId="77777777" w:rsidR="00546C5A" w:rsidRDefault="00546C5A">
      <w:pPr>
        <w:jc w:val="both"/>
        <w:rPr>
          <w:ins w:id="158" w:author="Alfredo" w:date="2020-09-02T21:02:00Z"/>
          <w:lang w:eastAsia="es-MX"/>
        </w:rPr>
      </w:pPr>
      <w:ins w:id="159" w:author="Alfredo" w:date="2020-09-02T21:02:00Z">
        <w:r w:rsidRPr="00546C5A">
          <w:rPr>
            <w:lang w:eastAsia="es-MX"/>
          </w:rPr>
          <w:t xml:space="preserve">Las </w:t>
        </w:r>
        <w:r w:rsidRPr="00546C5A">
          <w:rPr>
            <w:b/>
            <w:bCs/>
            <w:lang w:eastAsia="es-MX"/>
          </w:rPr>
          <w:t>unidades relativas</w:t>
        </w:r>
        <w:r w:rsidRPr="00546C5A">
          <w:rPr>
            <w:lang w:eastAsia="es-MX"/>
          </w:rPr>
          <w:t xml:space="preserve"> son un tipo de medida más potente en CSS. Al contrario que las unidades absolutas, las unidades relativas dependen de algún otro factor (</w:t>
        </w:r>
        <w:r w:rsidRPr="00546C5A">
          <w:rPr>
            <w:i/>
            <w:iCs/>
            <w:lang w:eastAsia="es-MX"/>
          </w:rPr>
          <w:t>resolución, densidad de pantalla, etc...</w:t>
        </w:r>
        <w:r w:rsidRPr="00546C5A">
          <w:rPr>
            <w:lang w:eastAsia="es-MX"/>
          </w:rPr>
          <w:t>). Tienen una curva de aprendizaje más compleja, pero son las ideales para trabajar en dispositivos con diferentes tamaños, ya que son muy flexibles y versátiles:</w:t>
        </w:r>
      </w:ins>
    </w:p>
    <w:tbl>
      <w:tblPr>
        <w:tblStyle w:val="Tabladecuadrcula4-nfasis3"/>
        <w:tblW w:w="9045" w:type="dxa"/>
        <w:tblLook w:val="04A0" w:firstRow="1" w:lastRow="0" w:firstColumn="1" w:lastColumn="0" w:noHBand="0" w:noVBand="1"/>
        <w:tblPrChange w:id="160" w:author="Alfredo" w:date="2020-09-02T21:02:00Z">
          <w:tblPr>
            <w:tblW w:w="0" w:type="auto"/>
            <w:tblCellSpacing w:w="15" w:type="dxa"/>
            <w:tblCellMar>
              <w:top w:w="15" w:type="dxa"/>
              <w:left w:w="15" w:type="dxa"/>
              <w:bottom w:w="15" w:type="dxa"/>
              <w:right w:w="15" w:type="dxa"/>
            </w:tblCellMar>
            <w:tblLook w:val="04A0" w:firstRow="1" w:lastRow="0" w:firstColumn="1" w:lastColumn="0" w:noHBand="0" w:noVBand="1"/>
          </w:tblPr>
        </w:tblPrChange>
      </w:tblPr>
      <w:tblGrid>
        <w:gridCol w:w="1124"/>
        <w:gridCol w:w="1812"/>
        <w:gridCol w:w="6109"/>
        <w:tblGridChange w:id="161">
          <w:tblGrid>
            <w:gridCol w:w="736"/>
            <w:gridCol w:w="1257"/>
            <w:gridCol w:w="4624"/>
          </w:tblGrid>
        </w:tblGridChange>
      </w:tblGrid>
      <w:tr w:rsidR="00546C5A" w:rsidRPr="00546C5A" w14:paraId="3C3FCD1F" w14:textId="77777777" w:rsidTr="00546C5A">
        <w:trPr>
          <w:cnfStyle w:val="100000000000" w:firstRow="1" w:lastRow="0" w:firstColumn="0" w:lastColumn="0" w:oddVBand="0" w:evenVBand="0" w:oddHBand="0" w:evenHBand="0" w:firstRowFirstColumn="0" w:firstRowLastColumn="0" w:lastRowFirstColumn="0" w:lastRowLastColumn="0"/>
          <w:trHeight w:val="513"/>
          <w:ins w:id="162" w:author="Alfredo" w:date="2020-09-02T21:02:00Z"/>
          <w:trPrChange w:id="163" w:author="Alfredo" w:date="2020-09-02T21:02:00Z">
            <w:trPr>
              <w:tblHeader/>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164" w:author="Alfredo" w:date="2020-09-02T21:02:00Z">
              <w:tcPr>
                <w:tcW w:w="0" w:type="auto"/>
                <w:vAlign w:val="center"/>
                <w:hideMark/>
              </w:tcPr>
            </w:tcPrChange>
          </w:tcPr>
          <w:p w14:paraId="4901351C" w14:textId="77777777" w:rsidR="00546C5A" w:rsidRPr="00546C5A" w:rsidRDefault="00546C5A">
            <w:pPr>
              <w:spacing w:after="160" w:line="259" w:lineRule="auto"/>
              <w:jc w:val="both"/>
              <w:cnfStyle w:val="101000000000" w:firstRow="1" w:lastRow="0" w:firstColumn="1" w:lastColumn="0" w:oddVBand="0" w:evenVBand="0" w:oddHBand="0" w:evenHBand="0" w:firstRowFirstColumn="0" w:firstRowLastColumn="0" w:lastRowFirstColumn="0" w:lastRowLastColumn="0"/>
              <w:rPr>
                <w:ins w:id="165" w:author="Alfredo" w:date="2020-09-02T21:02:00Z"/>
                <w:lang w:eastAsia="es-MX"/>
              </w:rPr>
            </w:pPr>
            <w:ins w:id="166" w:author="Alfredo" w:date="2020-09-02T21:02:00Z">
              <w:r w:rsidRPr="00546C5A">
                <w:rPr>
                  <w:lang w:eastAsia="es-MX"/>
                </w:rPr>
                <w:t>Unidad</w:t>
              </w:r>
            </w:ins>
          </w:p>
        </w:tc>
        <w:tc>
          <w:tcPr>
            <w:tcW w:w="0" w:type="auto"/>
            <w:hideMark/>
            <w:tcPrChange w:id="167" w:author="Alfredo" w:date="2020-09-02T21:02:00Z">
              <w:tcPr>
                <w:tcW w:w="0" w:type="auto"/>
                <w:vAlign w:val="center"/>
                <w:hideMark/>
              </w:tcPr>
            </w:tcPrChange>
          </w:tcPr>
          <w:p w14:paraId="4E5F4EA9" w14:textId="77777777" w:rsidR="00546C5A" w:rsidRPr="00546C5A" w:rsidRDefault="00546C5A">
            <w:pPr>
              <w:spacing w:after="160" w:line="259" w:lineRule="auto"/>
              <w:jc w:val="both"/>
              <w:cnfStyle w:val="100000000000" w:firstRow="1" w:lastRow="0" w:firstColumn="0" w:lastColumn="0" w:oddVBand="0" w:evenVBand="0" w:oddHBand="0" w:evenHBand="0" w:firstRowFirstColumn="0" w:firstRowLastColumn="0" w:lastRowFirstColumn="0" w:lastRowLastColumn="0"/>
              <w:rPr>
                <w:ins w:id="168" w:author="Alfredo" w:date="2020-09-02T21:02:00Z"/>
                <w:lang w:eastAsia="es-MX"/>
              </w:rPr>
            </w:pPr>
            <w:ins w:id="169" w:author="Alfredo" w:date="2020-09-02T21:02:00Z">
              <w:r w:rsidRPr="00546C5A">
                <w:rPr>
                  <w:lang w:eastAsia="es-MX"/>
                </w:rPr>
                <w:t>Significado</w:t>
              </w:r>
            </w:ins>
          </w:p>
        </w:tc>
        <w:tc>
          <w:tcPr>
            <w:tcW w:w="0" w:type="auto"/>
            <w:hideMark/>
            <w:tcPrChange w:id="170" w:author="Alfredo" w:date="2020-09-02T21:02:00Z">
              <w:tcPr>
                <w:tcW w:w="0" w:type="auto"/>
                <w:vAlign w:val="center"/>
                <w:hideMark/>
              </w:tcPr>
            </w:tcPrChange>
          </w:tcPr>
          <w:p w14:paraId="395991EC" w14:textId="77777777" w:rsidR="00546C5A" w:rsidRPr="00546C5A" w:rsidRDefault="00546C5A">
            <w:pPr>
              <w:spacing w:after="160" w:line="259" w:lineRule="auto"/>
              <w:jc w:val="both"/>
              <w:cnfStyle w:val="100000000000" w:firstRow="1" w:lastRow="0" w:firstColumn="0" w:lastColumn="0" w:oddVBand="0" w:evenVBand="0" w:oddHBand="0" w:evenHBand="0" w:firstRowFirstColumn="0" w:firstRowLastColumn="0" w:lastRowFirstColumn="0" w:lastRowLastColumn="0"/>
              <w:rPr>
                <w:ins w:id="171" w:author="Alfredo" w:date="2020-09-02T21:02:00Z"/>
                <w:lang w:eastAsia="es-MX"/>
              </w:rPr>
            </w:pPr>
            <w:ins w:id="172" w:author="Alfredo" w:date="2020-09-02T21:02:00Z">
              <w:r w:rsidRPr="00546C5A">
                <w:rPr>
                  <w:lang w:eastAsia="es-MX"/>
                </w:rPr>
                <w:t>Medida aproximada</w:t>
              </w:r>
            </w:ins>
          </w:p>
        </w:tc>
      </w:tr>
      <w:tr w:rsidR="00546C5A" w:rsidRPr="00546C5A" w14:paraId="0EADBD38" w14:textId="77777777" w:rsidTr="00546C5A">
        <w:trPr>
          <w:cnfStyle w:val="000000100000" w:firstRow="0" w:lastRow="0" w:firstColumn="0" w:lastColumn="0" w:oddVBand="0" w:evenVBand="0" w:oddHBand="1" w:evenHBand="0" w:firstRowFirstColumn="0" w:firstRowLastColumn="0" w:lastRowFirstColumn="0" w:lastRowLastColumn="0"/>
          <w:trHeight w:val="496"/>
          <w:ins w:id="173" w:author="Alfredo" w:date="2020-09-02T21:02:00Z"/>
          <w:trPrChange w:id="174" w:author="Alfredo" w:date="2020-09-02T21:02:00Z">
            <w:trPr>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175" w:author="Alfredo" w:date="2020-09-02T21:02:00Z">
              <w:tcPr>
                <w:tcW w:w="0" w:type="auto"/>
                <w:vAlign w:val="center"/>
                <w:hideMark/>
              </w:tcPr>
            </w:tcPrChange>
          </w:tcPr>
          <w:p w14:paraId="76ACF58D" w14:textId="77777777" w:rsidR="00546C5A" w:rsidRPr="00546C5A" w:rsidRDefault="00546C5A">
            <w:pPr>
              <w:spacing w:after="160" w:line="259" w:lineRule="auto"/>
              <w:jc w:val="both"/>
              <w:cnfStyle w:val="001000100000" w:firstRow="0" w:lastRow="0" w:firstColumn="1" w:lastColumn="0" w:oddVBand="0" w:evenVBand="0" w:oddHBand="1" w:evenHBand="0" w:firstRowFirstColumn="0" w:firstRowLastColumn="0" w:lastRowFirstColumn="0" w:lastRowLastColumn="0"/>
              <w:rPr>
                <w:ins w:id="176" w:author="Alfredo" w:date="2020-09-02T21:02:00Z"/>
                <w:lang w:eastAsia="es-MX"/>
              </w:rPr>
            </w:pPr>
            <w:ins w:id="177" w:author="Alfredo" w:date="2020-09-02T21:02:00Z">
              <w:r w:rsidRPr="00546C5A">
                <w:rPr>
                  <w:lang w:eastAsia="es-MX"/>
                </w:rPr>
                <w:t>em</w:t>
              </w:r>
            </w:ins>
          </w:p>
        </w:tc>
        <w:tc>
          <w:tcPr>
            <w:tcW w:w="0" w:type="auto"/>
            <w:hideMark/>
            <w:tcPrChange w:id="178" w:author="Alfredo" w:date="2020-09-02T21:02:00Z">
              <w:tcPr>
                <w:tcW w:w="0" w:type="auto"/>
                <w:vAlign w:val="center"/>
                <w:hideMark/>
              </w:tcPr>
            </w:tcPrChange>
          </w:tcPr>
          <w:p w14:paraId="64551383" w14:textId="77777777" w:rsidR="00546C5A" w:rsidRPr="00546C5A" w:rsidRDefault="00546C5A">
            <w:pPr>
              <w:spacing w:after="160" w:line="259" w:lineRule="auto"/>
              <w:jc w:val="both"/>
              <w:cnfStyle w:val="000000100000" w:firstRow="0" w:lastRow="0" w:firstColumn="0" w:lastColumn="0" w:oddVBand="0" w:evenVBand="0" w:oddHBand="1" w:evenHBand="0" w:firstRowFirstColumn="0" w:firstRowLastColumn="0" w:lastRowFirstColumn="0" w:lastRowLastColumn="0"/>
              <w:rPr>
                <w:ins w:id="179" w:author="Alfredo" w:date="2020-09-02T21:02:00Z"/>
                <w:lang w:eastAsia="es-MX"/>
              </w:rPr>
            </w:pPr>
            <w:ins w:id="180" w:author="Alfredo" w:date="2020-09-02T21:02:00Z">
              <w:r w:rsidRPr="00546C5A">
                <w:rPr>
                  <w:lang w:eastAsia="es-MX"/>
                </w:rPr>
                <w:t>«M»</w:t>
              </w:r>
            </w:ins>
          </w:p>
        </w:tc>
        <w:tc>
          <w:tcPr>
            <w:tcW w:w="0" w:type="auto"/>
            <w:hideMark/>
            <w:tcPrChange w:id="181" w:author="Alfredo" w:date="2020-09-02T21:02:00Z">
              <w:tcPr>
                <w:tcW w:w="0" w:type="auto"/>
                <w:vAlign w:val="center"/>
                <w:hideMark/>
              </w:tcPr>
            </w:tcPrChange>
          </w:tcPr>
          <w:p w14:paraId="2EDA7B02" w14:textId="77777777" w:rsidR="00546C5A" w:rsidRPr="00546C5A" w:rsidRDefault="00546C5A">
            <w:pPr>
              <w:spacing w:after="160" w:line="259" w:lineRule="auto"/>
              <w:jc w:val="both"/>
              <w:cnfStyle w:val="000000100000" w:firstRow="0" w:lastRow="0" w:firstColumn="0" w:lastColumn="0" w:oddVBand="0" w:evenVBand="0" w:oddHBand="1" w:evenHBand="0" w:firstRowFirstColumn="0" w:firstRowLastColumn="0" w:lastRowFirstColumn="0" w:lastRowLastColumn="0"/>
              <w:rPr>
                <w:ins w:id="182" w:author="Alfredo" w:date="2020-09-02T21:02:00Z"/>
                <w:lang w:eastAsia="es-MX"/>
              </w:rPr>
            </w:pPr>
            <w:ins w:id="183" w:author="Alfredo" w:date="2020-09-02T21:02:00Z">
              <w:r w:rsidRPr="00546C5A">
                <w:rPr>
                  <w:lang w:eastAsia="es-MX"/>
                </w:rPr>
                <w:t>1em = tamaño de fuente establecida en navegador</w:t>
              </w:r>
            </w:ins>
          </w:p>
        </w:tc>
      </w:tr>
      <w:tr w:rsidR="00546C5A" w:rsidRPr="00546C5A" w14:paraId="359B9627" w14:textId="77777777" w:rsidTr="00546C5A">
        <w:trPr>
          <w:trHeight w:val="513"/>
          <w:ins w:id="184" w:author="Alfredo" w:date="2020-09-02T21:02:00Z"/>
          <w:trPrChange w:id="185" w:author="Alfredo" w:date="2020-09-02T21:02:00Z">
            <w:trPr>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186" w:author="Alfredo" w:date="2020-09-02T21:02:00Z">
              <w:tcPr>
                <w:tcW w:w="0" w:type="auto"/>
                <w:vAlign w:val="center"/>
                <w:hideMark/>
              </w:tcPr>
            </w:tcPrChange>
          </w:tcPr>
          <w:p w14:paraId="3A40B761" w14:textId="77777777" w:rsidR="00546C5A" w:rsidRPr="00546C5A" w:rsidRDefault="00546C5A">
            <w:pPr>
              <w:spacing w:after="160" w:line="259" w:lineRule="auto"/>
              <w:jc w:val="both"/>
              <w:rPr>
                <w:ins w:id="187" w:author="Alfredo" w:date="2020-09-02T21:02:00Z"/>
                <w:lang w:eastAsia="es-MX"/>
              </w:rPr>
            </w:pPr>
            <w:ins w:id="188" w:author="Alfredo" w:date="2020-09-02T21:02:00Z">
              <w:r w:rsidRPr="00546C5A">
                <w:rPr>
                  <w:lang w:eastAsia="es-MX"/>
                </w:rPr>
                <w:t>ex</w:t>
              </w:r>
            </w:ins>
          </w:p>
        </w:tc>
        <w:tc>
          <w:tcPr>
            <w:tcW w:w="0" w:type="auto"/>
            <w:hideMark/>
            <w:tcPrChange w:id="189" w:author="Alfredo" w:date="2020-09-02T21:02:00Z">
              <w:tcPr>
                <w:tcW w:w="0" w:type="auto"/>
                <w:vAlign w:val="center"/>
                <w:hideMark/>
              </w:tcPr>
            </w:tcPrChange>
          </w:tcPr>
          <w:p w14:paraId="5FC7DA41" w14:textId="77777777" w:rsidR="00546C5A" w:rsidRPr="00546C5A" w:rsidRDefault="00546C5A">
            <w:pPr>
              <w:spacing w:after="160" w:line="259" w:lineRule="auto"/>
              <w:jc w:val="both"/>
              <w:cnfStyle w:val="000000000000" w:firstRow="0" w:lastRow="0" w:firstColumn="0" w:lastColumn="0" w:oddVBand="0" w:evenVBand="0" w:oddHBand="0" w:evenHBand="0" w:firstRowFirstColumn="0" w:firstRowLastColumn="0" w:lastRowFirstColumn="0" w:lastRowLastColumn="0"/>
              <w:rPr>
                <w:ins w:id="190" w:author="Alfredo" w:date="2020-09-02T21:02:00Z"/>
                <w:lang w:eastAsia="es-MX"/>
              </w:rPr>
            </w:pPr>
            <w:ins w:id="191" w:author="Alfredo" w:date="2020-09-02T21:02:00Z">
              <w:r w:rsidRPr="00546C5A">
                <w:rPr>
                  <w:lang w:eastAsia="es-MX"/>
                </w:rPr>
                <w:t>«X» (~0.5em)</w:t>
              </w:r>
            </w:ins>
          </w:p>
        </w:tc>
        <w:tc>
          <w:tcPr>
            <w:tcW w:w="0" w:type="auto"/>
            <w:hideMark/>
            <w:tcPrChange w:id="192" w:author="Alfredo" w:date="2020-09-02T21:02:00Z">
              <w:tcPr>
                <w:tcW w:w="0" w:type="auto"/>
                <w:vAlign w:val="center"/>
                <w:hideMark/>
              </w:tcPr>
            </w:tcPrChange>
          </w:tcPr>
          <w:p w14:paraId="110CDD89" w14:textId="77777777" w:rsidR="00546C5A" w:rsidRPr="00546C5A" w:rsidRDefault="00546C5A">
            <w:pPr>
              <w:spacing w:after="160" w:line="259" w:lineRule="auto"/>
              <w:jc w:val="both"/>
              <w:cnfStyle w:val="000000000000" w:firstRow="0" w:lastRow="0" w:firstColumn="0" w:lastColumn="0" w:oddVBand="0" w:evenVBand="0" w:oddHBand="0" w:evenHBand="0" w:firstRowFirstColumn="0" w:firstRowLastColumn="0" w:lastRowFirstColumn="0" w:lastRowLastColumn="0"/>
              <w:rPr>
                <w:ins w:id="193" w:author="Alfredo" w:date="2020-09-02T21:02:00Z"/>
                <w:lang w:eastAsia="es-MX"/>
              </w:rPr>
            </w:pPr>
            <w:ins w:id="194" w:author="Alfredo" w:date="2020-09-02T21:02:00Z">
              <w:r w:rsidRPr="00546C5A">
                <w:rPr>
                  <w:lang w:eastAsia="es-MX"/>
                </w:rPr>
                <w:t>1ex = ~ mitad del tamaño de fuente del navegador</w:t>
              </w:r>
            </w:ins>
          </w:p>
        </w:tc>
      </w:tr>
      <w:tr w:rsidR="00546C5A" w:rsidRPr="00546C5A" w14:paraId="3609B053" w14:textId="77777777" w:rsidTr="00546C5A">
        <w:trPr>
          <w:cnfStyle w:val="000000100000" w:firstRow="0" w:lastRow="0" w:firstColumn="0" w:lastColumn="0" w:oddVBand="0" w:evenVBand="0" w:oddHBand="1" w:evenHBand="0" w:firstRowFirstColumn="0" w:firstRowLastColumn="0" w:lastRowFirstColumn="0" w:lastRowLastColumn="0"/>
          <w:trHeight w:val="513"/>
          <w:ins w:id="195" w:author="Alfredo" w:date="2020-09-02T21:02:00Z"/>
          <w:trPrChange w:id="196" w:author="Alfredo" w:date="2020-09-02T21:02:00Z">
            <w:trPr>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197" w:author="Alfredo" w:date="2020-09-02T21:02:00Z">
              <w:tcPr>
                <w:tcW w:w="0" w:type="auto"/>
                <w:vAlign w:val="center"/>
                <w:hideMark/>
              </w:tcPr>
            </w:tcPrChange>
          </w:tcPr>
          <w:p w14:paraId="2CDC37A7" w14:textId="77777777" w:rsidR="00546C5A" w:rsidRPr="00546C5A" w:rsidRDefault="00546C5A">
            <w:pPr>
              <w:spacing w:after="160" w:line="259" w:lineRule="auto"/>
              <w:jc w:val="both"/>
              <w:cnfStyle w:val="001000100000" w:firstRow="0" w:lastRow="0" w:firstColumn="1" w:lastColumn="0" w:oddVBand="0" w:evenVBand="0" w:oddHBand="1" w:evenHBand="0" w:firstRowFirstColumn="0" w:firstRowLastColumn="0" w:lastRowFirstColumn="0" w:lastRowLastColumn="0"/>
              <w:rPr>
                <w:ins w:id="198" w:author="Alfredo" w:date="2020-09-02T21:02:00Z"/>
                <w:lang w:eastAsia="es-MX"/>
              </w:rPr>
            </w:pPr>
            <w:ins w:id="199" w:author="Alfredo" w:date="2020-09-02T21:02:00Z">
              <w:r w:rsidRPr="00546C5A">
                <w:rPr>
                  <w:lang w:eastAsia="es-MX"/>
                </w:rPr>
                <w:t>ch</w:t>
              </w:r>
            </w:ins>
          </w:p>
        </w:tc>
        <w:tc>
          <w:tcPr>
            <w:tcW w:w="0" w:type="auto"/>
            <w:hideMark/>
            <w:tcPrChange w:id="200" w:author="Alfredo" w:date="2020-09-02T21:02:00Z">
              <w:tcPr>
                <w:tcW w:w="0" w:type="auto"/>
                <w:vAlign w:val="center"/>
                <w:hideMark/>
              </w:tcPr>
            </w:tcPrChange>
          </w:tcPr>
          <w:p w14:paraId="174FC136" w14:textId="77777777" w:rsidR="00546C5A" w:rsidRPr="00546C5A" w:rsidRDefault="00546C5A">
            <w:pPr>
              <w:spacing w:after="160" w:line="259" w:lineRule="auto"/>
              <w:jc w:val="both"/>
              <w:cnfStyle w:val="000000100000" w:firstRow="0" w:lastRow="0" w:firstColumn="0" w:lastColumn="0" w:oddVBand="0" w:evenVBand="0" w:oddHBand="1" w:evenHBand="0" w:firstRowFirstColumn="0" w:firstRowLastColumn="0" w:lastRowFirstColumn="0" w:lastRowLastColumn="0"/>
              <w:rPr>
                <w:ins w:id="201" w:author="Alfredo" w:date="2020-09-02T21:02:00Z"/>
                <w:lang w:eastAsia="es-MX"/>
              </w:rPr>
            </w:pPr>
            <w:ins w:id="202" w:author="Alfredo" w:date="2020-09-02T21:02:00Z">
              <w:r w:rsidRPr="00546C5A">
                <w:rPr>
                  <w:lang w:eastAsia="es-MX"/>
                </w:rPr>
                <w:t>«zero width»</w:t>
              </w:r>
            </w:ins>
          </w:p>
        </w:tc>
        <w:tc>
          <w:tcPr>
            <w:tcW w:w="0" w:type="auto"/>
            <w:hideMark/>
            <w:tcPrChange w:id="203" w:author="Alfredo" w:date="2020-09-02T21:02:00Z">
              <w:tcPr>
                <w:tcW w:w="0" w:type="auto"/>
                <w:vAlign w:val="center"/>
                <w:hideMark/>
              </w:tcPr>
            </w:tcPrChange>
          </w:tcPr>
          <w:p w14:paraId="69B3E94A" w14:textId="77777777" w:rsidR="00546C5A" w:rsidRPr="00546C5A" w:rsidRDefault="00546C5A">
            <w:pPr>
              <w:spacing w:after="160" w:line="259" w:lineRule="auto"/>
              <w:jc w:val="both"/>
              <w:cnfStyle w:val="000000100000" w:firstRow="0" w:lastRow="0" w:firstColumn="0" w:lastColumn="0" w:oddVBand="0" w:evenVBand="0" w:oddHBand="1" w:evenHBand="0" w:firstRowFirstColumn="0" w:firstRowLastColumn="0" w:lastRowFirstColumn="0" w:lastRowLastColumn="0"/>
              <w:rPr>
                <w:ins w:id="204" w:author="Alfredo" w:date="2020-09-02T21:02:00Z"/>
                <w:lang w:eastAsia="es-MX"/>
              </w:rPr>
            </w:pPr>
            <w:ins w:id="205" w:author="Alfredo" w:date="2020-09-02T21:02:00Z">
              <w:r w:rsidRPr="00546C5A">
                <w:rPr>
                  <w:lang w:eastAsia="es-MX"/>
                </w:rPr>
                <w:t>1ch = tamaño de ancho del cero ( 0 )</w:t>
              </w:r>
            </w:ins>
          </w:p>
        </w:tc>
      </w:tr>
      <w:tr w:rsidR="00546C5A" w:rsidRPr="00546C5A" w14:paraId="360FA1BA" w14:textId="77777777" w:rsidTr="00546C5A">
        <w:trPr>
          <w:trHeight w:val="496"/>
          <w:ins w:id="206" w:author="Alfredo" w:date="2020-09-02T21:02:00Z"/>
          <w:trPrChange w:id="207" w:author="Alfredo" w:date="2020-09-02T21:02:00Z">
            <w:trPr>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208" w:author="Alfredo" w:date="2020-09-02T21:02:00Z">
              <w:tcPr>
                <w:tcW w:w="0" w:type="auto"/>
                <w:vAlign w:val="center"/>
                <w:hideMark/>
              </w:tcPr>
            </w:tcPrChange>
          </w:tcPr>
          <w:p w14:paraId="2CBE1DF8" w14:textId="77777777" w:rsidR="00546C5A" w:rsidRPr="00546C5A" w:rsidRDefault="00546C5A">
            <w:pPr>
              <w:spacing w:after="160" w:line="259" w:lineRule="auto"/>
              <w:jc w:val="both"/>
              <w:rPr>
                <w:ins w:id="209" w:author="Alfredo" w:date="2020-09-02T21:02:00Z"/>
                <w:lang w:eastAsia="es-MX"/>
              </w:rPr>
            </w:pPr>
            <w:ins w:id="210" w:author="Alfredo" w:date="2020-09-02T21:02:00Z">
              <w:r w:rsidRPr="00546C5A">
                <w:rPr>
                  <w:lang w:eastAsia="es-MX"/>
                </w:rPr>
                <w:t>rem</w:t>
              </w:r>
            </w:ins>
          </w:p>
        </w:tc>
        <w:tc>
          <w:tcPr>
            <w:tcW w:w="0" w:type="auto"/>
            <w:hideMark/>
            <w:tcPrChange w:id="211" w:author="Alfredo" w:date="2020-09-02T21:02:00Z">
              <w:tcPr>
                <w:tcW w:w="0" w:type="auto"/>
                <w:vAlign w:val="center"/>
                <w:hideMark/>
              </w:tcPr>
            </w:tcPrChange>
          </w:tcPr>
          <w:p w14:paraId="14908751" w14:textId="77777777" w:rsidR="00546C5A" w:rsidRPr="00546C5A" w:rsidRDefault="00546C5A">
            <w:pPr>
              <w:spacing w:after="160" w:line="259" w:lineRule="auto"/>
              <w:jc w:val="both"/>
              <w:cnfStyle w:val="000000000000" w:firstRow="0" w:lastRow="0" w:firstColumn="0" w:lastColumn="0" w:oddVBand="0" w:evenVBand="0" w:oddHBand="0" w:evenHBand="0" w:firstRowFirstColumn="0" w:firstRowLastColumn="0" w:lastRowFirstColumn="0" w:lastRowLastColumn="0"/>
              <w:rPr>
                <w:ins w:id="212" w:author="Alfredo" w:date="2020-09-02T21:02:00Z"/>
                <w:lang w:eastAsia="es-MX"/>
              </w:rPr>
            </w:pPr>
            <w:ins w:id="213" w:author="Alfredo" w:date="2020-09-02T21:02:00Z">
              <w:r w:rsidRPr="00546C5A">
                <w:rPr>
                  <w:lang w:eastAsia="es-MX"/>
                </w:rPr>
                <w:t>«root M»</w:t>
              </w:r>
            </w:ins>
          </w:p>
        </w:tc>
        <w:tc>
          <w:tcPr>
            <w:tcW w:w="0" w:type="auto"/>
            <w:hideMark/>
            <w:tcPrChange w:id="214" w:author="Alfredo" w:date="2020-09-02T21:02:00Z">
              <w:tcPr>
                <w:tcW w:w="0" w:type="auto"/>
                <w:vAlign w:val="center"/>
                <w:hideMark/>
              </w:tcPr>
            </w:tcPrChange>
          </w:tcPr>
          <w:p w14:paraId="07A3E833" w14:textId="77777777" w:rsidR="00546C5A" w:rsidRPr="00546C5A" w:rsidRDefault="00546C5A">
            <w:pPr>
              <w:spacing w:after="160" w:line="259" w:lineRule="auto"/>
              <w:jc w:val="both"/>
              <w:cnfStyle w:val="000000000000" w:firstRow="0" w:lastRow="0" w:firstColumn="0" w:lastColumn="0" w:oddVBand="0" w:evenVBand="0" w:oddHBand="0" w:evenHBand="0" w:firstRowFirstColumn="0" w:firstRowLastColumn="0" w:lastRowFirstColumn="0" w:lastRowLastColumn="0"/>
              <w:rPr>
                <w:ins w:id="215" w:author="Alfredo" w:date="2020-09-02T21:02:00Z"/>
                <w:lang w:eastAsia="es-MX"/>
              </w:rPr>
            </w:pPr>
            <w:ins w:id="216" w:author="Alfredo" w:date="2020-09-02T21:02:00Z">
              <w:r w:rsidRPr="00546C5A">
                <w:rPr>
                  <w:lang w:eastAsia="es-MX"/>
                </w:rPr>
                <w:t>1rem = tamaño fuente raíz</w:t>
              </w:r>
            </w:ins>
          </w:p>
        </w:tc>
      </w:tr>
      <w:tr w:rsidR="00546C5A" w:rsidRPr="00546C5A" w14:paraId="3D89B000" w14:textId="77777777" w:rsidTr="00546C5A">
        <w:trPr>
          <w:cnfStyle w:val="000000100000" w:firstRow="0" w:lastRow="0" w:firstColumn="0" w:lastColumn="0" w:oddVBand="0" w:evenVBand="0" w:oddHBand="1" w:evenHBand="0" w:firstRowFirstColumn="0" w:firstRowLastColumn="0" w:lastRowFirstColumn="0" w:lastRowLastColumn="0"/>
          <w:trHeight w:val="513"/>
          <w:ins w:id="217" w:author="Alfredo" w:date="2020-09-02T21:02:00Z"/>
          <w:trPrChange w:id="218" w:author="Alfredo" w:date="2020-09-02T21:02:00Z">
            <w:trPr>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219" w:author="Alfredo" w:date="2020-09-02T21:02:00Z">
              <w:tcPr>
                <w:tcW w:w="0" w:type="auto"/>
                <w:vAlign w:val="center"/>
                <w:hideMark/>
              </w:tcPr>
            </w:tcPrChange>
          </w:tcPr>
          <w:p w14:paraId="10BC3510" w14:textId="77777777" w:rsidR="00546C5A" w:rsidRPr="00546C5A" w:rsidRDefault="00546C5A">
            <w:pPr>
              <w:spacing w:after="160" w:line="259" w:lineRule="auto"/>
              <w:jc w:val="both"/>
              <w:cnfStyle w:val="001000100000" w:firstRow="0" w:lastRow="0" w:firstColumn="1" w:lastColumn="0" w:oddVBand="0" w:evenVBand="0" w:oddHBand="1" w:evenHBand="0" w:firstRowFirstColumn="0" w:firstRowLastColumn="0" w:lastRowFirstColumn="0" w:lastRowLastColumn="0"/>
              <w:rPr>
                <w:ins w:id="220" w:author="Alfredo" w:date="2020-09-02T21:02:00Z"/>
                <w:lang w:eastAsia="es-MX"/>
              </w:rPr>
            </w:pPr>
            <w:ins w:id="221" w:author="Alfredo" w:date="2020-09-02T21:02:00Z">
              <w:r w:rsidRPr="00546C5A">
                <w:rPr>
                  <w:lang w:eastAsia="es-MX"/>
                </w:rPr>
                <w:t>%</w:t>
              </w:r>
            </w:ins>
          </w:p>
        </w:tc>
        <w:tc>
          <w:tcPr>
            <w:tcW w:w="0" w:type="auto"/>
            <w:hideMark/>
            <w:tcPrChange w:id="222" w:author="Alfredo" w:date="2020-09-02T21:02:00Z">
              <w:tcPr>
                <w:tcW w:w="0" w:type="auto"/>
                <w:vAlign w:val="center"/>
                <w:hideMark/>
              </w:tcPr>
            </w:tcPrChange>
          </w:tcPr>
          <w:p w14:paraId="1F4C6E26" w14:textId="77777777" w:rsidR="00546C5A" w:rsidRPr="00546C5A" w:rsidRDefault="00546C5A">
            <w:pPr>
              <w:spacing w:after="160" w:line="259" w:lineRule="auto"/>
              <w:jc w:val="both"/>
              <w:cnfStyle w:val="000000100000" w:firstRow="0" w:lastRow="0" w:firstColumn="0" w:lastColumn="0" w:oddVBand="0" w:evenVBand="0" w:oddHBand="1" w:evenHBand="0" w:firstRowFirstColumn="0" w:firstRowLastColumn="0" w:lastRowFirstColumn="0" w:lastRowLastColumn="0"/>
              <w:rPr>
                <w:ins w:id="223" w:author="Alfredo" w:date="2020-09-02T21:02:00Z"/>
                <w:lang w:eastAsia="es-MX"/>
              </w:rPr>
            </w:pPr>
            <w:ins w:id="224" w:author="Alfredo" w:date="2020-09-02T21:02:00Z">
              <w:r w:rsidRPr="00546C5A">
                <w:rPr>
                  <w:lang w:eastAsia="es-MX"/>
                </w:rPr>
                <w:t>Porcentaje</w:t>
              </w:r>
            </w:ins>
          </w:p>
        </w:tc>
        <w:tc>
          <w:tcPr>
            <w:tcW w:w="0" w:type="auto"/>
            <w:hideMark/>
            <w:tcPrChange w:id="225" w:author="Alfredo" w:date="2020-09-02T21:02:00Z">
              <w:tcPr>
                <w:tcW w:w="0" w:type="auto"/>
                <w:vAlign w:val="center"/>
                <w:hideMark/>
              </w:tcPr>
            </w:tcPrChange>
          </w:tcPr>
          <w:p w14:paraId="522A5848" w14:textId="77777777" w:rsidR="00546C5A" w:rsidRPr="00546C5A" w:rsidRDefault="00546C5A">
            <w:pPr>
              <w:spacing w:after="160" w:line="259" w:lineRule="auto"/>
              <w:jc w:val="both"/>
              <w:cnfStyle w:val="000000100000" w:firstRow="0" w:lastRow="0" w:firstColumn="0" w:lastColumn="0" w:oddVBand="0" w:evenVBand="0" w:oddHBand="1" w:evenHBand="0" w:firstRowFirstColumn="0" w:firstRowLastColumn="0" w:lastRowFirstColumn="0" w:lastRowLastColumn="0"/>
              <w:rPr>
                <w:ins w:id="226" w:author="Alfredo" w:date="2020-09-02T21:02:00Z"/>
                <w:lang w:eastAsia="es-MX"/>
              </w:rPr>
            </w:pPr>
            <w:ins w:id="227" w:author="Alfredo" w:date="2020-09-02T21:02:00Z">
              <w:r w:rsidRPr="00546C5A">
                <w:rPr>
                  <w:lang w:eastAsia="es-MX"/>
                </w:rPr>
                <w:t>Relativa a herencia (contenedor padre)</w:t>
              </w:r>
            </w:ins>
          </w:p>
        </w:tc>
      </w:tr>
    </w:tbl>
    <w:p w14:paraId="0E2C717B" w14:textId="77777777" w:rsidR="00546C5A" w:rsidRPr="00546C5A" w:rsidRDefault="00546C5A">
      <w:pPr>
        <w:jc w:val="both"/>
        <w:rPr>
          <w:ins w:id="228" w:author="Alfredo" w:date="2020-09-02T21:02:00Z"/>
          <w:lang w:eastAsia="es-MX"/>
        </w:rPr>
      </w:pPr>
    </w:p>
    <w:p w14:paraId="7672D0FE" w14:textId="77777777" w:rsidR="00FC6C81" w:rsidRPr="00FC6C81" w:rsidRDefault="00FC6C81">
      <w:pPr>
        <w:jc w:val="both"/>
        <w:rPr>
          <w:ins w:id="229" w:author="Alfredo" w:date="2020-09-02T21:15:00Z"/>
          <w:lang w:eastAsia="es-MX"/>
        </w:rPr>
      </w:pPr>
      <w:ins w:id="230" w:author="Alfredo" w:date="2020-09-02T21:15:00Z">
        <w:r w:rsidRPr="00FC6C81">
          <w:rPr>
            <w:lang w:eastAsia="es-MX"/>
          </w:rPr>
          <w:t xml:space="preserve">La unidad </w:t>
        </w:r>
        <w:r w:rsidRPr="00FC6C81">
          <w:rPr>
            <w:b/>
            <w:lang w:eastAsia="es-MX"/>
            <w:rPrChange w:id="231" w:author="Alfredo" w:date="2020-09-02T21:15:00Z">
              <w:rPr>
                <w:lang w:eastAsia="es-MX"/>
              </w:rPr>
            </w:rPrChange>
          </w:rPr>
          <w:t>em</w:t>
        </w:r>
        <w:r w:rsidRPr="00FC6C81">
          <w:rPr>
            <w:lang w:eastAsia="es-MX"/>
          </w:rPr>
          <w:t xml:space="preserve"> se utiliza para hacer referencia al tamaño actual de la fuente que ha sido establecido en el navegador, que habitualmente es un valor aproximado de 16px. De esta forma, una cantidad de </w:t>
        </w:r>
        <w:r w:rsidRPr="00FC6C81">
          <w:rPr>
            <w:b/>
            <w:lang w:eastAsia="es-MX"/>
            <w:rPrChange w:id="232" w:author="Alfredo" w:date="2020-09-02T21:15:00Z">
              <w:rPr>
                <w:lang w:eastAsia="es-MX"/>
              </w:rPr>
            </w:rPrChange>
          </w:rPr>
          <w:t>1em</w:t>
        </w:r>
        <w:r w:rsidRPr="00FC6C81">
          <w:rPr>
            <w:lang w:eastAsia="es-MX"/>
          </w:rPr>
          <w:t xml:space="preserve"> sería este tamaño establecido por el usuario, mientras que una cantidad de 2em sería justo el doble y una cantidad de 0.5em sería justo la mitad. Por otro lado, con </w:t>
        </w:r>
        <w:r w:rsidRPr="00FC6C81">
          <w:rPr>
            <w:b/>
            <w:lang w:eastAsia="es-MX"/>
            <w:rPrChange w:id="233" w:author="Alfredo" w:date="2020-09-02T21:15:00Z">
              <w:rPr>
                <w:lang w:eastAsia="es-MX"/>
              </w:rPr>
            </w:rPrChange>
          </w:rPr>
          <w:t>1ex</w:t>
        </w:r>
        <w:r w:rsidRPr="00FC6C81">
          <w:rPr>
            <w:lang w:eastAsia="es-MX"/>
          </w:rPr>
          <w:t xml:space="preserve"> establecemos la mitad del tamaño de la fuente, ya que 1ex = 0.5em.</w:t>
        </w:r>
      </w:ins>
    </w:p>
    <w:p w14:paraId="2DC8A054" w14:textId="106C96D6" w:rsidR="00FC6C81" w:rsidRPr="00FC6C81" w:rsidRDefault="00FC6C81">
      <w:pPr>
        <w:jc w:val="both"/>
        <w:rPr>
          <w:ins w:id="234" w:author="Alfredo" w:date="2020-09-02T21:15:00Z"/>
          <w:lang w:eastAsia="es-MX"/>
        </w:rPr>
      </w:pPr>
      <w:ins w:id="235" w:author="Alfredo" w:date="2020-09-02T21:15:00Z">
        <w:r w:rsidRPr="00FC6C81">
          <w:rPr>
            <w:noProof/>
            <w:lang w:eastAsia="es-MX"/>
          </w:rPr>
          <w:drawing>
            <wp:inline distT="0" distB="0" distL="0" distR="0" wp14:anchorId="63A2C52A" wp14:editId="18B26F82">
              <wp:extent cx="3571875" cy="1771650"/>
              <wp:effectExtent l="0" t="0" r="9525" b="0"/>
              <wp:docPr id="4" name="Imagen 4" descr="Unidades CSS: em, 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Unidades CSS: em, ex"/>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571875" cy="1771650"/>
                      </a:xfrm>
                      <a:prstGeom prst="rect">
                        <a:avLst/>
                      </a:prstGeom>
                      <a:noFill/>
                      <a:ln>
                        <a:noFill/>
                      </a:ln>
                    </pic:spPr>
                  </pic:pic>
                </a:graphicData>
              </a:graphic>
            </wp:inline>
          </w:drawing>
        </w:r>
      </w:ins>
    </w:p>
    <w:p w14:paraId="04BB7A54" w14:textId="77777777" w:rsidR="00FC6C81" w:rsidRPr="00FC6C81" w:rsidRDefault="00FC6C81">
      <w:pPr>
        <w:jc w:val="both"/>
        <w:rPr>
          <w:ins w:id="236" w:author="Alfredo" w:date="2020-09-02T21:15:00Z"/>
          <w:lang w:eastAsia="es-MX"/>
        </w:rPr>
      </w:pPr>
      <w:ins w:id="237" w:author="Alfredo" w:date="2020-09-02T21:15:00Z">
        <w:r w:rsidRPr="00FC6C81">
          <w:rPr>
            <w:lang w:eastAsia="es-MX"/>
          </w:rPr>
          <w:t xml:space="preserve">Realmente, la medida ex está basada en la </w:t>
        </w:r>
        <w:r w:rsidRPr="00FC6C81">
          <w:rPr>
            <w:b/>
            <w:bCs/>
            <w:lang w:eastAsia="es-MX"/>
          </w:rPr>
          <w:t>altura de la x minúscula</w:t>
        </w:r>
        <w:r w:rsidRPr="00FC6C81">
          <w:rPr>
            <w:lang w:eastAsia="es-MX"/>
          </w:rPr>
          <w:t xml:space="preserve">, que es aproximadamente un poco más de la mitad de la fuente actual (depende de la tipografía utilizada), o </w:t>
        </w:r>
        <w:r w:rsidRPr="00FC6C81">
          <w:rPr>
            <w:b/>
            <w:lang w:eastAsia="es-MX"/>
            <w:rPrChange w:id="238" w:author="Alfredo" w:date="2020-09-02T21:15:00Z">
              <w:rPr>
                <w:lang w:eastAsia="es-MX"/>
              </w:rPr>
            </w:rPrChange>
          </w:rPr>
          <w:t>ch</w:t>
        </w:r>
        <w:r w:rsidRPr="00FC6C81">
          <w:rPr>
            <w:lang w:eastAsia="es-MX"/>
          </w:rPr>
          <w:t xml:space="preserve"> , que equivale al tamaño de ancho del 0 de la fuente actual, aunque en la práctica es un tipo de unidad que no suele ser utilizada demasiado.</w:t>
        </w:r>
      </w:ins>
    </w:p>
    <w:p w14:paraId="6C476C74" w14:textId="2C54D39A" w:rsidR="00FC6C81" w:rsidRPr="00FC6C81" w:rsidRDefault="00FC6C81">
      <w:pPr>
        <w:jc w:val="both"/>
        <w:rPr>
          <w:ins w:id="239" w:author="Alfredo" w:date="2020-09-02T21:16:00Z"/>
          <w:lang w:eastAsia="es-MX"/>
        </w:rPr>
      </w:pPr>
      <w:ins w:id="240" w:author="Alfredo" w:date="2020-09-02T21:16:00Z">
        <w:r w:rsidRPr="00FC6C81">
          <w:rPr>
            <w:noProof/>
            <w:lang w:eastAsia="es-MX"/>
          </w:rPr>
          <w:lastRenderedPageBreak/>
          <w:drawing>
            <wp:inline distT="0" distB="0" distL="0" distR="0" wp14:anchorId="096113F6" wp14:editId="6E396E99">
              <wp:extent cx="4600575" cy="1485900"/>
              <wp:effectExtent l="0" t="0" r="9525" b="0"/>
              <wp:docPr id="6" name="Imagen 6" descr="Altura de la x minúscu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Altura de la x minúscula"/>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600575" cy="1485900"/>
                      </a:xfrm>
                      <a:prstGeom prst="rect">
                        <a:avLst/>
                      </a:prstGeom>
                      <a:noFill/>
                      <a:ln>
                        <a:noFill/>
                      </a:ln>
                    </pic:spPr>
                  </pic:pic>
                </a:graphicData>
              </a:graphic>
            </wp:inline>
          </w:drawing>
        </w:r>
      </w:ins>
    </w:p>
    <w:p w14:paraId="0B187ECD" w14:textId="77777777" w:rsidR="00FC6C81" w:rsidRPr="00FC6C81" w:rsidRDefault="00FC6C81">
      <w:pPr>
        <w:jc w:val="both"/>
        <w:rPr>
          <w:ins w:id="241" w:author="Alfredo" w:date="2020-09-02T21:16:00Z"/>
          <w:lang w:eastAsia="es-MX"/>
        </w:rPr>
      </w:pPr>
      <w:ins w:id="242" w:author="Alfredo" w:date="2020-09-02T21:16:00Z">
        <w:r w:rsidRPr="00FC6C81">
          <w:rPr>
            <w:lang w:eastAsia="es-MX"/>
          </w:rPr>
          <w:t xml:space="preserve">Una unidad muy interesante y práctica para tipografías es la unidad </w:t>
        </w:r>
        <w:r w:rsidRPr="00FC6C81">
          <w:rPr>
            <w:b/>
            <w:lang w:eastAsia="es-MX"/>
            <w:rPrChange w:id="243" w:author="Alfredo" w:date="2020-09-02T21:16:00Z">
              <w:rPr>
                <w:lang w:eastAsia="es-MX"/>
              </w:rPr>
            </w:rPrChange>
          </w:rPr>
          <w:t>rem</w:t>
        </w:r>
        <w:r w:rsidRPr="00FC6C81">
          <w:rPr>
            <w:lang w:eastAsia="es-MX"/>
          </w:rPr>
          <w:t xml:space="preserve"> (</w:t>
        </w:r>
        <w:r w:rsidRPr="00FC6C81">
          <w:rPr>
            <w:i/>
            <w:iCs/>
            <w:lang w:eastAsia="es-MX"/>
          </w:rPr>
          <w:t>root em</w:t>
        </w:r>
        <w:r w:rsidRPr="00FC6C81">
          <w:rPr>
            <w:lang w:eastAsia="es-MX"/>
          </w:rPr>
          <w:t>). Esta unidad es muy cómoda, ya que permite establecer un tamaño para el documento en general (</w:t>
        </w:r>
        <w:r w:rsidRPr="00FC6C81">
          <w:rPr>
            <w:i/>
            <w:iCs/>
            <w:lang w:eastAsia="es-MX"/>
          </w:rPr>
          <w:t xml:space="preserve">utilizando el elemento </w:t>
        </w:r>
        <w:r w:rsidRPr="00FC6C81">
          <w:rPr>
            <w:b/>
            <w:i/>
            <w:iCs/>
            <w:lang w:eastAsia="es-MX"/>
            <w:rPrChange w:id="244" w:author="Alfredo" w:date="2020-09-02T21:17:00Z">
              <w:rPr>
                <w:i/>
                <w:iCs/>
                <w:lang w:eastAsia="es-MX"/>
              </w:rPr>
            </w:rPrChange>
          </w:rPr>
          <w:t xml:space="preserve">body </w:t>
        </w:r>
        <w:r w:rsidRPr="00FC6C81">
          <w:rPr>
            <w:i/>
            <w:iCs/>
            <w:lang w:eastAsia="es-MX"/>
          </w:rPr>
          <w:t xml:space="preserve">o la pseudoclase </w:t>
        </w:r>
        <w:r w:rsidRPr="00FC6C81">
          <w:rPr>
            <w:b/>
            <w:i/>
            <w:iCs/>
            <w:lang w:eastAsia="es-MX"/>
            <w:rPrChange w:id="245" w:author="Alfredo" w:date="2020-09-02T21:17:00Z">
              <w:rPr>
                <w:i/>
                <w:iCs/>
                <w:lang w:eastAsia="es-MX"/>
              </w:rPr>
            </w:rPrChange>
          </w:rPr>
          <w:t>:root</w:t>
        </w:r>
        <w:r w:rsidRPr="00FC6C81">
          <w:rPr>
            <w:lang w:eastAsia="es-MX"/>
          </w:rPr>
          <w:t>):</w:t>
        </w:r>
      </w:ins>
    </w:p>
    <w:bookmarkStart w:id="246" w:name="_MON_1660586688"/>
    <w:bookmarkEnd w:id="246"/>
    <w:p w14:paraId="0ABCC320" w14:textId="77777777" w:rsidR="00546C5A" w:rsidRDefault="00FC6C81">
      <w:pPr>
        <w:jc w:val="both"/>
        <w:rPr>
          <w:ins w:id="247" w:author="Alfredo" w:date="2020-09-02T21:19:00Z"/>
          <w:lang w:eastAsia="es-MX"/>
        </w:rPr>
        <w:pPrChange w:id="248" w:author="Alfredo" w:date="2020-10-04T15:36:00Z">
          <w:pPr/>
        </w:pPrChange>
      </w:pPr>
      <w:ins w:id="249" w:author="Alfredo" w:date="2020-09-02T21:18:00Z">
        <w:r>
          <w:rPr>
            <w:lang w:eastAsia="es-MX"/>
          </w:rPr>
          <w:object w:dxaOrig="8838" w:dyaOrig="3135" w14:anchorId="2DBA2728">
            <v:shape id="_x0000_i1040" type="#_x0000_t75" style="width:439.5pt;height:158.25pt" o:ole="">
              <v:imagedata r:id="rId44" o:title=""/>
            </v:shape>
            <o:OLEObject Type="Embed" ProgID="Word.OpenDocumentText.12" ShapeID="_x0000_i1040" DrawAspect="Content" ObjectID="_1664042549" r:id="rId45"/>
          </w:object>
        </w:r>
      </w:ins>
    </w:p>
    <w:p w14:paraId="5D172CC9" w14:textId="77777777" w:rsidR="00FC6C81" w:rsidRPr="00FC6C81" w:rsidRDefault="00FC6C81">
      <w:pPr>
        <w:jc w:val="both"/>
        <w:rPr>
          <w:ins w:id="250" w:author="Alfredo" w:date="2020-09-02T21:19:00Z"/>
          <w:lang w:eastAsia="es-MX"/>
        </w:rPr>
      </w:pPr>
      <w:ins w:id="251" w:author="Alfredo" w:date="2020-09-02T21:19:00Z">
        <w:r w:rsidRPr="00FC6C81">
          <w:rPr>
            <w:lang w:eastAsia="es-MX"/>
          </w:rPr>
          <w:t xml:space="preserve">Posteriormente, podemos ir utilizando la unidad </w:t>
        </w:r>
        <w:r w:rsidRPr="00FC6C81">
          <w:rPr>
            <w:b/>
            <w:lang w:eastAsia="es-MX"/>
            <w:rPrChange w:id="252" w:author="Alfredo" w:date="2020-09-02T21:20:00Z">
              <w:rPr>
                <w:lang w:eastAsia="es-MX"/>
              </w:rPr>
            </w:rPrChange>
          </w:rPr>
          <w:t>rem</w:t>
        </w:r>
        <w:r w:rsidRPr="00FC6C81">
          <w:rPr>
            <w:lang w:eastAsia="es-MX"/>
          </w:rPr>
          <w:t xml:space="preserve"> en ciertas partes del documento. Con esto, estamos indicando el factor de escala (</w:t>
        </w:r>
        <w:r w:rsidRPr="00FC6C81">
          <w:rPr>
            <w:i/>
            <w:iCs/>
            <w:lang w:eastAsia="es-MX"/>
          </w:rPr>
          <w:t>respecto al tamaño general que indicamos en el body</w:t>
        </w:r>
        <w:r w:rsidRPr="00FC6C81">
          <w:rPr>
            <w:lang w:eastAsia="es-MX"/>
          </w:rPr>
          <w:t xml:space="preserve">). En el ejemplo anterior, los elementos </w:t>
        </w:r>
        <w:r w:rsidRPr="00FC6C81">
          <w:rPr>
            <w:b/>
            <w:lang w:eastAsia="es-MX"/>
            <w:rPrChange w:id="253" w:author="Alfredo" w:date="2020-09-02T21:20:00Z">
              <w:rPr>
                <w:lang w:eastAsia="es-MX"/>
              </w:rPr>
            </w:rPrChange>
          </w:rPr>
          <w:t>&lt;h1&gt;</w:t>
        </w:r>
        <w:r w:rsidRPr="00FC6C81">
          <w:rPr>
            <w:lang w:eastAsia="es-MX"/>
          </w:rPr>
          <w:t xml:space="preserve"> tendrán </w:t>
        </w:r>
        <w:r w:rsidRPr="00FC6C81">
          <w:rPr>
            <w:b/>
            <w:bCs/>
            <w:lang w:eastAsia="es-MX"/>
          </w:rPr>
          <w:t>44 píxels</w:t>
        </w:r>
        <w:r w:rsidRPr="00FC6C81">
          <w:rPr>
            <w:lang w:eastAsia="es-MX"/>
          </w:rPr>
          <w:t xml:space="preserve"> de tamaño, ya que hemos establecido </w:t>
        </w:r>
        <w:r w:rsidRPr="00FC6C81">
          <w:rPr>
            <w:b/>
            <w:lang w:eastAsia="es-MX"/>
            <w:rPrChange w:id="254" w:author="Alfredo" w:date="2020-09-02T21:20:00Z">
              <w:rPr>
                <w:lang w:eastAsia="es-MX"/>
              </w:rPr>
            </w:rPrChange>
          </w:rPr>
          <w:t>2rem</w:t>
        </w:r>
        <w:r w:rsidRPr="00FC6C81">
          <w:rPr>
            <w:lang w:eastAsia="es-MX"/>
          </w:rPr>
          <w:t xml:space="preserve">, que significa «el doble que el tamaño general». Por otro lado, los elementos </w:t>
        </w:r>
        <w:r w:rsidRPr="00FC6C81">
          <w:rPr>
            <w:b/>
            <w:lang w:eastAsia="es-MX"/>
            <w:rPrChange w:id="255" w:author="Alfredo" w:date="2020-09-02T21:20:00Z">
              <w:rPr>
                <w:lang w:eastAsia="es-MX"/>
              </w:rPr>
            </w:rPrChange>
          </w:rPr>
          <w:t xml:space="preserve">&lt;h2&gt; </w:t>
        </w:r>
        <w:r w:rsidRPr="00FC6C81">
          <w:rPr>
            <w:lang w:eastAsia="es-MX"/>
          </w:rPr>
          <w:t xml:space="preserve">tendrían el mismo tamaño: </w:t>
        </w:r>
        <w:r w:rsidRPr="00FC6C81">
          <w:rPr>
            <w:b/>
            <w:bCs/>
            <w:lang w:eastAsia="es-MX"/>
          </w:rPr>
          <w:t>22 píxels</w:t>
        </w:r>
        <w:r w:rsidRPr="00FC6C81">
          <w:rPr>
            <w:lang w:eastAsia="es-MX"/>
          </w:rPr>
          <w:t>.</w:t>
        </w:r>
      </w:ins>
    </w:p>
    <w:p w14:paraId="5D1DFDB3" w14:textId="77777777" w:rsidR="00FC6C81" w:rsidRPr="00FC6C81" w:rsidRDefault="00FC6C81">
      <w:pPr>
        <w:jc w:val="both"/>
        <w:rPr>
          <w:ins w:id="256" w:author="Alfredo" w:date="2020-09-02T21:19:00Z"/>
          <w:lang w:eastAsia="es-MX"/>
        </w:rPr>
      </w:pPr>
      <w:ins w:id="257" w:author="Alfredo" w:date="2020-09-02T21:19:00Z">
        <w:r w:rsidRPr="00FC6C81">
          <w:rPr>
            <w:lang w:eastAsia="es-MX"/>
          </w:rPr>
          <w:t xml:space="preserve">Esto nos da una ventaja principal considerable: Si queremos cambiar el tamaño del texto en general, sólo tenemos que cambiar el </w:t>
        </w:r>
        <w:r w:rsidRPr="00FC6C81">
          <w:rPr>
            <w:b/>
            <w:lang w:eastAsia="es-MX"/>
            <w:rPrChange w:id="258" w:author="Alfredo" w:date="2020-09-02T21:19:00Z">
              <w:rPr>
                <w:lang w:eastAsia="es-MX"/>
              </w:rPr>
            </w:rPrChange>
          </w:rPr>
          <w:t>font-size</w:t>
        </w:r>
        <w:r w:rsidRPr="00FC6C81">
          <w:rPr>
            <w:lang w:eastAsia="es-MX"/>
          </w:rPr>
          <w:t xml:space="preserve"> del elemento </w:t>
        </w:r>
        <w:r w:rsidRPr="00FC6C81">
          <w:rPr>
            <w:b/>
            <w:lang w:eastAsia="es-MX"/>
            <w:rPrChange w:id="259" w:author="Alfredo" w:date="2020-09-02T21:19:00Z">
              <w:rPr>
                <w:lang w:eastAsia="es-MX"/>
              </w:rPr>
            </w:rPrChange>
          </w:rPr>
          <w:t>body</w:t>
        </w:r>
        <w:r w:rsidRPr="00FC6C81">
          <w:rPr>
            <w:lang w:eastAsia="es-MX"/>
          </w:rPr>
          <w:t>, puesto que el resto de unidades son factores de escalado y se modificarán todas en consecuencia al cambio del body. Algo, sin duda, muy práctico y fácil de modificar.</w:t>
        </w:r>
      </w:ins>
    </w:p>
    <w:p w14:paraId="70EFC1D0" w14:textId="34336243" w:rsidR="00FC6C81" w:rsidRDefault="00FC6C81">
      <w:pPr>
        <w:jc w:val="both"/>
        <w:rPr>
          <w:ins w:id="260" w:author="Alfredo" w:date="2020-09-02T21:22:00Z"/>
          <w:bCs/>
          <w:lang w:eastAsia="es-MX"/>
        </w:rPr>
        <w:pPrChange w:id="261" w:author="Alfredo" w:date="2020-10-04T15:36:00Z">
          <w:pPr/>
        </w:pPrChange>
      </w:pPr>
    </w:p>
    <w:p w14:paraId="14F983B7" w14:textId="77777777" w:rsidR="000D349F" w:rsidRPr="000D349F" w:rsidRDefault="000D349F">
      <w:pPr>
        <w:pStyle w:val="Ttulo3"/>
        <w:rPr>
          <w:ins w:id="262" w:author="Alfredo" w:date="2020-09-02T21:22:00Z"/>
          <w:b w:val="0"/>
          <w:rPrChange w:id="263" w:author="Alfredo" w:date="2020-09-02T21:22:00Z">
            <w:rPr>
              <w:ins w:id="264" w:author="Alfredo" w:date="2020-09-02T21:22:00Z"/>
              <w:b/>
            </w:rPr>
          </w:rPrChange>
        </w:rPr>
        <w:pPrChange w:id="265" w:author="Alfredo" w:date="2020-10-04T15:36:00Z">
          <w:pPr>
            <w:jc w:val="both"/>
          </w:pPr>
        </w:pPrChange>
      </w:pPr>
      <w:ins w:id="266" w:author="Alfredo" w:date="2020-09-02T21:22:00Z">
        <w:r w:rsidRPr="00101CDC">
          <w:fldChar w:fldCharType="begin"/>
        </w:r>
        <w:r w:rsidRPr="00101CDC">
          <w:instrText xml:space="preserve"> HYPERLINK "https://lenguajecss.com/css/modelo-de-cajas/unidades-css/" \l "unidades-flexibles-viewport" </w:instrText>
        </w:r>
        <w:r w:rsidRPr="00101CDC">
          <w:fldChar w:fldCharType="separate"/>
        </w:r>
        <w:r w:rsidRPr="000D349F">
          <w:rPr>
            <w:rStyle w:val="Hipervnculo"/>
            <w:color w:val="0070C0"/>
            <w:u w:val="none"/>
            <w:rPrChange w:id="267" w:author="Alfredo" w:date="2020-09-02T21:22:00Z">
              <w:rPr>
                <w:rStyle w:val="Hipervnculo"/>
                <w:bCs/>
                <w:lang w:eastAsia="es-MX"/>
              </w:rPr>
            </w:rPrChange>
          </w:rPr>
          <w:t>Unidades flexibles (viewport)</w:t>
        </w:r>
        <w:r w:rsidRPr="00101CDC">
          <w:fldChar w:fldCharType="end"/>
        </w:r>
      </w:ins>
    </w:p>
    <w:p w14:paraId="433EC053" w14:textId="77777777" w:rsidR="000D349F" w:rsidRPr="000D349F" w:rsidRDefault="000D349F">
      <w:pPr>
        <w:jc w:val="both"/>
        <w:rPr>
          <w:ins w:id="268" w:author="Alfredo" w:date="2020-09-02T21:22:00Z"/>
          <w:lang w:eastAsia="es-MX"/>
        </w:rPr>
      </w:pPr>
      <w:ins w:id="269" w:author="Alfredo" w:date="2020-09-02T21:22:00Z">
        <w:r w:rsidRPr="000D349F">
          <w:rPr>
            <w:lang w:eastAsia="es-MX"/>
          </w:rPr>
          <w:t xml:space="preserve">Existen unas unidades de "nueva generación" que resultan muy útiles, porque dependen del </w:t>
        </w:r>
        <w:r w:rsidRPr="000D349F">
          <w:rPr>
            <w:b/>
            <w:bCs/>
            <w:lang w:eastAsia="es-MX"/>
          </w:rPr>
          <w:t>viewport</w:t>
        </w:r>
        <w:r w:rsidRPr="000D349F">
          <w:rPr>
            <w:lang w:eastAsia="es-MX"/>
          </w:rPr>
          <w:t xml:space="preserve"> (</w:t>
        </w:r>
        <w:r w:rsidRPr="000D349F">
          <w:rPr>
            <w:i/>
            <w:iCs/>
            <w:lang w:eastAsia="es-MX"/>
          </w:rPr>
          <w:t>región visible de la página web en el navegador</w:t>
        </w:r>
        <w:r w:rsidRPr="000D349F">
          <w:rPr>
            <w:lang w:eastAsia="es-MX"/>
          </w:rPr>
          <w:t>). Con estas unidades podemos hacer referencia a un porcentaje concreto del tamaño específico que tengamos en la ventana del navegador, independientemente de si es redimensionado o no. Las unidades son las siguientes:</w:t>
        </w:r>
      </w:ins>
    </w:p>
    <w:tbl>
      <w:tblPr>
        <w:tblStyle w:val="Tabladecuadrcula4-nfasis3"/>
        <w:tblW w:w="9009" w:type="dxa"/>
        <w:tblLook w:val="04A0" w:firstRow="1" w:lastRow="0" w:firstColumn="1" w:lastColumn="0" w:noHBand="0" w:noVBand="1"/>
        <w:tblPrChange w:id="270" w:author="Alfredo" w:date="2020-09-02T21:23:00Z">
          <w:tblPr>
            <w:tblStyle w:val="Tabladecuadrcula4-nfasis3"/>
            <w:tblW w:w="7587" w:type="dxa"/>
            <w:tblLook w:val="04A0" w:firstRow="1" w:lastRow="0" w:firstColumn="1" w:lastColumn="0" w:noHBand="0" w:noVBand="1"/>
          </w:tblPr>
        </w:tblPrChange>
      </w:tblPr>
      <w:tblGrid>
        <w:gridCol w:w="1186"/>
        <w:gridCol w:w="2650"/>
        <w:gridCol w:w="5173"/>
        <w:tblGridChange w:id="271">
          <w:tblGrid>
            <w:gridCol w:w="113"/>
            <w:gridCol w:w="886"/>
            <w:gridCol w:w="300"/>
            <w:gridCol w:w="1932"/>
            <w:gridCol w:w="718"/>
            <w:gridCol w:w="3638"/>
            <w:gridCol w:w="1535"/>
          </w:tblGrid>
        </w:tblGridChange>
      </w:tblGrid>
      <w:tr w:rsidR="000D349F" w:rsidRPr="000D349F" w14:paraId="3BF9385C" w14:textId="77777777" w:rsidTr="000D349F">
        <w:trPr>
          <w:cnfStyle w:val="100000000000" w:firstRow="1" w:lastRow="0" w:firstColumn="0" w:lastColumn="0" w:oddVBand="0" w:evenVBand="0" w:oddHBand="0" w:evenHBand="0" w:firstRowFirstColumn="0" w:firstRowLastColumn="0" w:lastRowFirstColumn="0" w:lastRowLastColumn="0"/>
          <w:trHeight w:val="517"/>
          <w:ins w:id="272" w:author="Alfredo" w:date="2020-09-02T21:22:00Z"/>
          <w:trPrChange w:id="273" w:author="Alfredo" w:date="2020-09-02T21:23:00Z">
            <w:trPr>
              <w:gridAfter w:val="0"/>
              <w:trHeight w:val="485"/>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274" w:author="Alfredo" w:date="2020-09-02T21:23:00Z">
              <w:tcPr>
                <w:tcW w:w="0" w:type="auto"/>
                <w:gridSpan w:val="2"/>
                <w:hideMark/>
              </w:tcPr>
            </w:tcPrChange>
          </w:tcPr>
          <w:p w14:paraId="0D397BB4" w14:textId="77777777" w:rsidR="000D349F" w:rsidRPr="000D349F" w:rsidRDefault="000D349F">
            <w:pPr>
              <w:spacing w:after="160" w:line="259" w:lineRule="auto"/>
              <w:jc w:val="both"/>
              <w:cnfStyle w:val="101000000000" w:firstRow="1" w:lastRow="0" w:firstColumn="1" w:lastColumn="0" w:oddVBand="0" w:evenVBand="0" w:oddHBand="0" w:evenHBand="0" w:firstRowFirstColumn="0" w:firstRowLastColumn="0" w:lastRowFirstColumn="0" w:lastRowLastColumn="0"/>
              <w:rPr>
                <w:ins w:id="275" w:author="Alfredo" w:date="2020-09-02T21:22:00Z"/>
                <w:lang w:eastAsia="es-MX"/>
              </w:rPr>
            </w:pPr>
            <w:ins w:id="276" w:author="Alfredo" w:date="2020-09-02T21:22:00Z">
              <w:r w:rsidRPr="000D349F">
                <w:rPr>
                  <w:lang w:eastAsia="es-MX"/>
                </w:rPr>
                <w:t>Unidad</w:t>
              </w:r>
            </w:ins>
          </w:p>
        </w:tc>
        <w:tc>
          <w:tcPr>
            <w:tcW w:w="0" w:type="auto"/>
            <w:hideMark/>
            <w:tcPrChange w:id="277" w:author="Alfredo" w:date="2020-09-02T21:23:00Z">
              <w:tcPr>
                <w:tcW w:w="0" w:type="auto"/>
                <w:gridSpan w:val="2"/>
                <w:hideMark/>
              </w:tcPr>
            </w:tcPrChange>
          </w:tcPr>
          <w:p w14:paraId="714B5233" w14:textId="77777777" w:rsidR="000D349F" w:rsidRPr="000D349F" w:rsidRDefault="000D349F">
            <w:pPr>
              <w:spacing w:after="160" w:line="259" w:lineRule="auto"/>
              <w:jc w:val="both"/>
              <w:cnfStyle w:val="100000000000" w:firstRow="1" w:lastRow="0" w:firstColumn="0" w:lastColumn="0" w:oddVBand="0" w:evenVBand="0" w:oddHBand="0" w:evenHBand="0" w:firstRowFirstColumn="0" w:firstRowLastColumn="0" w:lastRowFirstColumn="0" w:lastRowLastColumn="0"/>
              <w:rPr>
                <w:ins w:id="278" w:author="Alfredo" w:date="2020-09-02T21:22:00Z"/>
                <w:lang w:eastAsia="es-MX"/>
              </w:rPr>
            </w:pPr>
            <w:ins w:id="279" w:author="Alfredo" w:date="2020-09-02T21:22:00Z">
              <w:r w:rsidRPr="000D349F">
                <w:rPr>
                  <w:lang w:eastAsia="es-MX"/>
                </w:rPr>
                <w:t>Significado</w:t>
              </w:r>
            </w:ins>
          </w:p>
        </w:tc>
        <w:tc>
          <w:tcPr>
            <w:tcW w:w="0" w:type="auto"/>
            <w:hideMark/>
            <w:tcPrChange w:id="280" w:author="Alfredo" w:date="2020-09-02T21:23:00Z">
              <w:tcPr>
                <w:tcW w:w="0" w:type="auto"/>
                <w:gridSpan w:val="2"/>
                <w:hideMark/>
              </w:tcPr>
            </w:tcPrChange>
          </w:tcPr>
          <w:p w14:paraId="719D5600" w14:textId="77777777" w:rsidR="000D349F" w:rsidRPr="000D349F" w:rsidRDefault="000D349F">
            <w:pPr>
              <w:spacing w:after="160" w:line="259" w:lineRule="auto"/>
              <w:jc w:val="both"/>
              <w:cnfStyle w:val="100000000000" w:firstRow="1" w:lastRow="0" w:firstColumn="0" w:lastColumn="0" w:oddVBand="0" w:evenVBand="0" w:oddHBand="0" w:evenHBand="0" w:firstRowFirstColumn="0" w:firstRowLastColumn="0" w:lastRowFirstColumn="0" w:lastRowLastColumn="0"/>
              <w:rPr>
                <w:ins w:id="281" w:author="Alfredo" w:date="2020-09-02T21:22:00Z"/>
                <w:lang w:eastAsia="es-MX"/>
              </w:rPr>
            </w:pPr>
            <w:ins w:id="282" w:author="Alfredo" w:date="2020-09-02T21:22:00Z">
              <w:r w:rsidRPr="000D349F">
                <w:rPr>
                  <w:lang w:eastAsia="es-MX"/>
                </w:rPr>
                <w:t>Medida aproximada</w:t>
              </w:r>
            </w:ins>
          </w:p>
        </w:tc>
      </w:tr>
      <w:tr w:rsidR="000D349F" w:rsidRPr="000D349F" w14:paraId="1DA1B493" w14:textId="77777777" w:rsidTr="000D349F">
        <w:trPr>
          <w:cnfStyle w:val="000000100000" w:firstRow="0" w:lastRow="0" w:firstColumn="0" w:lastColumn="0" w:oddVBand="0" w:evenVBand="0" w:oddHBand="1" w:evenHBand="0" w:firstRowFirstColumn="0" w:firstRowLastColumn="0" w:lastRowFirstColumn="0" w:lastRowLastColumn="0"/>
          <w:trHeight w:val="517"/>
          <w:ins w:id="283" w:author="Alfredo" w:date="2020-09-02T21:22:00Z"/>
          <w:trPrChange w:id="284" w:author="Alfredo" w:date="2020-09-02T21:23:00Z">
            <w:trPr>
              <w:gridAfter w:val="0"/>
              <w:trHeight w:val="485"/>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285" w:author="Alfredo" w:date="2020-09-02T21:23:00Z">
              <w:tcPr>
                <w:tcW w:w="0" w:type="auto"/>
                <w:gridSpan w:val="2"/>
                <w:hideMark/>
              </w:tcPr>
            </w:tcPrChange>
          </w:tcPr>
          <w:p w14:paraId="62F3ECB9" w14:textId="77777777" w:rsidR="000D349F" w:rsidRPr="000D349F" w:rsidRDefault="000D349F">
            <w:pPr>
              <w:spacing w:after="160" w:line="259" w:lineRule="auto"/>
              <w:jc w:val="both"/>
              <w:cnfStyle w:val="001000100000" w:firstRow="0" w:lastRow="0" w:firstColumn="1" w:lastColumn="0" w:oddVBand="0" w:evenVBand="0" w:oddHBand="1" w:evenHBand="0" w:firstRowFirstColumn="0" w:firstRowLastColumn="0" w:lastRowFirstColumn="0" w:lastRowLastColumn="0"/>
              <w:rPr>
                <w:ins w:id="286" w:author="Alfredo" w:date="2020-09-02T21:22:00Z"/>
                <w:lang w:eastAsia="es-MX"/>
              </w:rPr>
            </w:pPr>
            <w:ins w:id="287" w:author="Alfredo" w:date="2020-09-02T21:22:00Z">
              <w:r w:rsidRPr="000D349F">
                <w:rPr>
                  <w:lang w:eastAsia="es-MX"/>
                </w:rPr>
                <w:lastRenderedPageBreak/>
                <w:t>vw</w:t>
              </w:r>
            </w:ins>
          </w:p>
        </w:tc>
        <w:tc>
          <w:tcPr>
            <w:tcW w:w="0" w:type="auto"/>
            <w:hideMark/>
            <w:tcPrChange w:id="288" w:author="Alfredo" w:date="2020-09-02T21:23:00Z">
              <w:tcPr>
                <w:tcW w:w="0" w:type="auto"/>
                <w:gridSpan w:val="2"/>
                <w:hideMark/>
              </w:tcPr>
            </w:tcPrChange>
          </w:tcPr>
          <w:p w14:paraId="42CD641A" w14:textId="77777777" w:rsidR="000D349F" w:rsidRPr="000D349F" w:rsidRDefault="000D349F">
            <w:pPr>
              <w:spacing w:after="160" w:line="259" w:lineRule="auto"/>
              <w:jc w:val="both"/>
              <w:cnfStyle w:val="000000100000" w:firstRow="0" w:lastRow="0" w:firstColumn="0" w:lastColumn="0" w:oddVBand="0" w:evenVBand="0" w:oddHBand="1" w:evenHBand="0" w:firstRowFirstColumn="0" w:firstRowLastColumn="0" w:lastRowFirstColumn="0" w:lastRowLastColumn="0"/>
              <w:rPr>
                <w:ins w:id="289" w:author="Alfredo" w:date="2020-09-02T21:22:00Z"/>
                <w:lang w:eastAsia="es-MX"/>
              </w:rPr>
            </w:pPr>
            <w:ins w:id="290" w:author="Alfredo" w:date="2020-09-02T21:22:00Z">
              <w:r w:rsidRPr="000D349F">
                <w:rPr>
                  <w:lang w:eastAsia="es-MX"/>
                </w:rPr>
                <w:t>viewport width</w:t>
              </w:r>
            </w:ins>
          </w:p>
        </w:tc>
        <w:tc>
          <w:tcPr>
            <w:tcW w:w="0" w:type="auto"/>
            <w:hideMark/>
            <w:tcPrChange w:id="291" w:author="Alfredo" w:date="2020-09-02T21:23:00Z">
              <w:tcPr>
                <w:tcW w:w="0" w:type="auto"/>
                <w:gridSpan w:val="2"/>
                <w:hideMark/>
              </w:tcPr>
            </w:tcPrChange>
          </w:tcPr>
          <w:p w14:paraId="5C860CB0" w14:textId="77777777" w:rsidR="000D349F" w:rsidRPr="000D349F" w:rsidRDefault="000D349F">
            <w:pPr>
              <w:spacing w:after="160" w:line="259" w:lineRule="auto"/>
              <w:jc w:val="both"/>
              <w:cnfStyle w:val="000000100000" w:firstRow="0" w:lastRow="0" w:firstColumn="0" w:lastColumn="0" w:oddVBand="0" w:evenVBand="0" w:oddHBand="1" w:evenHBand="0" w:firstRowFirstColumn="0" w:firstRowLastColumn="0" w:lastRowFirstColumn="0" w:lastRowLastColumn="0"/>
              <w:rPr>
                <w:ins w:id="292" w:author="Alfredo" w:date="2020-09-02T21:22:00Z"/>
                <w:lang w:eastAsia="es-MX"/>
              </w:rPr>
            </w:pPr>
            <w:ins w:id="293" w:author="Alfredo" w:date="2020-09-02T21:22:00Z">
              <w:r w:rsidRPr="000D349F">
                <w:rPr>
                  <w:lang w:eastAsia="es-MX"/>
                </w:rPr>
                <w:t>1vw = 1% ancho de navegador</w:t>
              </w:r>
            </w:ins>
          </w:p>
        </w:tc>
      </w:tr>
      <w:tr w:rsidR="000D349F" w:rsidRPr="000D349F" w14:paraId="3D1C6BD2" w14:textId="77777777" w:rsidTr="000D349F">
        <w:trPr>
          <w:trHeight w:val="500"/>
          <w:ins w:id="294" w:author="Alfredo" w:date="2020-09-02T21:22:00Z"/>
        </w:trPr>
        <w:tc>
          <w:tcPr>
            <w:cnfStyle w:val="001000000000" w:firstRow="0" w:lastRow="0" w:firstColumn="1" w:lastColumn="0" w:oddVBand="0" w:evenVBand="0" w:oddHBand="0" w:evenHBand="0" w:firstRowFirstColumn="0" w:firstRowLastColumn="0" w:lastRowFirstColumn="0" w:lastRowLastColumn="0"/>
            <w:tcW w:w="0" w:type="auto"/>
            <w:hideMark/>
          </w:tcPr>
          <w:p w14:paraId="5F992FCF" w14:textId="77777777" w:rsidR="000D349F" w:rsidRPr="000D349F" w:rsidRDefault="000D349F">
            <w:pPr>
              <w:spacing w:after="160" w:line="259" w:lineRule="auto"/>
              <w:jc w:val="both"/>
              <w:rPr>
                <w:ins w:id="295" w:author="Alfredo" w:date="2020-09-02T21:22:00Z"/>
                <w:lang w:eastAsia="es-MX"/>
              </w:rPr>
            </w:pPr>
            <w:ins w:id="296" w:author="Alfredo" w:date="2020-09-02T21:22:00Z">
              <w:r w:rsidRPr="000D349F">
                <w:rPr>
                  <w:lang w:eastAsia="es-MX"/>
                </w:rPr>
                <w:t>vh</w:t>
              </w:r>
            </w:ins>
          </w:p>
        </w:tc>
        <w:tc>
          <w:tcPr>
            <w:tcW w:w="0" w:type="auto"/>
            <w:hideMark/>
          </w:tcPr>
          <w:p w14:paraId="12CC1230" w14:textId="77777777" w:rsidR="000D349F" w:rsidRPr="000D349F" w:rsidRDefault="000D349F">
            <w:pPr>
              <w:spacing w:after="160" w:line="259" w:lineRule="auto"/>
              <w:jc w:val="both"/>
              <w:cnfStyle w:val="000000000000" w:firstRow="0" w:lastRow="0" w:firstColumn="0" w:lastColumn="0" w:oddVBand="0" w:evenVBand="0" w:oddHBand="0" w:evenHBand="0" w:firstRowFirstColumn="0" w:firstRowLastColumn="0" w:lastRowFirstColumn="0" w:lastRowLastColumn="0"/>
              <w:rPr>
                <w:ins w:id="297" w:author="Alfredo" w:date="2020-09-02T21:22:00Z"/>
                <w:lang w:eastAsia="es-MX"/>
              </w:rPr>
            </w:pPr>
            <w:ins w:id="298" w:author="Alfredo" w:date="2020-09-02T21:22:00Z">
              <w:r w:rsidRPr="000D349F">
                <w:rPr>
                  <w:lang w:eastAsia="es-MX"/>
                </w:rPr>
                <w:t>viewport height</w:t>
              </w:r>
            </w:ins>
          </w:p>
        </w:tc>
        <w:tc>
          <w:tcPr>
            <w:tcW w:w="0" w:type="auto"/>
            <w:hideMark/>
          </w:tcPr>
          <w:p w14:paraId="39E263D3" w14:textId="77777777" w:rsidR="000D349F" w:rsidRPr="000D349F" w:rsidRDefault="000D349F">
            <w:pPr>
              <w:spacing w:after="160" w:line="259" w:lineRule="auto"/>
              <w:jc w:val="both"/>
              <w:cnfStyle w:val="000000000000" w:firstRow="0" w:lastRow="0" w:firstColumn="0" w:lastColumn="0" w:oddVBand="0" w:evenVBand="0" w:oddHBand="0" w:evenHBand="0" w:firstRowFirstColumn="0" w:firstRowLastColumn="0" w:lastRowFirstColumn="0" w:lastRowLastColumn="0"/>
              <w:rPr>
                <w:ins w:id="299" w:author="Alfredo" w:date="2020-09-02T21:22:00Z"/>
                <w:lang w:eastAsia="es-MX"/>
              </w:rPr>
            </w:pPr>
            <w:ins w:id="300" w:author="Alfredo" w:date="2020-09-02T21:22:00Z">
              <w:r w:rsidRPr="000D349F">
                <w:rPr>
                  <w:lang w:eastAsia="es-MX"/>
                </w:rPr>
                <w:t>1vh = 1% alto de navegador</w:t>
              </w:r>
            </w:ins>
          </w:p>
        </w:tc>
      </w:tr>
      <w:tr w:rsidR="000D349F" w:rsidRPr="000D349F" w14:paraId="2F5DCD7C" w14:textId="77777777" w:rsidTr="000D349F">
        <w:trPr>
          <w:cnfStyle w:val="000000100000" w:firstRow="0" w:lastRow="0" w:firstColumn="0" w:lastColumn="0" w:oddVBand="0" w:evenVBand="0" w:oddHBand="1" w:evenHBand="0" w:firstRowFirstColumn="0" w:firstRowLastColumn="0" w:lastRowFirstColumn="0" w:lastRowLastColumn="0"/>
          <w:trHeight w:val="517"/>
          <w:ins w:id="301" w:author="Alfredo" w:date="2020-09-02T21:22:00Z"/>
          <w:trPrChange w:id="302" w:author="Alfredo" w:date="2020-09-02T21:23:00Z">
            <w:trPr>
              <w:gridAfter w:val="0"/>
              <w:trHeight w:val="485"/>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303" w:author="Alfredo" w:date="2020-09-02T21:23:00Z">
              <w:tcPr>
                <w:tcW w:w="0" w:type="auto"/>
                <w:gridSpan w:val="2"/>
                <w:hideMark/>
              </w:tcPr>
            </w:tcPrChange>
          </w:tcPr>
          <w:p w14:paraId="06612CC9" w14:textId="77777777" w:rsidR="000D349F" w:rsidRPr="000D349F" w:rsidRDefault="000D349F">
            <w:pPr>
              <w:spacing w:after="160" w:line="259" w:lineRule="auto"/>
              <w:jc w:val="both"/>
              <w:cnfStyle w:val="001000100000" w:firstRow="0" w:lastRow="0" w:firstColumn="1" w:lastColumn="0" w:oddVBand="0" w:evenVBand="0" w:oddHBand="1" w:evenHBand="0" w:firstRowFirstColumn="0" w:firstRowLastColumn="0" w:lastRowFirstColumn="0" w:lastRowLastColumn="0"/>
              <w:rPr>
                <w:ins w:id="304" w:author="Alfredo" w:date="2020-09-02T21:22:00Z"/>
                <w:lang w:eastAsia="es-MX"/>
              </w:rPr>
            </w:pPr>
            <w:ins w:id="305" w:author="Alfredo" w:date="2020-09-02T21:22:00Z">
              <w:r w:rsidRPr="000D349F">
                <w:rPr>
                  <w:lang w:eastAsia="es-MX"/>
                </w:rPr>
                <w:t>vmin</w:t>
              </w:r>
            </w:ins>
          </w:p>
        </w:tc>
        <w:tc>
          <w:tcPr>
            <w:tcW w:w="0" w:type="auto"/>
            <w:hideMark/>
            <w:tcPrChange w:id="306" w:author="Alfredo" w:date="2020-09-02T21:23:00Z">
              <w:tcPr>
                <w:tcW w:w="0" w:type="auto"/>
                <w:gridSpan w:val="2"/>
                <w:hideMark/>
              </w:tcPr>
            </w:tcPrChange>
          </w:tcPr>
          <w:p w14:paraId="58FFD829" w14:textId="77777777" w:rsidR="000D349F" w:rsidRPr="000D349F" w:rsidRDefault="000D349F">
            <w:pPr>
              <w:spacing w:after="160" w:line="259" w:lineRule="auto"/>
              <w:jc w:val="both"/>
              <w:cnfStyle w:val="000000100000" w:firstRow="0" w:lastRow="0" w:firstColumn="0" w:lastColumn="0" w:oddVBand="0" w:evenVBand="0" w:oddHBand="1" w:evenHBand="0" w:firstRowFirstColumn="0" w:firstRowLastColumn="0" w:lastRowFirstColumn="0" w:lastRowLastColumn="0"/>
              <w:rPr>
                <w:ins w:id="307" w:author="Alfredo" w:date="2020-09-02T21:22:00Z"/>
                <w:lang w:eastAsia="es-MX"/>
              </w:rPr>
            </w:pPr>
            <w:ins w:id="308" w:author="Alfredo" w:date="2020-09-02T21:22:00Z">
              <w:r w:rsidRPr="000D349F">
                <w:rPr>
                  <w:lang w:eastAsia="es-MX"/>
                </w:rPr>
                <w:t>viewport minimum</w:t>
              </w:r>
            </w:ins>
          </w:p>
        </w:tc>
        <w:tc>
          <w:tcPr>
            <w:tcW w:w="0" w:type="auto"/>
            <w:hideMark/>
            <w:tcPrChange w:id="309" w:author="Alfredo" w:date="2020-09-02T21:23:00Z">
              <w:tcPr>
                <w:tcW w:w="0" w:type="auto"/>
                <w:gridSpan w:val="2"/>
                <w:hideMark/>
              </w:tcPr>
            </w:tcPrChange>
          </w:tcPr>
          <w:p w14:paraId="6A147F20" w14:textId="77777777" w:rsidR="000D349F" w:rsidRPr="000D349F" w:rsidRDefault="000D349F">
            <w:pPr>
              <w:spacing w:after="160" w:line="259" w:lineRule="auto"/>
              <w:jc w:val="both"/>
              <w:cnfStyle w:val="000000100000" w:firstRow="0" w:lastRow="0" w:firstColumn="0" w:lastColumn="0" w:oddVBand="0" w:evenVBand="0" w:oddHBand="1" w:evenHBand="0" w:firstRowFirstColumn="0" w:firstRowLastColumn="0" w:lastRowFirstColumn="0" w:lastRowLastColumn="0"/>
              <w:rPr>
                <w:ins w:id="310" w:author="Alfredo" w:date="2020-09-02T21:22:00Z"/>
                <w:lang w:eastAsia="es-MX"/>
              </w:rPr>
            </w:pPr>
            <w:ins w:id="311" w:author="Alfredo" w:date="2020-09-02T21:22:00Z">
              <w:r w:rsidRPr="000D349F">
                <w:rPr>
                  <w:lang w:eastAsia="es-MX"/>
                </w:rPr>
                <w:t>1vmin = 1% de alto o ancho (el mínimo)</w:t>
              </w:r>
            </w:ins>
          </w:p>
        </w:tc>
      </w:tr>
      <w:tr w:rsidR="000D349F" w:rsidRPr="000D349F" w14:paraId="36053693" w14:textId="77777777" w:rsidTr="000D349F">
        <w:trPr>
          <w:trHeight w:val="500"/>
          <w:ins w:id="312" w:author="Alfredo" w:date="2020-09-02T21:22:00Z"/>
        </w:trPr>
        <w:tc>
          <w:tcPr>
            <w:cnfStyle w:val="001000000000" w:firstRow="0" w:lastRow="0" w:firstColumn="1" w:lastColumn="0" w:oddVBand="0" w:evenVBand="0" w:oddHBand="0" w:evenHBand="0" w:firstRowFirstColumn="0" w:firstRowLastColumn="0" w:lastRowFirstColumn="0" w:lastRowLastColumn="0"/>
            <w:tcW w:w="0" w:type="auto"/>
            <w:hideMark/>
          </w:tcPr>
          <w:p w14:paraId="3CA0E63D" w14:textId="77777777" w:rsidR="000D349F" w:rsidRPr="000D349F" w:rsidRDefault="000D349F">
            <w:pPr>
              <w:spacing w:after="160" w:line="259" w:lineRule="auto"/>
              <w:jc w:val="both"/>
              <w:rPr>
                <w:ins w:id="313" w:author="Alfredo" w:date="2020-09-02T21:22:00Z"/>
                <w:lang w:eastAsia="es-MX"/>
              </w:rPr>
            </w:pPr>
            <w:ins w:id="314" w:author="Alfredo" w:date="2020-09-02T21:22:00Z">
              <w:r w:rsidRPr="000D349F">
                <w:rPr>
                  <w:lang w:eastAsia="es-MX"/>
                </w:rPr>
                <w:t>vmax</w:t>
              </w:r>
            </w:ins>
          </w:p>
        </w:tc>
        <w:tc>
          <w:tcPr>
            <w:tcW w:w="0" w:type="auto"/>
            <w:hideMark/>
          </w:tcPr>
          <w:p w14:paraId="03AD83FC" w14:textId="77777777" w:rsidR="000D349F" w:rsidRPr="000D349F" w:rsidRDefault="000D349F">
            <w:pPr>
              <w:spacing w:after="160" w:line="259" w:lineRule="auto"/>
              <w:jc w:val="both"/>
              <w:cnfStyle w:val="000000000000" w:firstRow="0" w:lastRow="0" w:firstColumn="0" w:lastColumn="0" w:oddVBand="0" w:evenVBand="0" w:oddHBand="0" w:evenHBand="0" w:firstRowFirstColumn="0" w:firstRowLastColumn="0" w:lastRowFirstColumn="0" w:lastRowLastColumn="0"/>
              <w:rPr>
                <w:ins w:id="315" w:author="Alfredo" w:date="2020-09-02T21:22:00Z"/>
                <w:lang w:eastAsia="es-MX"/>
              </w:rPr>
            </w:pPr>
            <w:ins w:id="316" w:author="Alfredo" w:date="2020-09-02T21:22:00Z">
              <w:r w:rsidRPr="000D349F">
                <w:rPr>
                  <w:lang w:eastAsia="es-MX"/>
                </w:rPr>
                <w:t>viewport maximum</w:t>
              </w:r>
            </w:ins>
          </w:p>
        </w:tc>
        <w:tc>
          <w:tcPr>
            <w:tcW w:w="0" w:type="auto"/>
            <w:hideMark/>
          </w:tcPr>
          <w:p w14:paraId="32AD1B83" w14:textId="77777777" w:rsidR="000D349F" w:rsidRPr="000D349F" w:rsidRDefault="000D349F">
            <w:pPr>
              <w:spacing w:after="160" w:line="259" w:lineRule="auto"/>
              <w:jc w:val="both"/>
              <w:cnfStyle w:val="000000000000" w:firstRow="0" w:lastRow="0" w:firstColumn="0" w:lastColumn="0" w:oddVBand="0" w:evenVBand="0" w:oddHBand="0" w:evenHBand="0" w:firstRowFirstColumn="0" w:firstRowLastColumn="0" w:lastRowFirstColumn="0" w:lastRowLastColumn="0"/>
              <w:rPr>
                <w:ins w:id="317" w:author="Alfredo" w:date="2020-09-02T21:22:00Z"/>
                <w:lang w:eastAsia="es-MX"/>
              </w:rPr>
            </w:pPr>
            <w:ins w:id="318" w:author="Alfredo" w:date="2020-09-02T21:22:00Z">
              <w:r w:rsidRPr="000D349F">
                <w:rPr>
                  <w:lang w:eastAsia="es-MX"/>
                </w:rPr>
                <w:t>1vmax = 1% de alto o ancho (el máximo)</w:t>
              </w:r>
            </w:ins>
          </w:p>
        </w:tc>
      </w:tr>
    </w:tbl>
    <w:p w14:paraId="6189E0E8" w14:textId="77777777" w:rsidR="000D349F" w:rsidRDefault="000D349F">
      <w:pPr>
        <w:jc w:val="both"/>
        <w:rPr>
          <w:ins w:id="319" w:author="Alfredo" w:date="2020-09-02T21:23:00Z"/>
          <w:lang w:eastAsia="es-MX"/>
        </w:rPr>
        <w:pPrChange w:id="320" w:author="Alfredo" w:date="2020-10-04T15:36:00Z">
          <w:pPr/>
        </w:pPrChange>
      </w:pPr>
    </w:p>
    <w:p w14:paraId="35618FB9" w14:textId="77777777" w:rsidR="000D349F" w:rsidRPr="000D349F" w:rsidRDefault="000D349F">
      <w:pPr>
        <w:jc w:val="both"/>
        <w:rPr>
          <w:ins w:id="321" w:author="Alfredo" w:date="2020-09-02T21:24:00Z"/>
          <w:lang w:eastAsia="es-MX"/>
        </w:rPr>
      </w:pPr>
      <w:ins w:id="322" w:author="Alfredo" w:date="2020-09-02T21:24:00Z">
        <w:r w:rsidRPr="000D349F">
          <w:rPr>
            <w:lang w:eastAsia="es-MX"/>
          </w:rPr>
          <w:t xml:space="preserve">La unidad </w:t>
        </w:r>
        <w:r w:rsidRPr="000D349F">
          <w:rPr>
            <w:b/>
            <w:lang w:eastAsia="es-MX"/>
            <w:rPrChange w:id="323" w:author="Alfredo" w:date="2020-09-02T21:24:00Z">
              <w:rPr>
                <w:lang w:eastAsia="es-MX"/>
              </w:rPr>
            </w:rPrChange>
          </w:rPr>
          <w:t>vw</w:t>
        </w:r>
        <w:r w:rsidRPr="000D349F">
          <w:rPr>
            <w:lang w:eastAsia="es-MX"/>
          </w:rPr>
          <w:t xml:space="preserve"> hace referencia al ancho del viewport, mientras que </w:t>
        </w:r>
        <w:r w:rsidRPr="000D349F">
          <w:rPr>
            <w:b/>
            <w:lang w:eastAsia="es-MX"/>
            <w:rPrChange w:id="324" w:author="Alfredo" w:date="2020-09-02T21:24:00Z">
              <w:rPr>
                <w:lang w:eastAsia="es-MX"/>
              </w:rPr>
            </w:rPrChange>
          </w:rPr>
          <w:t>vh</w:t>
        </w:r>
        <w:r w:rsidRPr="000D349F">
          <w:rPr>
            <w:lang w:eastAsia="es-MX"/>
          </w:rPr>
          <w:t xml:space="preserve"> hace referencia al alto. Por ejemplo, si utilizamos 100vw estaremos haciendo referencia al 100% del ancho del navegador, o sea, todo lo que se está viendo de ancho en pantalla, mientras que si indicamos 50vw estaremos haciendo referencia a la mitad del ancho del navegador.</w:t>
        </w:r>
      </w:ins>
    </w:p>
    <w:p w14:paraId="7AD37E07" w14:textId="77777777" w:rsidR="000D349F" w:rsidRPr="000D349F" w:rsidRDefault="000D349F">
      <w:pPr>
        <w:jc w:val="both"/>
        <w:rPr>
          <w:ins w:id="325" w:author="Alfredo" w:date="2020-09-02T21:24:00Z"/>
          <w:lang w:eastAsia="es-MX"/>
        </w:rPr>
      </w:pPr>
      <w:ins w:id="326" w:author="Alfredo" w:date="2020-09-02T21:24:00Z">
        <w:r w:rsidRPr="000D349F">
          <w:rPr>
            <w:lang w:eastAsia="es-MX"/>
          </w:rPr>
          <w:t xml:space="preserve">Por último tenemos </w:t>
        </w:r>
        <w:r w:rsidRPr="000D349F">
          <w:rPr>
            <w:b/>
            <w:lang w:eastAsia="es-MX"/>
            <w:rPrChange w:id="327" w:author="Alfredo" w:date="2020-09-02T21:24:00Z">
              <w:rPr>
                <w:lang w:eastAsia="es-MX"/>
              </w:rPr>
            </w:rPrChange>
          </w:rPr>
          <w:t>vmin</w:t>
        </w:r>
        <w:r w:rsidRPr="000D349F">
          <w:rPr>
            <w:lang w:eastAsia="es-MX"/>
          </w:rPr>
          <w:t xml:space="preserve"> y </w:t>
        </w:r>
        <w:r w:rsidRPr="000D349F">
          <w:rPr>
            <w:b/>
            <w:lang w:eastAsia="es-MX"/>
            <w:rPrChange w:id="328" w:author="Alfredo" w:date="2020-09-02T21:24:00Z">
              <w:rPr>
                <w:lang w:eastAsia="es-MX"/>
              </w:rPr>
            </w:rPrChange>
          </w:rPr>
          <w:t>vmax</w:t>
        </w:r>
        <w:r w:rsidRPr="000D349F">
          <w:rPr>
            <w:lang w:eastAsia="es-MX"/>
          </w:rPr>
          <w:t xml:space="preserve"> , que simplemente se utilizan para utilizar el porcentaje de ancho o alto del </w:t>
        </w:r>
        <w:r w:rsidRPr="000D349F">
          <w:rPr>
            <w:b/>
            <w:lang w:eastAsia="es-MX"/>
            <w:rPrChange w:id="329" w:author="Alfredo" w:date="2020-09-02T21:24:00Z">
              <w:rPr>
                <w:lang w:eastAsia="es-MX"/>
              </w:rPr>
            </w:rPrChange>
          </w:rPr>
          <w:t>viewport</w:t>
        </w:r>
        <w:r w:rsidRPr="000D349F">
          <w:rPr>
            <w:lang w:eastAsia="es-MX"/>
          </w:rPr>
          <w:t>, dependiendo cual sea más pequeño o más grande de los dos, lo que puede ser útil en algunas situaciones donde quieres flexibilidad con diseños adaptables.</w:t>
        </w:r>
      </w:ins>
    </w:p>
    <w:p w14:paraId="569A7FAE" w14:textId="77777777" w:rsidR="000D349F" w:rsidRPr="000D349F" w:rsidRDefault="000D349F">
      <w:pPr>
        <w:jc w:val="both"/>
        <w:rPr>
          <w:ins w:id="330" w:author="Alfredo" w:date="2020-09-02T21:25:00Z"/>
          <w:lang w:eastAsia="es-MX"/>
        </w:rPr>
      </w:pPr>
      <w:ins w:id="331" w:author="Alfredo" w:date="2020-09-02T21:25:00Z">
        <w:r w:rsidRPr="000D349F">
          <w:rPr>
            <w:lang w:eastAsia="es-MX"/>
          </w:rPr>
          <w:t xml:space="preserve">Es interesante tener en cuenta que existen una serie de funciones para hacer cálculos con unidades CSS. Son las funciones calc(), min(), max() o clamp(), entre otras. Las veremos más adelante, en el capítulo de </w:t>
        </w:r>
        <w:r w:rsidRPr="000D349F">
          <w:rPr>
            <w:lang w:eastAsia="es-MX"/>
          </w:rPr>
          <w:fldChar w:fldCharType="begin"/>
        </w:r>
        <w:r w:rsidRPr="000D349F">
          <w:rPr>
            <w:lang w:eastAsia="es-MX"/>
          </w:rPr>
          <w:instrText xml:space="preserve"> HYPERLINK "https://lenguajecss.com/css/modelo-de-cajas/funciones-css" </w:instrText>
        </w:r>
        <w:r w:rsidRPr="000D349F">
          <w:rPr>
            <w:lang w:eastAsia="es-MX"/>
          </w:rPr>
          <w:fldChar w:fldCharType="separate"/>
        </w:r>
        <w:r w:rsidRPr="000D349F">
          <w:rPr>
            <w:rStyle w:val="Hipervnculo"/>
            <w:lang w:eastAsia="es-MX"/>
          </w:rPr>
          <w:t>funciones CSS</w:t>
        </w:r>
        <w:r w:rsidRPr="000D349F">
          <w:rPr>
            <w:lang w:eastAsia="es-MX"/>
          </w:rPr>
          <w:fldChar w:fldCharType="end"/>
        </w:r>
        <w:r w:rsidRPr="000D349F">
          <w:rPr>
            <w:lang w:eastAsia="es-MX"/>
          </w:rPr>
          <w:t>.</w:t>
        </w:r>
      </w:ins>
    </w:p>
    <w:p w14:paraId="2B325181" w14:textId="77777777" w:rsidR="000D349F" w:rsidRDefault="000D349F">
      <w:pPr>
        <w:jc w:val="both"/>
        <w:rPr>
          <w:ins w:id="332" w:author="Alfredo" w:date="2020-09-16T18:36:00Z"/>
          <w:lang w:eastAsia="es-MX"/>
        </w:rPr>
        <w:pPrChange w:id="333" w:author="Alfredo" w:date="2020-10-04T15:36:00Z">
          <w:pPr/>
        </w:pPrChange>
      </w:pPr>
    </w:p>
    <w:p w14:paraId="26BBE608" w14:textId="7FAB3C79" w:rsidR="006C1EB3" w:rsidRDefault="006C1EB3">
      <w:pPr>
        <w:pStyle w:val="Ttulo3"/>
        <w:rPr>
          <w:ins w:id="334" w:author="Alfredo" w:date="2020-09-16T18:36:00Z"/>
        </w:rPr>
        <w:pPrChange w:id="335" w:author="Alfredo" w:date="2020-10-04T15:36:00Z">
          <w:pPr/>
        </w:pPrChange>
      </w:pPr>
      <w:ins w:id="336" w:author="Alfredo" w:date="2020-09-16T18:36:00Z">
        <w:r w:rsidRPr="006C1EB3">
          <w:t>Modelo</w:t>
        </w:r>
        <w:r>
          <w:t xml:space="preserve"> </w:t>
        </w:r>
        <w:r w:rsidRPr="006C1EB3">
          <w:t xml:space="preserve">de </w:t>
        </w:r>
        <w:r w:rsidRPr="009B299B">
          <w:t>cajas</w:t>
        </w:r>
      </w:ins>
    </w:p>
    <w:p w14:paraId="7EA996F5" w14:textId="77777777" w:rsidR="006C1EB3" w:rsidRPr="006C1EB3" w:rsidRDefault="006C1EB3">
      <w:pPr>
        <w:rPr>
          <w:ins w:id="337" w:author="Alfredo" w:date="2020-09-16T18:37:00Z"/>
        </w:rPr>
      </w:pPr>
      <w:ins w:id="338" w:author="Alfredo" w:date="2020-09-16T18:37:00Z">
        <w:r w:rsidRPr="006C1EB3">
          <w:t xml:space="preserve">La representación básica del </w:t>
        </w:r>
        <w:r w:rsidRPr="006C1EB3">
          <w:rPr>
            <w:b/>
            <w:bCs/>
          </w:rPr>
          <w:t>modelo de cajas</w:t>
        </w:r>
        <w:r w:rsidRPr="006C1EB3">
          <w:t xml:space="preserve"> es la siguiente, donde podemos observar varios conceptos importantes a diferenciar:</w:t>
        </w:r>
      </w:ins>
    </w:p>
    <w:p w14:paraId="4B112073" w14:textId="77777777" w:rsidR="006C1EB3" w:rsidRPr="006C1EB3" w:rsidRDefault="006C1EB3">
      <w:pPr>
        <w:numPr>
          <w:ilvl w:val="0"/>
          <w:numId w:val="7"/>
        </w:numPr>
        <w:rPr>
          <w:ins w:id="339" w:author="Alfredo" w:date="2020-09-16T18:37:00Z"/>
        </w:rPr>
      </w:pPr>
      <w:ins w:id="340" w:author="Alfredo" w:date="2020-09-16T18:37:00Z">
        <w:r w:rsidRPr="006C1EB3">
          <w:t xml:space="preserve">El </w:t>
        </w:r>
        <w:r w:rsidRPr="006C1EB3">
          <w:rPr>
            <w:b/>
            <w:bCs/>
          </w:rPr>
          <w:t>borde</w:t>
        </w:r>
        <w:r w:rsidRPr="006C1EB3">
          <w:t xml:space="preserve"> (</w:t>
        </w:r>
        <w:r w:rsidRPr="006C1EB3">
          <w:rPr>
            <w:i/>
            <w:iCs/>
          </w:rPr>
          <w:t>border</w:t>
        </w:r>
        <w:r w:rsidRPr="006C1EB3">
          <w:t>). En negro, es el límite que separa el interior del exterior del elemento.</w:t>
        </w:r>
      </w:ins>
    </w:p>
    <w:p w14:paraId="6B16C7E6" w14:textId="77777777" w:rsidR="006C1EB3" w:rsidRPr="006C1EB3" w:rsidRDefault="006C1EB3">
      <w:pPr>
        <w:numPr>
          <w:ilvl w:val="0"/>
          <w:numId w:val="7"/>
        </w:numPr>
        <w:rPr>
          <w:ins w:id="341" w:author="Alfredo" w:date="2020-09-16T18:37:00Z"/>
        </w:rPr>
      </w:pPr>
      <w:ins w:id="342" w:author="Alfredo" w:date="2020-09-16T18:37:00Z">
        <w:r w:rsidRPr="006C1EB3">
          <w:t xml:space="preserve">El </w:t>
        </w:r>
        <w:r w:rsidRPr="006C1EB3">
          <w:rPr>
            <w:b/>
            <w:bCs/>
          </w:rPr>
          <w:t>márgen</w:t>
        </w:r>
        <w:r w:rsidRPr="006C1EB3">
          <w:t xml:space="preserve"> (</w:t>
        </w:r>
        <w:r w:rsidRPr="006C1EB3">
          <w:rPr>
            <w:i/>
            <w:iCs/>
          </w:rPr>
          <w:t>margin</w:t>
        </w:r>
        <w:r w:rsidRPr="006C1EB3">
          <w:t>). En naranja, es la parte exterior del elemento, por fuera del borde.</w:t>
        </w:r>
      </w:ins>
    </w:p>
    <w:p w14:paraId="63FFA083" w14:textId="77777777" w:rsidR="006C1EB3" w:rsidRPr="006C1EB3" w:rsidRDefault="006C1EB3">
      <w:pPr>
        <w:numPr>
          <w:ilvl w:val="0"/>
          <w:numId w:val="7"/>
        </w:numPr>
        <w:rPr>
          <w:ins w:id="343" w:author="Alfredo" w:date="2020-09-16T18:37:00Z"/>
        </w:rPr>
      </w:pPr>
      <w:ins w:id="344" w:author="Alfredo" w:date="2020-09-16T18:37:00Z">
        <w:r w:rsidRPr="006C1EB3">
          <w:t xml:space="preserve">El </w:t>
        </w:r>
        <w:r w:rsidRPr="006C1EB3">
          <w:rPr>
            <w:b/>
            <w:bCs/>
          </w:rPr>
          <w:t>relleno</w:t>
        </w:r>
        <w:r w:rsidRPr="006C1EB3">
          <w:t xml:space="preserve"> (</w:t>
        </w:r>
        <w:r w:rsidRPr="006C1EB3">
          <w:rPr>
            <w:i/>
            <w:iCs/>
          </w:rPr>
          <w:t>padding</w:t>
        </w:r>
        <w:r w:rsidRPr="006C1EB3">
          <w:t>). En verde, es la parte interior del elemento, entre el contenido y el borde.</w:t>
        </w:r>
      </w:ins>
    </w:p>
    <w:p w14:paraId="60BDB966" w14:textId="77777777" w:rsidR="006C1EB3" w:rsidRPr="006C1EB3" w:rsidRDefault="006C1EB3">
      <w:pPr>
        <w:numPr>
          <w:ilvl w:val="0"/>
          <w:numId w:val="7"/>
        </w:numPr>
        <w:rPr>
          <w:ins w:id="345" w:author="Alfredo" w:date="2020-09-16T18:37:00Z"/>
        </w:rPr>
      </w:pPr>
      <w:ins w:id="346" w:author="Alfredo" w:date="2020-09-16T18:37:00Z">
        <w:r w:rsidRPr="006C1EB3">
          <w:t xml:space="preserve">El </w:t>
        </w:r>
        <w:r w:rsidRPr="006C1EB3">
          <w:rPr>
            <w:b/>
            <w:bCs/>
          </w:rPr>
          <w:t>contenido</w:t>
        </w:r>
        <w:r w:rsidRPr="006C1EB3">
          <w:t xml:space="preserve"> (</w:t>
        </w:r>
        <w:r w:rsidRPr="006C1EB3">
          <w:rPr>
            <w:i/>
            <w:iCs/>
          </w:rPr>
          <w:t>en azul</w:t>
        </w:r>
        <w:r w:rsidRPr="006C1EB3">
          <w:t>). En azul, es la parte interior del elemento, excluyendo el relleno.</w:t>
        </w:r>
      </w:ins>
    </w:p>
    <w:p w14:paraId="664616B7" w14:textId="26117DF4" w:rsidR="006C1EB3" w:rsidRDefault="006C1EB3">
      <w:pPr>
        <w:jc w:val="center"/>
        <w:rPr>
          <w:ins w:id="347" w:author="Alfredo" w:date="2020-09-16T18:43:00Z"/>
        </w:rPr>
        <w:pPrChange w:id="348" w:author="Alfredo" w:date="2020-10-04T15:36:00Z">
          <w:pPr/>
        </w:pPrChange>
      </w:pPr>
      <w:ins w:id="349" w:author="Alfredo" w:date="2020-09-16T18:42:00Z">
        <w:r>
          <w:rPr>
            <w:noProof/>
            <w:lang w:eastAsia="es-MX"/>
          </w:rPr>
          <w:drawing>
            <wp:inline distT="0" distB="0" distL="0" distR="0" wp14:anchorId="0819CD0A" wp14:editId="4E8EC2B8">
              <wp:extent cx="1690778" cy="1704525"/>
              <wp:effectExtent l="0" t="0" r="508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t="9659" r="79124" b="52908"/>
                      <a:stretch/>
                    </pic:blipFill>
                    <pic:spPr bwMode="auto">
                      <a:xfrm>
                        <a:off x="0" y="0"/>
                        <a:ext cx="1727596" cy="1741642"/>
                      </a:xfrm>
                      <a:prstGeom prst="rect">
                        <a:avLst/>
                      </a:prstGeom>
                      <a:ln>
                        <a:noFill/>
                      </a:ln>
                      <a:extLst>
                        <a:ext uri="{53640926-AAD7-44D8-BBD7-CCE9431645EC}">
                          <a14:shadowObscured xmlns:a14="http://schemas.microsoft.com/office/drawing/2010/main"/>
                        </a:ext>
                      </a:extLst>
                    </pic:spPr>
                  </pic:pic>
                </a:graphicData>
              </a:graphic>
            </wp:inline>
          </w:drawing>
        </w:r>
      </w:ins>
    </w:p>
    <w:p w14:paraId="50778213" w14:textId="77777777" w:rsidR="00233CB5" w:rsidRPr="00101CDC" w:rsidRDefault="00233CB5">
      <w:pPr>
        <w:pStyle w:val="Ttulo3"/>
        <w:rPr>
          <w:ins w:id="350" w:author="Alfredo" w:date="2020-09-16T18:47:00Z"/>
        </w:rPr>
        <w:pPrChange w:id="351" w:author="Alfredo" w:date="2020-10-04T15:36:00Z">
          <w:pPr/>
        </w:pPrChange>
      </w:pPr>
      <w:ins w:id="352" w:author="Alfredo" w:date="2020-09-16T18:47:00Z">
        <w:r w:rsidRPr="00101CDC">
          <w:lastRenderedPageBreak/>
          <w:fldChar w:fldCharType="begin"/>
        </w:r>
        <w:r w:rsidRPr="00101CDC">
          <w:instrText xml:space="preserve"> HYPERLINK "https://lenguajecss.com/css/modelo-de-cajas/que-es/" \l "dimensiones-ancho-y-alto" </w:instrText>
        </w:r>
        <w:r w:rsidRPr="00101CDC">
          <w:fldChar w:fldCharType="separate"/>
        </w:r>
        <w:r w:rsidRPr="00101CDC">
          <w:rPr>
            <w:rStyle w:val="Hipervnculo"/>
            <w:color w:val="0070C0"/>
            <w:u w:val="none"/>
          </w:rPr>
          <w:t>Dimensiones (ancho y alto)</w:t>
        </w:r>
        <w:r w:rsidRPr="00101CDC">
          <w:fldChar w:fldCharType="end"/>
        </w:r>
      </w:ins>
    </w:p>
    <w:p w14:paraId="13C5E554" w14:textId="77777777" w:rsidR="00233CB5" w:rsidRPr="00233CB5" w:rsidRDefault="00233CB5">
      <w:pPr>
        <w:rPr>
          <w:ins w:id="353" w:author="Alfredo" w:date="2020-09-16T18:47:00Z"/>
        </w:rPr>
      </w:pPr>
      <w:ins w:id="354" w:author="Alfredo" w:date="2020-09-16T18:47:00Z">
        <w:r w:rsidRPr="00233CB5">
          <w:t>Para dar tamaños específicos a los diferentes elementos de un documento HTML, necesitaremos asignarles valores a las propiedades width (ancho) y height (alto).</w:t>
        </w:r>
      </w:ins>
    </w:p>
    <w:tbl>
      <w:tblPr>
        <w:tblStyle w:val="Tabladecuadrcula4-nfasis3"/>
        <w:tblW w:w="7028" w:type="dxa"/>
        <w:jc w:val="center"/>
        <w:tblLook w:val="04A0" w:firstRow="1" w:lastRow="0" w:firstColumn="1" w:lastColumn="0" w:noHBand="0" w:noVBand="1"/>
      </w:tblPr>
      <w:tblGrid>
        <w:gridCol w:w="1437"/>
        <w:gridCol w:w="1454"/>
        <w:gridCol w:w="4137"/>
      </w:tblGrid>
      <w:tr w:rsidR="00233CB5" w:rsidRPr="00233CB5" w14:paraId="1DB7BE49" w14:textId="77777777" w:rsidTr="00233CB5">
        <w:trPr>
          <w:cnfStyle w:val="100000000000" w:firstRow="1" w:lastRow="0" w:firstColumn="0" w:lastColumn="0" w:oddVBand="0" w:evenVBand="0" w:oddHBand="0" w:evenHBand="0" w:firstRowFirstColumn="0" w:firstRowLastColumn="0" w:lastRowFirstColumn="0" w:lastRowLastColumn="0"/>
          <w:trHeight w:val="315"/>
          <w:jc w:val="center"/>
          <w:ins w:id="355" w:author="Alfredo" w:date="2020-09-16T18:47:00Z"/>
        </w:trPr>
        <w:tc>
          <w:tcPr>
            <w:cnfStyle w:val="001000000000" w:firstRow="0" w:lastRow="0" w:firstColumn="1" w:lastColumn="0" w:oddVBand="0" w:evenVBand="0" w:oddHBand="0" w:evenHBand="0" w:firstRowFirstColumn="0" w:firstRowLastColumn="0" w:lastRowFirstColumn="0" w:lastRowLastColumn="0"/>
            <w:tcW w:w="0" w:type="auto"/>
            <w:hideMark/>
          </w:tcPr>
          <w:p w14:paraId="29FB7380" w14:textId="77777777" w:rsidR="00233CB5" w:rsidRPr="00233CB5" w:rsidRDefault="00233CB5">
            <w:pPr>
              <w:spacing w:after="160" w:line="259" w:lineRule="auto"/>
              <w:rPr>
                <w:ins w:id="356" w:author="Alfredo" w:date="2020-09-16T18:47:00Z"/>
              </w:rPr>
            </w:pPr>
            <w:ins w:id="357" w:author="Alfredo" w:date="2020-09-16T18:47:00Z">
              <w:r w:rsidRPr="00233CB5">
                <w:t>Propiedad</w:t>
              </w:r>
            </w:ins>
          </w:p>
        </w:tc>
        <w:tc>
          <w:tcPr>
            <w:tcW w:w="0" w:type="auto"/>
            <w:hideMark/>
          </w:tcPr>
          <w:p w14:paraId="2E8AC0E1" w14:textId="77777777" w:rsidR="00233CB5" w:rsidRPr="00233CB5" w:rsidRDefault="00233CB5">
            <w:pPr>
              <w:spacing w:after="160" w:line="259" w:lineRule="auto"/>
              <w:cnfStyle w:val="100000000000" w:firstRow="1" w:lastRow="0" w:firstColumn="0" w:lastColumn="0" w:oddVBand="0" w:evenVBand="0" w:oddHBand="0" w:evenHBand="0" w:firstRowFirstColumn="0" w:firstRowLastColumn="0" w:lastRowFirstColumn="0" w:lastRowLastColumn="0"/>
              <w:rPr>
                <w:ins w:id="358" w:author="Alfredo" w:date="2020-09-16T18:47:00Z"/>
              </w:rPr>
            </w:pPr>
            <w:ins w:id="359" w:author="Alfredo" w:date="2020-09-16T18:47:00Z">
              <w:r w:rsidRPr="00233CB5">
                <w:t>Valor</w:t>
              </w:r>
            </w:ins>
          </w:p>
        </w:tc>
        <w:tc>
          <w:tcPr>
            <w:tcW w:w="0" w:type="auto"/>
            <w:hideMark/>
          </w:tcPr>
          <w:p w14:paraId="1C16473D" w14:textId="77777777" w:rsidR="00233CB5" w:rsidRPr="00233CB5" w:rsidRDefault="00233CB5">
            <w:pPr>
              <w:spacing w:after="160" w:line="259" w:lineRule="auto"/>
              <w:cnfStyle w:val="100000000000" w:firstRow="1" w:lastRow="0" w:firstColumn="0" w:lastColumn="0" w:oddVBand="0" w:evenVBand="0" w:oddHBand="0" w:evenHBand="0" w:firstRowFirstColumn="0" w:firstRowLastColumn="0" w:lastRowFirstColumn="0" w:lastRowLastColumn="0"/>
              <w:rPr>
                <w:ins w:id="360" w:author="Alfredo" w:date="2020-09-16T18:47:00Z"/>
              </w:rPr>
            </w:pPr>
            <w:ins w:id="361" w:author="Alfredo" w:date="2020-09-16T18:47:00Z">
              <w:r w:rsidRPr="00233CB5">
                <w:t>Significado</w:t>
              </w:r>
            </w:ins>
          </w:p>
        </w:tc>
      </w:tr>
      <w:tr w:rsidR="00233CB5" w:rsidRPr="00233CB5" w14:paraId="416619EF" w14:textId="77777777" w:rsidTr="00233CB5">
        <w:trPr>
          <w:cnfStyle w:val="000000100000" w:firstRow="0" w:lastRow="0" w:firstColumn="0" w:lastColumn="0" w:oddVBand="0" w:evenVBand="0" w:oddHBand="1" w:evenHBand="0" w:firstRowFirstColumn="0" w:firstRowLastColumn="0" w:lastRowFirstColumn="0" w:lastRowLastColumn="0"/>
          <w:trHeight w:val="315"/>
          <w:jc w:val="center"/>
          <w:ins w:id="362" w:author="Alfredo" w:date="2020-09-16T18:47:00Z"/>
        </w:trPr>
        <w:tc>
          <w:tcPr>
            <w:cnfStyle w:val="001000000000" w:firstRow="0" w:lastRow="0" w:firstColumn="1" w:lastColumn="0" w:oddVBand="0" w:evenVBand="0" w:oddHBand="0" w:evenHBand="0" w:firstRowFirstColumn="0" w:firstRowLastColumn="0" w:lastRowFirstColumn="0" w:lastRowLastColumn="0"/>
            <w:tcW w:w="0" w:type="auto"/>
            <w:hideMark/>
          </w:tcPr>
          <w:p w14:paraId="2D0BC92B" w14:textId="77777777" w:rsidR="00233CB5" w:rsidRPr="00233CB5" w:rsidRDefault="00233CB5">
            <w:pPr>
              <w:spacing w:after="160" w:line="259" w:lineRule="auto"/>
              <w:rPr>
                <w:ins w:id="363" w:author="Alfredo" w:date="2020-09-16T18:47:00Z"/>
              </w:rPr>
            </w:pPr>
            <w:ins w:id="364" w:author="Alfredo" w:date="2020-09-16T18:47:00Z">
              <w:r w:rsidRPr="00233CB5">
                <w:t>width</w:t>
              </w:r>
            </w:ins>
          </w:p>
        </w:tc>
        <w:tc>
          <w:tcPr>
            <w:tcW w:w="0" w:type="auto"/>
            <w:hideMark/>
          </w:tcPr>
          <w:p w14:paraId="38313783" w14:textId="66909156" w:rsidR="00233CB5" w:rsidRPr="00233CB5" w:rsidRDefault="00233CB5">
            <w:pPr>
              <w:spacing w:after="160" w:line="259" w:lineRule="auto"/>
              <w:cnfStyle w:val="000000100000" w:firstRow="0" w:lastRow="0" w:firstColumn="0" w:lastColumn="0" w:oddVBand="0" w:evenVBand="0" w:oddHBand="1" w:evenHBand="0" w:firstRowFirstColumn="0" w:firstRowLastColumn="0" w:lastRowFirstColumn="0" w:lastRowLastColumn="0"/>
              <w:rPr>
                <w:ins w:id="365" w:author="Alfredo" w:date="2020-09-16T18:47:00Z"/>
              </w:rPr>
            </w:pPr>
            <w:ins w:id="366" w:author="Alfredo" w:date="2020-09-16T18:47:00Z">
              <w:r w:rsidRPr="00233CB5">
                <w:rPr>
                  <w:b/>
                  <w:bCs/>
                </w:rPr>
                <w:t>auto</w:t>
              </w:r>
              <w:r w:rsidRPr="00233CB5">
                <w:t xml:space="preserve"> | </w:t>
              </w:r>
            </w:ins>
            <w:ins w:id="367" w:author="Alfredo" w:date="2020-09-16T18:48:00Z">
              <w:r>
                <w:t>size</w:t>
              </w:r>
            </w:ins>
          </w:p>
        </w:tc>
        <w:tc>
          <w:tcPr>
            <w:tcW w:w="0" w:type="auto"/>
            <w:hideMark/>
          </w:tcPr>
          <w:p w14:paraId="532B5B9B" w14:textId="77777777" w:rsidR="00233CB5" w:rsidRPr="00233CB5" w:rsidRDefault="00233CB5">
            <w:pPr>
              <w:spacing w:after="160" w:line="259" w:lineRule="auto"/>
              <w:cnfStyle w:val="000000100000" w:firstRow="0" w:lastRow="0" w:firstColumn="0" w:lastColumn="0" w:oddVBand="0" w:evenVBand="0" w:oddHBand="1" w:evenHBand="0" w:firstRowFirstColumn="0" w:firstRowLastColumn="0" w:lastRowFirstColumn="0" w:lastRowLastColumn="0"/>
              <w:rPr>
                <w:ins w:id="368" w:author="Alfredo" w:date="2020-09-16T18:47:00Z"/>
              </w:rPr>
            </w:pPr>
            <w:ins w:id="369" w:author="Alfredo" w:date="2020-09-16T18:47:00Z">
              <w:r w:rsidRPr="00233CB5">
                <w:t>Tamaño de ancho de un elemento.</w:t>
              </w:r>
            </w:ins>
          </w:p>
        </w:tc>
      </w:tr>
      <w:tr w:rsidR="00233CB5" w:rsidRPr="00233CB5" w14:paraId="7553D055" w14:textId="77777777" w:rsidTr="00233CB5">
        <w:trPr>
          <w:trHeight w:val="306"/>
          <w:jc w:val="center"/>
          <w:ins w:id="370" w:author="Alfredo" w:date="2020-09-16T18:47:00Z"/>
        </w:trPr>
        <w:tc>
          <w:tcPr>
            <w:cnfStyle w:val="001000000000" w:firstRow="0" w:lastRow="0" w:firstColumn="1" w:lastColumn="0" w:oddVBand="0" w:evenVBand="0" w:oddHBand="0" w:evenHBand="0" w:firstRowFirstColumn="0" w:firstRowLastColumn="0" w:lastRowFirstColumn="0" w:lastRowLastColumn="0"/>
            <w:tcW w:w="0" w:type="auto"/>
            <w:hideMark/>
          </w:tcPr>
          <w:p w14:paraId="04FDAA63" w14:textId="77777777" w:rsidR="00233CB5" w:rsidRPr="00233CB5" w:rsidRDefault="00233CB5">
            <w:pPr>
              <w:spacing w:after="160" w:line="259" w:lineRule="auto"/>
              <w:rPr>
                <w:ins w:id="371" w:author="Alfredo" w:date="2020-09-16T18:47:00Z"/>
              </w:rPr>
            </w:pPr>
            <w:ins w:id="372" w:author="Alfredo" w:date="2020-09-16T18:47:00Z">
              <w:r w:rsidRPr="00233CB5">
                <w:t>height</w:t>
              </w:r>
            </w:ins>
          </w:p>
        </w:tc>
        <w:tc>
          <w:tcPr>
            <w:tcW w:w="0" w:type="auto"/>
            <w:hideMark/>
          </w:tcPr>
          <w:p w14:paraId="127E5329" w14:textId="53247B77" w:rsidR="00233CB5" w:rsidRPr="00233CB5" w:rsidRDefault="00233CB5">
            <w:pPr>
              <w:spacing w:after="160" w:line="259" w:lineRule="auto"/>
              <w:cnfStyle w:val="000000000000" w:firstRow="0" w:lastRow="0" w:firstColumn="0" w:lastColumn="0" w:oddVBand="0" w:evenVBand="0" w:oddHBand="0" w:evenHBand="0" w:firstRowFirstColumn="0" w:firstRowLastColumn="0" w:lastRowFirstColumn="0" w:lastRowLastColumn="0"/>
              <w:rPr>
                <w:ins w:id="373" w:author="Alfredo" w:date="2020-09-16T18:47:00Z"/>
              </w:rPr>
            </w:pPr>
            <w:ins w:id="374" w:author="Alfredo" w:date="2020-09-16T18:47:00Z">
              <w:r w:rsidRPr="00233CB5">
                <w:rPr>
                  <w:b/>
                  <w:bCs/>
                </w:rPr>
                <w:t>auto</w:t>
              </w:r>
              <w:r w:rsidRPr="00233CB5">
                <w:t xml:space="preserve"> | </w:t>
              </w:r>
            </w:ins>
            <w:ins w:id="375" w:author="Alfredo" w:date="2020-09-16T18:48:00Z">
              <w:r>
                <w:t>size</w:t>
              </w:r>
            </w:ins>
          </w:p>
        </w:tc>
        <w:tc>
          <w:tcPr>
            <w:tcW w:w="0" w:type="auto"/>
            <w:hideMark/>
          </w:tcPr>
          <w:p w14:paraId="13491268" w14:textId="77777777" w:rsidR="00233CB5" w:rsidRPr="00233CB5" w:rsidRDefault="00233CB5">
            <w:pPr>
              <w:spacing w:after="160" w:line="259" w:lineRule="auto"/>
              <w:cnfStyle w:val="000000000000" w:firstRow="0" w:lastRow="0" w:firstColumn="0" w:lastColumn="0" w:oddVBand="0" w:evenVBand="0" w:oddHBand="0" w:evenHBand="0" w:firstRowFirstColumn="0" w:firstRowLastColumn="0" w:lastRowFirstColumn="0" w:lastRowLastColumn="0"/>
              <w:rPr>
                <w:ins w:id="376" w:author="Alfredo" w:date="2020-09-16T18:47:00Z"/>
              </w:rPr>
            </w:pPr>
            <w:ins w:id="377" w:author="Alfredo" w:date="2020-09-16T18:47:00Z">
              <w:r w:rsidRPr="00233CB5">
                <w:t>Tamaño de alto de un elemento.</w:t>
              </w:r>
            </w:ins>
          </w:p>
        </w:tc>
      </w:tr>
    </w:tbl>
    <w:p w14:paraId="10C4BBE0" w14:textId="77777777" w:rsidR="00233CB5" w:rsidRDefault="00233CB5">
      <w:pPr>
        <w:jc w:val="both"/>
        <w:rPr>
          <w:ins w:id="378" w:author="Alfredo" w:date="2020-09-16T18:47:00Z"/>
        </w:rPr>
        <w:pPrChange w:id="379" w:author="Alfredo" w:date="2020-10-04T15:36:00Z">
          <w:pPr/>
        </w:pPrChange>
      </w:pPr>
    </w:p>
    <w:p w14:paraId="73210408" w14:textId="2E36D9DE" w:rsidR="00233CB5" w:rsidRPr="00233CB5" w:rsidRDefault="00233CB5">
      <w:pPr>
        <w:jc w:val="both"/>
        <w:rPr>
          <w:ins w:id="380" w:author="Alfredo" w:date="2020-09-16T18:47:00Z"/>
        </w:rPr>
        <w:pPrChange w:id="381" w:author="Alfredo" w:date="2020-10-04T15:36:00Z">
          <w:pPr/>
        </w:pPrChange>
      </w:pPr>
      <w:ins w:id="382" w:author="Alfredo" w:date="2020-09-16T18:47:00Z">
        <w:r w:rsidRPr="00233CB5">
          <w:t xml:space="preserve">En el caso de utilizar el valor </w:t>
        </w:r>
        <w:r w:rsidRPr="00233CB5">
          <w:rPr>
            <w:b/>
            <w:bCs/>
          </w:rPr>
          <w:t>auto</w:t>
        </w:r>
        <w:r w:rsidRPr="00233CB5">
          <w:t xml:space="preserve"> en las propiedades anteriores (</w:t>
        </w:r>
        <w:r w:rsidRPr="00233CB5">
          <w:rPr>
            <w:i/>
            <w:iCs/>
          </w:rPr>
          <w:t>que es lo mismo que no indicarlas, ya que es el valor que tienen por defecto</w:t>
        </w:r>
        <w:r w:rsidRPr="00233CB5">
          <w:t>), el navegador se encarga de calcular el ancho o alto necesario, dependie</w:t>
        </w:r>
        <w:r>
          <w:t xml:space="preserve">ndo del contenido del elemento, </w:t>
        </w:r>
        <w:r w:rsidRPr="00233CB5">
          <w:t xml:space="preserve">mientras que si indicamos un ancho y alto concretos, </w:t>
        </w:r>
        <w:r w:rsidRPr="00233CB5">
          <w:rPr>
            <w:b/>
            <w:bCs/>
          </w:rPr>
          <w:t>estamos obligando a CSS tener un aspecto concreto</w:t>
        </w:r>
        <w:r w:rsidRPr="00233CB5">
          <w:t xml:space="preserve"> y podemos obtener resultados similares al siguiente (</w:t>
        </w:r>
        <w:r w:rsidRPr="00233CB5">
          <w:rPr>
            <w:i/>
            <w:iCs/>
          </w:rPr>
          <w:t>conocida broma de CSS</w:t>
        </w:r>
        <w:r w:rsidRPr="00233CB5">
          <w:t>) si su contenido es más grande que el tamaño que hemos definido:</w:t>
        </w:r>
      </w:ins>
    </w:p>
    <w:p w14:paraId="445E926E" w14:textId="36726705" w:rsidR="006C1EB3" w:rsidRDefault="00233CB5">
      <w:pPr>
        <w:jc w:val="center"/>
        <w:rPr>
          <w:ins w:id="383" w:author="Alfredo" w:date="2020-09-16T18:51:00Z"/>
        </w:rPr>
        <w:pPrChange w:id="384" w:author="Alfredo" w:date="2020-10-04T15:36:00Z">
          <w:pPr/>
        </w:pPrChange>
      </w:pPr>
      <w:ins w:id="385" w:author="Alfredo" w:date="2020-09-16T18:50:00Z">
        <w:r w:rsidRPr="00233CB5">
          <w:rPr>
            <w:noProof/>
            <w:lang w:eastAsia="es-MX"/>
          </w:rPr>
          <w:drawing>
            <wp:inline distT="0" distB="0" distL="0" distR="0" wp14:anchorId="348501CA" wp14:editId="71E9B159">
              <wp:extent cx="2363638" cy="1537200"/>
              <wp:effectExtent l="0" t="0" r="0" b="6350"/>
              <wp:docPr id="12" name="Imagen 12" descr="CSS is awes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CSS is awesome"/>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393731" cy="1556771"/>
                      </a:xfrm>
                      <a:prstGeom prst="rect">
                        <a:avLst/>
                      </a:prstGeom>
                      <a:noFill/>
                      <a:ln>
                        <a:noFill/>
                      </a:ln>
                    </pic:spPr>
                  </pic:pic>
                </a:graphicData>
              </a:graphic>
            </wp:inline>
          </w:drawing>
        </w:r>
      </w:ins>
    </w:p>
    <w:p w14:paraId="2D459380" w14:textId="60C44B40" w:rsidR="00233CB5" w:rsidRDefault="00233CB5">
      <w:pPr>
        <w:rPr>
          <w:ins w:id="386" w:author="Alfredo" w:date="2020-09-16T18:52:00Z"/>
        </w:rPr>
      </w:pPr>
      <w:ins w:id="387" w:author="Alfredo" w:date="2020-09-16T18:51:00Z">
        <w:r w:rsidRPr="00233CB5">
          <w:t xml:space="preserve">Otra forma de lidiar con esto, es utilizar las propiedades hermanas de </w:t>
        </w:r>
        <w:r w:rsidRPr="00233CB5">
          <w:rPr>
            <w:b/>
            <w:bCs/>
          </w:rPr>
          <w:t>width</w:t>
        </w:r>
        <w:r w:rsidRPr="00233CB5">
          <w:t xml:space="preserve">: min-width y max-width y las propiedades hermanas de </w:t>
        </w:r>
        <w:r w:rsidRPr="00233CB5">
          <w:rPr>
            <w:b/>
            <w:bCs/>
          </w:rPr>
          <w:t>height</w:t>
        </w:r>
        <w:r w:rsidRPr="00233CB5">
          <w:t>: min-height y max-height. Con estas propiedades, en lugar de establecer un tamaño fijo, establecemos unos máximos y unos mínimos, donde el ancho o alto podría variar entre esos valores.</w:t>
        </w:r>
      </w:ins>
    </w:p>
    <w:bookmarkStart w:id="388" w:name="_MON_1661787534"/>
    <w:bookmarkEnd w:id="388"/>
    <w:p w14:paraId="240F282C" w14:textId="77777777" w:rsidR="00233CB5" w:rsidRDefault="00233CB5">
      <w:pPr>
        <w:rPr>
          <w:ins w:id="389" w:author="Alfredo" w:date="2020-09-16T18:53:00Z"/>
        </w:rPr>
      </w:pPr>
      <w:ins w:id="390" w:author="Alfredo" w:date="2020-09-16T18:52:00Z">
        <w:r>
          <w:object w:dxaOrig="8838" w:dyaOrig="1710" w14:anchorId="75CE819C">
            <v:shape id="_x0000_i1041" type="#_x0000_t75" style="width:439.5pt;height:86.25pt" o:ole="">
              <v:imagedata r:id="rId48" o:title=""/>
            </v:shape>
            <o:OLEObject Type="Embed" ProgID="Word.OpenDocumentText.12" ShapeID="_x0000_i1041" DrawAspect="Content" ObjectID="_1664042550" r:id="rId49"/>
          </w:object>
        </w:r>
      </w:ins>
    </w:p>
    <w:p w14:paraId="584F1498" w14:textId="77777777" w:rsidR="006906C4" w:rsidRPr="006906C4" w:rsidRDefault="006906C4">
      <w:pPr>
        <w:rPr>
          <w:ins w:id="391" w:author="Alfredo" w:date="2020-09-16T18:53:00Z"/>
        </w:rPr>
      </w:pPr>
      <w:ins w:id="392" w:author="Alfredo" w:date="2020-09-16T18:53:00Z">
        <w:r w:rsidRPr="006906C4">
          <w:t>En este caso, por ejemplo, a pesar de estar indicando un tamaño de 800px, le aplicamos un max-width de 500px, por lo que estamos limitando el elemento a un tamaño de ancho de 500 píxeles como máximo y nunca superará ese tamaño.</w:t>
        </w:r>
      </w:ins>
    </w:p>
    <w:p w14:paraId="6CD5F1CB" w14:textId="77777777" w:rsidR="006906C4" w:rsidRPr="006906C4" w:rsidRDefault="006906C4">
      <w:pPr>
        <w:rPr>
          <w:ins w:id="393" w:author="Alfredo" w:date="2020-09-16T18:53:00Z"/>
        </w:rPr>
      </w:pPr>
      <w:ins w:id="394" w:author="Alfredo" w:date="2020-09-16T18:53:00Z">
        <w:r w:rsidRPr="006906C4">
          <w:t xml:space="preserve">Por un lado tenemos las propiedades de mínimos min-width y min-height, que por defecto tienen valor </w:t>
        </w:r>
        <w:r w:rsidRPr="006906C4">
          <w:rPr>
            <w:b/>
            <w:bCs/>
          </w:rPr>
          <w:t>0</w:t>
        </w:r>
        <w:r w:rsidRPr="006906C4">
          <w:t xml:space="preserve">, mientras que por otro lado, tenemos las propiedades de máximos max-width y max-height, que por defecto tienen valor </w:t>
        </w:r>
        <w:r w:rsidRPr="006906C4">
          <w:rPr>
            <w:b/>
            <w:bCs/>
          </w:rPr>
          <w:t>none</w:t>
        </w:r>
        <w:r w:rsidRPr="006906C4">
          <w:t>:</w:t>
        </w:r>
      </w:ins>
    </w:p>
    <w:tbl>
      <w:tblPr>
        <w:tblStyle w:val="Tabladecuadrcula4-nfasis3"/>
        <w:tblW w:w="8124" w:type="dxa"/>
        <w:jc w:val="center"/>
        <w:tblLook w:val="04A0" w:firstRow="1" w:lastRow="0" w:firstColumn="1" w:lastColumn="0" w:noHBand="0" w:noVBand="1"/>
      </w:tblPr>
      <w:tblGrid>
        <w:gridCol w:w="1467"/>
        <w:gridCol w:w="1421"/>
        <w:gridCol w:w="5236"/>
      </w:tblGrid>
      <w:tr w:rsidR="006906C4" w:rsidRPr="006906C4" w14:paraId="367F4790" w14:textId="77777777" w:rsidTr="006906C4">
        <w:trPr>
          <w:cnfStyle w:val="100000000000" w:firstRow="1" w:lastRow="0" w:firstColumn="0" w:lastColumn="0" w:oddVBand="0" w:evenVBand="0" w:oddHBand="0" w:evenHBand="0" w:firstRowFirstColumn="0" w:firstRowLastColumn="0" w:lastRowFirstColumn="0" w:lastRowLastColumn="0"/>
          <w:trHeight w:val="426"/>
          <w:jc w:val="center"/>
          <w:ins w:id="395" w:author="Alfredo" w:date="2020-09-16T18:54:00Z"/>
        </w:trPr>
        <w:tc>
          <w:tcPr>
            <w:cnfStyle w:val="001000000000" w:firstRow="0" w:lastRow="0" w:firstColumn="1" w:lastColumn="0" w:oddVBand="0" w:evenVBand="0" w:oddHBand="0" w:evenHBand="0" w:firstRowFirstColumn="0" w:firstRowLastColumn="0" w:lastRowFirstColumn="0" w:lastRowLastColumn="0"/>
            <w:tcW w:w="0" w:type="auto"/>
            <w:hideMark/>
          </w:tcPr>
          <w:p w14:paraId="2C6F63DF" w14:textId="77777777" w:rsidR="006906C4" w:rsidRPr="006906C4" w:rsidRDefault="006906C4">
            <w:pPr>
              <w:spacing w:after="160" w:line="259" w:lineRule="auto"/>
              <w:rPr>
                <w:ins w:id="396" w:author="Alfredo" w:date="2020-09-16T18:54:00Z"/>
              </w:rPr>
            </w:pPr>
            <w:ins w:id="397" w:author="Alfredo" w:date="2020-09-16T18:54:00Z">
              <w:r w:rsidRPr="006906C4">
                <w:lastRenderedPageBreak/>
                <w:t>Propiedad</w:t>
              </w:r>
            </w:ins>
          </w:p>
        </w:tc>
        <w:tc>
          <w:tcPr>
            <w:tcW w:w="0" w:type="auto"/>
            <w:hideMark/>
          </w:tcPr>
          <w:p w14:paraId="48572C6A" w14:textId="77777777" w:rsidR="006906C4" w:rsidRPr="006906C4" w:rsidRDefault="006906C4">
            <w:pPr>
              <w:spacing w:after="160" w:line="259" w:lineRule="auto"/>
              <w:cnfStyle w:val="100000000000" w:firstRow="1" w:lastRow="0" w:firstColumn="0" w:lastColumn="0" w:oddVBand="0" w:evenVBand="0" w:oddHBand="0" w:evenHBand="0" w:firstRowFirstColumn="0" w:firstRowLastColumn="0" w:lastRowFirstColumn="0" w:lastRowLastColumn="0"/>
              <w:rPr>
                <w:ins w:id="398" w:author="Alfredo" w:date="2020-09-16T18:54:00Z"/>
              </w:rPr>
            </w:pPr>
            <w:ins w:id="399" w:author="Alfredo" w:date="2020-09-16T18:54:00Z">
              <w:r w:rsidRPr="006906C4">
                <w:t>Valor</w:t>
              </w:r>
            </w:ins>
          </w:p>
        </w:tc>
        <w:tc>
          <w:tcPr>
            <w:tcW w:w="0" w:type="auto"/>
            <w:hideMark/>
          </w:tcPr>
          <w:p w14:paraId="534FC682" w14:textId="77777777" w:rsidR="006906C4" w:rsidRPr="006906C4" w:rsidRDefault="006906C4">
            <w:pPr>
              <w:spacing w:after="160" w:line="259" w:lineRule="auto"/>
              <w:cnfStyle w:val="100000000000" w:firstRow="1" w:lastRow="0" w:firstColumn="0" w:lastColumn="0" w:oddVBand="0" w:evenVBand="0" w:oddHBand="0" w:evenHBand="0" w:firstRowFirstColumn="0" w:firstRowLastColumn="0" w:lastRowFirstColumn="0" w:lastRowLastColumn="0"/>
              <w:rPr>
                <w:ins w:id="400" w:author="Alfredo" w:date="2020-09-16T18:54:00Z"/>
              </w:rPr>
            </w:pPr>
            <w:ins w:id="401" w:author="Alfredo" w:date="2020-09-16T18:54:00Z">
              <w:r w:rsidRPr="006906C4">
                <w:t>Significado</w:t>
              </w:r>
            </w:ins>
          </w:p>
        </w:tc>
      </w:tr>
      <w:tr w:rsidR="006906C4" w:rsidRPr="006906C4" w14:paraId="628860B7" w14:textId="77777777" w:rsidTr="006906C4">
        <w:trPr>
          <w:cnfStyle w:val="000000100000" w:firstRow="0" w:lastRow="0" w:firstColumn="0" w:lastColumn="0" w:oddVBand="0" w:evenVBand="0" w:oddHBand="1" w:evenHBand="0" w:firstRowFirstColumn="0" w:firstRowLastColumn="0" w:lastRowFirstColumn="0" w:lastRowLastColumn="0"/>
          <w:trHeight w:val="426"/>
          <w:jc w:val="center"/>
          <w:ins w:id="402" w:author="Alfredo" w:date="2020-09-16T18:54:00Z"/>
        </w:trPr>
        <w:tc>
          <w:tcPr>
            <w:cnfStyle w:val="001000000000" w:firstRow="0" w:lastRow="0" w:firstColumn="1" w:lastColumn="0" w:oddVBand="0" w:evenVBand="0" w:oddHBand="0" w:evenHBand="0" w:firstRowFirstColumn="0" w:firstRowLastColumn="0" w:lastRowFirstColumn="0" w:lastRowLastColumn="0"/>
            <w:tcW w:w="0" w:type="auto"/>
            <w:hideMark/>
          </w:tcPr>
          <w:p w14:paraId="4BE92D16" w14:textId="77777777" w:rsidR="006906C4" w:rsidRPr="006906C4" w:rsidRDefault="006906C4">
            <w:pPr>
              <w:spacing w:after="160" w:line="259" w:lineRule="auto"/>
              <w:rPr>
                <w:ins w:id="403" w:author="Alfredo" w:date="2020-09-16T18:54:00Z"/>
              </w:rPr>
            </w:pPr>
            <w:ins w:id="404" w:author="Alfredo" w:date="2020-09-16T18:54:00Z">
              <w:r w:rsidRPr="006906C4">
                <w:t>max-width</w:t>
              </w:r>
            </w:ins>
          </w:p>
        </w:tc>
        <w:tc>
          <w:tcPr>
            <w:tcW w:w="0" w:type="auto"/>
            <w:hideMark/>
          </w:tcPr>
          <w:p w14:paraId="4B7393A9" w14:textId="34F57EC8" w:rsidR="006906C4" w:rsidRPr="006906C4" w:rsidRDefault="006906C4">
            <w:pPr>
              <w:spacing w:after="160" w:line="259" w:lineRule="auto"/>
              <w:cnfStyle w:val="000000100000" w:firstRow="0" w:lastRow="0" w:firstColumn="0" w:lastColumn="0" w:oddVBand="0" w:evenVBand="0" w:oddHBand="1" w:evenHBand="0" w:firstRowFirstColumn="0" w:firstRowLastColumn="0" w:lastRowFirstColumn="0" w:lastRowLastColumn="0"/>
              <w:rPr>
                <w:ins w:id="405" w:author="Alfredo" w:date="2020-09-16T18:54:00Z"/>
              </w:rPr>
            </w:pPr>
            <w:ins w:id="406" w:author="Alfredo" w:date="2020-09-16T18:54:00Z">
              <w:r w:rsidRPr="006906C4">
                <w:rPr>
                  <w:b/>
                  <w:bCs/>
                </w:rPr>
                <w:t>none</w:t>
              </w:r>
              <w:r w:rsidRPr="006906C4">
                <w:t xml:space="preserve"> | </w:t>
              </w:r>
            </w:ins>
            <w:ins w:id="407" w:author="Alfredo" w:date="2020-09-16T18:55:00Z">
              <w:r>
                <w:t>size</w:t>
              </w:r>
            </w:ins>
          </w:p>
        </w:tc>
        <w:tc>
          <w:tcPr>
            <w:tcW w:w="0" w:type="auto"/>
            <w:hideMark/>
          </w:tcPr>
          <w:p w14:paraId="2BF49F1A" w14:textId="77777777" w:rsidR="006906C4" w:rsidRPr="006906C4" w:rsidRDefault="006906C4">
            <w:pPr>
              <w:spacing w:after="160" w:line="259" w:lineRule="auto"/>
              <w:cnfStyle w:val="000000100000" w:firstRow="0" w:lastRow="0" w:firstColumn="0" w:lastColumn="0" w:oddVBand="0" w:evenVBand="0" w:oddHBand="1" w:evenHBand="0" w:firstRowFirstColumn="0" w:firstRowLastColumn="0" w:lastRowFirstColumn="0" w:lastRowLastColumn="0"/>
              <w:rPr>
                <w:ins w:id="408" w:author="Alfredo" w:date="2020-09-16T18:54:00Z"/>
              </w:rPr>
            </w:pPr>
            <w:ins w:id="409" w:author="Alfredo" w:date="2020-09-16T18:54:00Z">
              <w:r w:rsidRPr="006906C4">
                <w:t>Ancho máximo que puede ocupar un elemento.</w:t>
              </w:r>
            </w:ins>
          </w:p>
        </w:tc>
      </w:tr>
      <w:tr w:rsidR="006906C4" w:rsidRPr="006906C4" w14:paraId="2A5925FD" w14:textId="77777777" w:rsidTr="006906C4">
        <w:trPr>
          <w:trHeight w:val="426"/>
          <w:jc w:val="center"/>
          <w:ins w:id="410" w:author="Alfredo" w:date="2020-09-16T18:54:00Z"/>
        </w:trPr>
        <w:tc>
          <w:tcPr>
            <w:cnfStyle w:val="001000000000" w:firstRow="0" w:lastRow="0" w:firstColumn="1" w:lastColumn="0" w:oddVBand="0" w:evenVBand="0" w:oddHBand="0" w:evenHBand="0" w:firstRowFirstColumn="0" w:firstRowLastColumn="0" w:lastRowFirstColumn="0" w:lastRowLastColumn="0"/>
            <w:tcW w:w="0" w:type="auto"/>
            <w:hideMark/>
          </w:tcPr>
          <w:p w14:paraId="24F33622" w14:textId="77777777" w:rsidR="006906C4" w:rsidRPr="006906C4" w:rsidRDefault="006906C4">
            <w:pPr>
              <w:spacing w:after="160" w:line="259" w:lineRule="auto"/>
              <w:rPr>
                <w:ins w:id="411" w:author="Alfredo" w:date="2020-09-16T18:54:00Z"/>
              </w:rPr>
            </w:pPr>
            <w:ins w:id="412" w:author="Alfredo" w:date="2020-09-16T18:54:00Z">
              <w:r w:rsidRPr="006906C4">
                <w:t>min-width</w:t>
              </w:r>
            </w:ins>
          </w:p>
        </w:tc>
        <w:tc>
          <w:tcPr>
            <w:tcW w:w="0" w:type="auto"/>
            <w:hideMark/>
          </w:tcPr>
          <w:p w14:paraId="21706E2D" w14:textId="490D9AE5" w:rsidR="006906C4" w:rsidRPr="006906C4" w:rsidRDefault="006906C4">
            <w:pPr>
              <w:spacing w:after="160" w:line="259" w:lineRule="auto"/>
              <w:cnfStyle w:val="000000000000" w:firstRow="0" w:lastRow="0" w:firstColumn="0" w:lastColumn="0" w:oddVBand="0" w:evenVBand="0" w:oddHBand="0" w:evenHBand="0" w:firstRowFirstColumn="0" w:firstRowLastColumn="0" w:lastRowFirstColumn="0" w:lastRowLastColumn="0"/>
              <w:rPr>
                <w:ins w:id="413" w:author="Alfredo" w:date="2020-09-16T18:54:00Z"/>
              </w:rPr>
            </w:pPr>
            <w:ins w:id="414" w:author="Alfredo" w:date="2020-09-16T18:54:00Z">
              <w:r w:rsidRPr="006906C4">
                <w:rPr>
                  <w:b/>
                  <w:bCs/>
                </w:rPr>
                <w:t>0</w:t>
              </w:r>
              <w:r w:rsidRPr="006906C4">
                <w:t xml:space="preserve"> | </w:t>
              </w:r>
            </w:ins>
            <w:ins w:id="415" w:author="Alfredo" w:date="2020-09-16T18:55:00Z">
              <w:r>
                <w:t>size</w:t>
              </w:r>
            </w:ins>
          </w:p>
        </w:tc>
        <w:tc>
          <w:tcPr>
            <w:tcW w:w="0" w:type="auto"/>
            <w:hideMark/>
          </w:tcPr>
          <w:p w14:paraId="713F742F" w14:textId="77777777" w:rsidR="006906C4" w:rsidRPr="006906C4" w:rsidRDefault="006906C4">
            <w:pPr>
              <w:spacing w:after="160" w:line="259" w:lineRule="auto"/>
              <w:cnfStyle w:val="000000000000" w:firstRow="0" w:lastRow="0" w:firstColumn="0" w:lastColumn="0" w:oddVBand="0" w:evenVBand="0" w:oddHBand="0" w:evenHBand="0" w:firstRowFirstColumn="0" w:firstRowLastColumn="0" w:lastRowFirstColumn="0" w:lastRowLastColumn="0"/>
              <w:rPr>
                <w:ins w:id="416" w:author="Alfredo" w:date="2020-09-16T18:54:00Z"/>
              </w:rPr>
            </w:pPr>
            <w:ins w:id="417" w:author="Alfredo" w:date="2020-09-16T18:54:00Z">
              <w:r w:rsidRPr="006906C4">
                <w:t>Ancho mínimo que puede ocupar un elemento.</w:t>
              </w:r>
            </w:ins>
          </w:p>
        </w:tc>
      </w:tr>
      <w:tr w:rsidR="006906C4" w:rsidRPr="006906C4" w14:paraId="16ED771D" w14:textId="77777777" w:rsidTr="006906C4">
        <w:trPr>
          <w:cnfStyle w:val="000000100000" w:firstRow="0" w:lastRow="0" w:firstColumn="0" w:lastColumn="0" w:oddVBand="0" w:evenVBand="0" w:oddHBand="1" w:evenHBand="0" w:firstRowFirstColumn="0" w:firstRowLastColumn="0" w:lastRowFirstColumn="0" w:lastRowLastColumn="0"/>
          <w:trHeight w:val="414"/>
          <w:jc w:val="center"/>
          <w:ins w:id="418" w:author="Alfredo" w:date="2020-09-16T18:54:00Z"/>
        </w:trPr>
        <w:tc>
          <w:tcPr>
            <w:cnfStyle w:val="001000000000" w:firstRow="0" w:lastRow="0" w:firstColumn="1" w:lastColumn="0" w:oddVBand="0" w:evenVBand="0" w:oddHBand="0" w:evenHBand="0" w:firstRowFirstColumn="0" w:firstRowLastColumn="0" w:lastRowFirstColumn="0" w:lastRowLastColumn="0"/>
            <w:tcW w:w="0" w:type="auto"/>
            <w:hideMark/>
          </w:tcPr>
          <w:p w14:paraId="39131894" w14:textId="77777777" w:rsidR="006906C4" w:rsidRPr="006906C4" w:rsidRDefault="006906C4">
            <w:pPr>
              <w:spacing w:after="160" w:line="259" w:lineRule="auto"/>
              <w:rPr>
                <w:ins w:id="419" w:author="Alfredo" w:date="2020-09-16T18:54:00Z"/>
              </w:rPr>
            </w:pPr>
            <w:ins w:id="420" w:author="Alfredo" w:date="2020-09-16T18:54:00Z">
              <w:r w:rsidRPr="006906C4">
                <w:t>max-height</w:t>
              </w:r>
            </w:ins>
          </w:p>
        </w:tc>
        <w:tc>
          <w:tcPr>
            <w:tcW w:w="0" w:type="auto"/>
            <w:hideMark/>
          </w:tcPr>
          <w:p w14:paraId="2CA2AC0D" w14:textId="29FC0DAC" w:rsidR="006906C4" w:rsidRPr="006906C4" w:rsidRDefault="006906C4">
            <w:pPr>
              <w:spacing w:after="160" w:line="259" w:lineRule="auto"/>
              <w:cnfStyle w:val="000000100000" w:firstRow="0" w:lastRow="0" w:firstColumn="0" w:lastColumn="0" w:oddVBand="0" w:evenVBand="0" w:oddHBand="1" w:evenHBand="0" w:firstRowFirstColumn="0" w:firstRowLastColumn="0" w:lastRowFirstColumn="0" w:lastRowLastColumn="0"/>
              <w:rPr>
                <w:ins w:id="421" w:author="Alfredo" w:date="2020-09-16T18:54:00Z"/>
              </w:rPr>
            </w:pPr>
            <w:ins w:id="422" w:author="Alfredo" w:date="2020-09-16T18:54:00Z">
              <w:r w:rsidRPr="006906C4">
                <w:rPr>
                  <w:b/>
                  <w:bCs/>
                </w:rPr>
                <w:t>none</w:t>
              </w:r>
              <w:r w:rsidRPr="006906C4">
                <w:t xml:space="preserve"> | </w:t>
              </w:r>
            </w:ins>
            <w:ins w:id="423" w:author="Alfredo" w:date="2020-09-16T18:55:00Z">
              <w:r>
                <w:t>size</w:t>
              </w:r>
            </w:ins>
          </w:p>
        </w:tc>
        <w:tc>
          <w:tcPr>
            <w:tcW w:w="0" w:type="auto"/>
            <w:hideMark/>
          </w:tcPr>
          <w:p w14:paraId="77AF30BB" w14:textId="77777777" w:rsidR="006906C4" w:rsidRPr="006906C4" w:rsidRDefault="006906C4">
            <w:pPr>
              <w:spacing w:after="160" w:line="259" w:lineRule="auto"/>
              <w:cnfStyle w:val="000000100000" w:firstRow="0" w:lastRow="0" w:firstColumn="0" w:lastColumn="0" w:oddVBand="0" w:evenVBand="0" w:oddHBand="1" w:evenHBand="0" w:firstRowFirstColumn="0" w:firstRowLastColumn="0" w:lastRowFirstColumn="0" w:lastRowLastColumn="0"/>
              <w:rPr>
                <w:ins w:id="424" w:author="Alfredo" w:date="2020-09-16T18:54:00Z"/>
              </w:rPr>
            </w:pPr>
            <w:ins w:id="425" w:author="Alfredo" w:date="2020-09-16T18:54:00Z">
              <w:r w:rsidRPr="006906C4">
                <w:t>Alto máximo que puede ocupar un elemento.</w:t>
              </w:r>
            </w:ins>
          </w:p>
        </w:tc>
      </w:tr>
      <w:tr w:rsidR="006906C4" w:rsidRPr="006906C4" w14:paraId="56C4C611" w14:textId="77777777" w:rsidTr="006906C4">
        <w:trPr>
          <w:trHeight w:val="426"/>
          <w:jc w:val="center"/>
          <w:ins w:id="426" w:author="Alfredo" w:date="2020-09-16T18:54:00Z"/>
        </w:trPr>
        <w:tc>
          <w:tcPr>
            <w:cnfStyle w:val="001000000000" w:firstRow="0" w:lastRow="0" w:firstColumn="1" w:lastColumn="0" w:oddVBand="0" w:evenVBand="0" w:oddHBand="0" w:evenHBand="0" w:firstRowFirstColumn="0" w:firstRowLastColumn="0" w:lastRowFirstColumn="0" w:lastRowLastColumn="0"/>
            <w:tcW w:w="0" w:type="auto"/>
            <w:hideMark/>
          </w:tcPr>
          <w:p w14:paraId="2EFF4CB5" w14:textId="77777777" w:rsidR="006906C4" w:rsidRPr="006906C4" w:rsidRDefault="006906C4">
            <w:pPr>
              <w:spacing w:after="160" w:line="259" w:lineRule="auto"/>
              <w:rPr>
                <w:ins w:id="427" w:author="Alfredo" w:date="2020-09-16T18:54:00Z"/>
              </w:rPr>
            </w:pPr>
            <w:ins w:id="428" w:author="Alfredo" w:date="2020-09-16T18:54:00Z">
              <w:r w:rsidRPr="006906C4">
                <w:t>min-height</w:t>
              </w:r>
            </w:ins>
          </w:p>
        </w:tc>
        <w:tc>
          <w:tcPr>
            <w:tcW w:w="0" w:type="auto"/>
            <w:hideMark/>
          </w:tcPr>
          <w:p w14:paraId="132E85F0" w14:textId="70CB7491" w:rsidR="006906C4" w:rsidRPr="006906C4" w:rsidRDefault="006906C4">
            <w:pPr>
              <w:spacing w:after="160" w:line="259" w:lineRule="auto"/>
              <w:cnfStyle w:val="000000000000" w:firstRow="0" w:lastRow="0" w:firstColumn="0" w:lastColumn="0" w:oddVBand="0" w:evenVBand="0" w:oddHBand="0" w:evenHBand="0" w:firstRowFirstColumn="0" w:firstRowLastColumn="0" w:lastRowFirstColumn="0" w:lastRowLastColumn="0"/>
              <w:rPr>
                <w:ins w:id="429" w:author="Alfredo" w:date="2020-09-16T18:54:00Z"/>
              </w:rPr>
            </w:pPr>
            <w:ins w:id="430" w:author="Alfredo" w:date="2020-09-16T18:54:00Z">
              <w:r w:rsidRPr="006906C4">
                <w:rPr>
                  <w:b/>
                  <w:bCs/>
                </w:rPr>
                <w:t>0</w:t>
              </w:r>
              <w:r w:rsidRPr="006906C4">
                <w:t xml:space="preserve"> | </w:t>
              </w:r>
            </w:ins>
            <w:ins w:id="431" w:author="Alfredo" w:date="2020-09-16T18:55:00Z">
              <w:r>
                <w:t>size</w:t>
              </w:r>
            </w:ins>
          </w:p>
        </w:tc>
        <w:tc>
          <w:tcPr>
            <w:tcW w:w="0" w:type="auto"/>
            <w:hideMark/>
          </w:tcPr>
          <w:p w14:paraId="7AD4F4EB" w14:textId="77777777" w:rsidR="006906C4" w:rsidRPr="006906C4" w:rsidRDefault="006906C4">
            <w:pPr>
              <w:spacing w:after="160" w:line="259" w:lineRule="auto"/>
              <w:cnfStyle w:val="000000000000" w:firstRow="0" w:lastRow="0" w:firstColumn="0" w:lastColumn="0" w:oddVBand="0" w:evenVBand="0" w:oddHBand="0" w:evenHBand="0" w:firstRowFirstColumn="0" w:firstRowLastColumn="0" w:lastRowFirstColumn="0" w:lastRowLastColumn="0"/>
              <w:rPr>
                <w:ins w:id="432" w:author="Alfredo" w:date="2020-09-16T18:54:00Z"/>
              </w:rPr>
            </w:pPr>
            <w:ins w:id="433" w:author="Alfredo" w:date="2020-09-16T18:54:00Z">
              <w:r w:rsidRPr="006906C4">
                <w:t>Alto mínimo que puede ocupar un elemento.</w:t>
              </w:r>
            </w:ins>
          </w:p>
        </w:tc>
      </w:tr>
    </w:tbl>
    <w:p w14:paraId="393EAA28" w14:textId="77777777" w:rsidR="006906C4" w:rsidRPr="00101CDC" w:rsidRDefault="006906C4">
      <w:pPr>
        <w:pStyle w:val="Ttulo3"/>
        <w:rPr>
          <w:ins w:id="434" w:author="Alfredo" w:date="2020-09-16T18:56:00Z"/>
        </w:rPr>
        <w:pPrChange w:id="435" w:author="Alfredo" w:date="2020-10-04T15:36:00Z">
          <w:pPr/>
        </w:pPrChange>
      </w:pPr>
      <w:ins w:id="436" w:author="Alfredo" w:date="2020-09-16T18:56:00Z">
        <w:r w:rsidRPr="00101CDC">
          <w:fldChar w:fldCharType="begin"/>
        </w:r>
        <w:r w:rsidRPr="00101CDC">
          <w:instrText xml:space="preserve"> HYPERLINK "https://lenguajecss.com/css/modelo-de-cajas/que-es/" \l "zonas-de-un-elemento" </w:instrText>
        </w:r>
        <w:r w:rsidRPr="00101CDC">
          <w:fldChar w:fldCharType="separate"/>
        </w:r>
        <w:r w:rsidRPr="00101CDC">
          <w:rPr>
            <w:rStyle w:val="Hipervnculo"/>
            <w:color w:val="0070C0"/>
            <w:u w:val="none"/>
          </w:rPr>
          <w:t>Zonas de un elemento</w:t>
        </w:r>
        <w:r w:rsidRPr="00101CDC">
          <w:fldChar w:fldCharType="end"/>
        </w:r>
      </w:ins>
    </w:p>
    <w:p w14:paraId="3412944D" w14:textId="77777777" w:rsidR="006906C4" w:rsidRPr="006906C4" w:rsidRDefault="006906C4">
      <w:pPr>
        <w:rPr>
          <w:ins w:id="437" w:author="Alfredo" w:date="2020-09-16T18:56:00Z"/>
        </w:rPr>
      </w:pPr>
      <w:ins w:id="438" w:author="Alfredo" w:date="2020-09-16T18:56:00Z">
        <w:r w:rsidRPr="006906C4">
          <w:t>Antes de continuar, es importante saber que en CSS existen ciertas palabras clave para hacer referencia a una zona u orientación concreta sobre un elemento. Son conceptos muy sencillos y prácticamente lógicos, por lo que no tendrás ningún problema en comprenderlos. Son los siguientes:</w:t>
        </w:r>
      </w:ins>
    </w:p>
    <w:p w14:paraId="47D02AA9" w14:textId="54DB7F03" w:rsidR="006906C4" w:rsidRDefault="006906C4">
      <w:pPr>
        <w:jc w:val="center"/>
        <w:rPr>
          <w:ins w:id="439" w:author="Alfredo" w:date="2020-09-16T18:57:00Z"/>
        </w:rPr>
        <w:pPrChange w:id="440" w:author="Alfredo" w:date="2020-10-04T15:36:00Z">
          <w:pPr/>
        </w:pPrChange>
      </w:pPr>
      <w:ins w:id="441" w:author="Alfredo" w:date="2020-09-16T18:56:00Z">
        <w:r w:rsidRPr="006906C4">
          <w:rPr>
            <w:noProof/>
            <w:lang w:eastAsia="es-MX"/>
          </w:rPr>
          <w:drawing>
            <wp:inline distT="0" distB="0" distL="0" distR="0" wp14:anchorId="1949A4A9" wp14:editId="251A4989">
              <wp:extent cx="3512042" cy="2216821"/>
              <wp:effectExtent l="0" t="0" r="0" b="0"/>
              <wp:docPr id="14" name="Imagen 14" descr="Zonas del modelo de cajas: left, right, top, bottom y 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Zonas del modelo de cajas: left, right, top, bottom y cente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522316" cy="2223306"/>
                      </a:xfrm>
                      <a:prstGeom prst="rect">
                        <a:avLst/>
                      </a:prstGeom>
                      <a:noFill/>
                      <a:ln>
                        <a:noFill/>
                      </a:ln>
                    </pic:spPr>
                  </pic:pic>
                </a:graphicData>
              </a:graphic>
            </wp:inline>
          </w:drawing>
        </w:r>
      </w:ins>
    </w:p>
    <w:p w14:paraId="333A4537" w14:textId="77777777" w:rsidR="006906C4" w:rsidRPr="006906C4" w:rsidRDefault="006906C4">
      <w:pPr>
        <w:pStyle w:val="Ttulo3"/>
        <w:rPr>
          <w:ins w:id="442" w:author="Alfredo" w:date="2020-09-16T18:57:00Z"/>
        </w:rPr>
        <w:pPrChange w:id="443" w:author="Alfredo" w:date="2020-10-04T15:36:00Z">
          <w:pPr/>
        </w:pPrChange>
      </w:pPr>
      <w:ins w:id="444" w:author="Alfredo" w:date="2020-09-16T18:57:00Z">
        <w:r w:rsidRPr="00101CDC">
          <w:fldChar w:fldCharType="begin"/>
        </w:r>
        <w:r w:rsidRPr="00101CDC">
          <w:instrText xml:space="preserve"> HYPERLINK "https://lenguajecss.com/css/modelo-de-cajas/que-es/" \l "desbordamiento" </w:instrText>
        </w:r>
        <w:r w:rsidRPr="00101CDC">
          <w:fldChar w:fldCharType="separate"/>
        </w:r>
        <w:r w:rsidRPr="00101CDC">
          <w:rPr>
            <w:rStyle w:val="Hipervnculo"/>
            <w:color w:val="0070C0"/>
            <w:u w:val="none"/>
          </w:rPr>
          <w:t>Desbordamiento</w:t>
        </w:r>
        <w:r w:rsidRPr="00101CDC">
          <w:fldChar w:fldCharType="end"/>
        </w:r>
      </w:ins>
    </w:p>
    <w:p w14:paraId="5D7E2B97" w14:textId="77777777" w:rsidR="006906C4" w:rsidRPr="006906C4" w:rsidRDefault="006906C4">
      <w:pPr>
        <w:rPr>
          <w:ins w:id="445" w:author="Alfredo" w:date="2020-09-16T18:57:00Z"/>
        </w:rPr>
      </w:pPr>
      <w:ins w:id="446" w:author="Alfredo" w:date="2020-09-16T18:57:00Z">
        <w:r w:rsidRPr="006906C4">
          <w:t>Volvamos a pensar en la situación de la imagen anterior: Damos un tamaño de ancho y alto a un elemento HTML, pero su contenido de texto es tan grande que no cabe dentro de ese elemento. ¿Qué ocurriría? Probablemente lo que vimos en la imagen: el contenido se desbordaría.</w:t>
        </w:r>
      </w:ins>
    </w:p>
    <w:p w14:paraId="4C5B2D2D" w14:textId="77777777" w:rsidR="006906C4" w:rsidRPr="006906C4" w:rsidRDefault="006906C4">
      <w:pPr>
        <w:rPr>
          <w:ins w:id="447" w:author="Alfredo" w:date="2020-09-16T18:57:00Z"/>
        </w:rPr>
      </w:pPr>
      <w:ins w:id="448" w:author="Alfredo" w:date="2020-09-16T18:57:00Z">
        <w:r w:rsidRPr="006906C4">
          <w:t>Podemos modificar ese comportamiento con la propiedad de CSS overflow, o con alguna de sus propiedades específicas overflow-x o overflow-y:</w:t>
        </w:r>
      </w:ins>
    </w:p>
    <w:tbl>
      <w:tblPr>
        <w:tblStyle w:val="Tabladecuadrcula4-nfasis3"/>
        <w:tblW w:w="0" w:type="auto"/>
        <w:jc w:val="center"/>
        <w:tblLook w:val="04A0" w:firstRow="1" w:lastRow="0" w:firstColumn="1" w:lastColumn="0" w:noHBand="0" w:noVBand="1"/>
        <w:tblPrChange w:id="449" w:author="Alfredo" w:date="2020-09-16T18:58:00Z">
          <w:tblPr>
            <w:tblW w:w="0" w:type="auto"/>
            <w:tblCellSpacing w:w="15" w:type="dxa"/>
            <w:tblCellMar>
              <w:top w:w="15" w:type="dxa"/>
              <w:left w:w="15" w:type="dxa"/>
              <w:bottom w:w="15" w:type="dxa"/>
              <w:right w:w="15" w:type="dxa"/>
            </w:tblCellMar>
            <w:tblLook w:val="04A0" w:firstRow="1" w:lastRow="0" w:firstColumn="1" w:lastColumn="0" w:noHBand="0" w:noVBand="1"/>
          </w:tblPr>
        </w:tblPrChange>
      </w:tblPr>
      <w:tblGrid>
        <w:gridCol w:w="1271"/>
        <w:gridCol w:w="2553"/>
        <w:gridCol w:w="5097"/>
        <w:tblGridChange w:id="450">
          <w:tblGrid>
            <w:gridCol w:w="1034"/>
            <w:gridCol w:w="2637"/>
            <w:gridCol w:w="5167"/>
          </w:tblGrid>
        </w:tblGridChange>
      </w:tblGrid>
      <w:tr w:rsidR="006906C4" w:rsidRPr="006906C4" w14:paraId="18A5A2F6" w14:textId="77777777" w:rsidTr="006906C4">
        <w:trPr>
          <w:cnfStyle w:val="100000000000" w:firstRow="1" w:lastRow="0" w:firstColumn="0" w:lastColumn="0" w:oddVBand="0" w:evenVBand="0" w:oddHBand="0" w:evenHBand="0" w:firstRowFirstColumn="0" w:firstRowLastColumn="0" w:lastRowFirstColumn="0" w:lastRowLastColumn="0"/>
          <w:jc w:val="center"/>
          <w:ins w:id="451" w:author="Alfredo" w:date="2020-09-16T18:57:00Z"/>
          <w:trPrChange w:id="452" w:author="Alfredo" w:date="2020-09-16T18:58:00Z">
            <w:trPr>
              <w:tblHeader/>
              <w:tblCellSpacing w:w="15" w:type="dxa"/>
            </w:trPr>
          </w:trPrChange>
        </w:trPr>
        <w:tc>
          <w:tcPr>
            <w:cnfStyle w:val="001000000000" w:firstRow="0" w:lastRow="0" w:firstColumn="1" w:lastColumn="0" w:oddVBand="0" w:evenVBand="0" w:oddHBand="0" w:evenHBand="0" w:firstRowFirstColumn="0" w:firstRowLastColumn="0" w:lastRowFirstColumn="0" w:lastRowLastColumn="0"/>
            <w:tcW w:w="1271" w:type="dxa"/>
            <w:hideMark/>
            <w:tcPrChange w:id="453" w:author="Alfredo" w:date="2020-09-16T18:58:00Z">
              <w:tcPr>
                <w:tcW w:w="0" w:type="auto"/>
                <w:vAlign w:val="center"/>
                <w:hideMark/>
              </w:tcPr>
            </w:tcPrChange>
          </w:tcPr>
          <w:p w14:paraId="60E0F1B6" w14:textId="77777777" w:rsidR="006906C4" w:rsidRPr="006906C4" w:rsidRDefault="006906C4">
            <w:pPr>
              <w:spacing w:after="160" w:line="259" w:lineRule="auto"/>
              <w:cnfStyle w:val="101000000000" w:firstRow="1" w:lastRow="0" w:firstColumn="1" w:lastColumn="0" w:oddVBand="0" w:evenVBand="0" w:oddHBand="0" w:evenHBand="0" w:firstRowFirstColumn="0" w:firstRowLastColumn="0" w:lastRowFirstColumn="0" w:lastRowLastColumn="0"/>
              <w:rPr>
                <w:ins w:id="454" w:author="Alfredo" w:date="2020-09-16T18:57:00Z"/>
              </w:rPr>
            </w:pPr>
            <w:ins w:id="455" w:author="Alfredo" w:date="2020-09-16T18:57:00Z">
              <w:r w:rsidRPr="006906C4">
                <w:t>Propiedad</w:t>
              </w:r>
            </w:ins>
          </w:p>
        </w:tc>
        <w:tc>
          <w:tcPr>
            <w:tcW w:w="2553" w:type="dxa"/>
            <w:hideMark/>
            <w:tcPrChange w:id="456" w:author="Alfredo" w:date="2020-09-16T18:58:00Z">
              <w:tcPr>
                <w:tcW w:w="0" w:type="auto"/>
                <w:vAlign w:val="center"/>
                <w:hideMark/>
              </w:tcPr>
            </w:tcPrChange>
          </w:tcPr>
          <w:p w14:paraId="30A5AF35" w14:textId="77777777" w:rsidR="006906C4" w:rsidRPr="006906C4" w:rsidRDefault="006906C4">
            <w:pPr>
              <w:spacing w:after="160" w:line="259" w:lineRule="auto"/>
              <w:cnfStyle w:val="100000000000" w:firstRow="1" w:lastRow="0" w:firstColumn="0" w:lastColumn="0" w:oddVBand="0" w:evenVBand="0" w:oddHBand="0" w:evenHBand="0" w:firstRowFirstColumn="0" w:firstRowLastColumn="0" w:lastRowFirstColumn="0" w:lastRowLastColumn="0"/>
              <w:rPr>
                <w:ins w:id="457" w:author="Alfredo" w:date="2020-09-16T18:57:00Z"/>
              </w:rPr>
            </w:pPr>
            <w:ins w:id="458" w:author="Alfredo" w:date="2020-09-16T18:57:00Z">
              <w:r w:rsidRPr="006906C4">
                <w:t>Valor</w:t>
              </w:r>
            </w:ins>
          </w:p>
        </w:tc>
        <w:tc>
          <w:tcPr>
            <w:tcW w:w="0" w:type="auto"/>
            <w:hideMark/>
            <w:tcPrChange w:id="459" w:author="Alfredo" w:date="2020-09-16T18:58:00Z">
              <w:tcPr>
                <w:tcW w:w="0" w:type="auto"/>
                <w:vAlign w:val="center"/>
                <w:hideMark/>
              </w:tcPr>
            </w:tcPrChange>
          </w:tcPr>
          <w:p w14:paraId="5F3F40CB" w14:textId="77777777" w:rsidR="006906C4" w:rsidRPr="006906C4" w:rsidRDefault="006906C4">
            <w:pPr>
              <w:spacing w:after="160" w:line="259" w:lineRule="auto"/>
              <w:cnfStyle w:val="100000000000" w:firstRow="1" w:lastRow="0" w:firstColumn="0" w:lastColumn="0" w:oddVBand="0" w:evenVBand="0" w:oddHBand="0" w:evenHBand="0" w:firstRowFirstColumn="0" w:firstRowLastColumn="0" w:lastRowFirstColumn="0" w:lastRowLastColumn="0"/>
              <w:rPr>
                <w:ins w:id="460" w:author="Alfredo" w:date="2020-09-16T18:57:00Z"/>
              </w:rPr>
            </w:pPr>
            <w:ins w:id="461" w:author="Alfredo" w:date="2020-09-16T18:57:00Z">
              <w:r w:rsidRPr="006906C4">
                <w:t>Significado</w:t>
              </w:r>
            </w:ins>
          </w:p>
        </w:tc>
      </w:tr>
      <w:tr w:rsidR="006906C4" w:rsidRPr="006906C4" w14:paraId="0C3F80CF" w14:textId="77777777" w:rsidTr="006906C4">
        <w:trPr>
          <w:cnfStyle w:val="000000100000" w:firstRow="0" w:lastRow="0" w:firstColumn="0" w:lastColumn="0" w:oddVBand="0" w:evenVBand="0" w:oddHBand="1" w:evenHBand="0" w:firstRowFirstColumn="0" w:firstRowLastColumn="0" w:lastRowFirstColumn="0" w:lastRowLastColumn="0"/>
          <w:jc w:val="center"/>
          <w:ins w:id="462" w:author="Alfredo" w:date="2020-09-16T18:57:00Z"/>
          <w:trPrChange w:id="463" w:author="Alfredo" w:date="2020-09-16T18:58:00Z">
            <w:trPr>
              <w:tblCellSpacing w:w="15" w:type="dxa"/>
            </w:trPr>
          </w:trPrChange>
        </w:trPr>
        <w:tc>
          <w:tcPr>
            <w:cnfStyle w:val="001000000000" w:firstRow="0" w:lastRow="0" w:firstColumn="1" w:lastColumn="0" w:oddVBand="0" w:evenVBand="0" w:oddHBand="0" w:evenHBand="0" w:firstRowFirstColumn="0" w:firstRowLastColumn="0" w:lastRowFirstColumn="0" w:lastRowLastColumn="0"/>
            <w:tcW w:w="1271" w:type="dxa"/>
            <w:hideMark/>
            <w:tcPrChange w:id="464" w:author="Alfredo" w:date="2020-09-16T18:58:00Z">
              <w:tcPr>
                <w:tcW w:w="0" w:type="auto"/>
                <w:vAlign w:val="center"/>
                <w:hideMark/>
              </w:tcPr>
            </w:tcPrChange>
          </w:tcPr>
          <w:p w14:paraId="25696A78" w14:textId="77777777" w:rsidR="006906C4" w:rsidRPr="006906C4" w:rsidRDefault="006906C4">
            <w:pPr>
              <w:spacing w:after="160" w:line="259" w:lineRule="auto"/>
              <w:cnfStyle w:val="001000100000" w:firstRow="0" w:lastRow="0" w:firstColumn="1" w:lastColumn="0" w:oddVBand="0" w:evenVBand="0" w:oddHBand="1" w:evenHBand="0" w:firstRowFirstColumn="0" w:firstRowLastColumn="0" w:lastRowFirstColumn="0" w:lastRowLastColumn="0"/>
              <w:rPr>
                <w:ins w:id="465" w:author="Alfredo" w:date="2020-09-16T18:57:00Z"/>
              </w:rPr>
            </w:pPr>
            <w:ins w:id="466" w:author="Alfredo" w:date="2020-09-16T18:57:00Z">
              <w:r w:rsidRPr="006906C4">
                <w:t>overflow</w:t>
              </w:r>
            </w:ins>
          </w:p>
        </w:tc>
        <w:tc>
          <w:tcPr>
            <w:tcW w:w="2553" w:type="dxa"/>
            <w:hideMark/>
            <w:tcPrChange w:id="467" w:author="Alfredo" w:date="2020-09-16T18:58:00Z">
              <w:tcPr>
                <w:tcW w:w="0" w:type="auto"/>
                <w:vAlign w:val="center"/>
                <w:hideMark/>
              </w:tcPr>
            </w:tcPrChange>
          </w:tcPr>
          <w:p w14:paraId="582652C9" w14:textId="77777777" w:rsidR="006906C4" w:rsidRPr="006906C4" w:rsidRDefault="006906C4">
            <w:pPr>
              <w:spacing w:after="160" w:line="259" w:lineRule="auto"/>
              <w:cnfStyle w:val="000000100000" w:firstRow="0" w:lastRow="0" w:firstColumn="0" w:lastColumn="0" w:oddVBand="0" w:evenVBand="0" w:oddHBand="1" w:evenHBand="0" w:firstRowFirstColumn="0" w:firstRowLastColumn="0" w:lastRowFirstColumn="0" w:lastRowLastColumn="0"/>
              <w:rPr>
                <w:ins w:id="468" w:author="Alfredo" w:date="2020-09-16T18:57:00Z"/>
              </w:rPr>
            </w:pPr>
            <w:ins w:id="469" w:author="Alfredo" w:date="2020-09-16T18:57:00Z">
              <w:r w:rsidRPr="006906C4">
                <w:rPr>
                  <w:b/>
                  <w:bCs/>
                </w:rPr>
                <w:t>visible</w:t>
              </w:r>
              <w:r w:rsidRPr="006906C4">
                <w:t xml:space="preserve"> | hidden | scroll | auto</w:t>
              </w:r>
            </w:ins>
          </w:p>
        </w:tc>
        <w:tc>
          <w:tcPr>
            <w:tcW w:w="0" w:type="auto"/>
            <w:hideMark/>
            <w:tcPrChange w:id="470" w:author="Alfredo" w:date="2020-09-16T18:58:00Z">
              <w:tcPr>
                <w:tcW w:w="0" w:type="auto"/>
                <w:vAlign w:val="center"/>
                <w:hideMark/>
              </w:tcPr>
            </w:tcPrChange>
          </w:tcPr>
          <w:p w14:paraId="5142D703" w14:textId="77777777" w:rsidR="006906C4" w:rsidRPr="006906C4" w:rsidRDefault="006906C4">
            <w:pPr>
              <w:spacing w:after="160" w:line="259" w:lineRule="auto"/>
              <w:cnfStyle w:val="000000100000" w:firstRow="0" w:lastRow="0" w:firstColumn="0" w:lastColumn="0" w:oddVBand="0" w:evenVBand="0" w:oddHBand="1" w:evenHBand="0" w:firstRowFirstColumn="0" w:firstRowLastColumn="0" w:lastRowFirstColumn="0" w:lastRowLastColumn="0"/>
              <w:rPr>
                <w:ins w:id="471" w:author="Alfredo" w:date="2020-09-16T18:57:00Z"/>
              </w:rPr>
            </w:pPr>
            <w:ins w:id="472" w:author="Alfredo" w:date="2020-09-16T18:57:00Z">
              <w:r w:rsidRPr="006906C4">
                <w:t>Establece el comportamiento de desbordamiento.</w:t>
              </w:r>
            </w:ins>
          </w:p>
        </w:tc>
      </w:tr>
      <w:tr w:rsidR="006906C4" w:rsidRPr="006906C4" w14:paraId="00431875" w14:textId="77777777" w:rsidTr="006906C4">
        <w:trPr>
          <w:jc w:val="center"/>
          <w:ins w:id="473" w:author="Alfredo" w:date="2020-09-16T18:57:00Z"/>
          <w:trPrChange w:id="474" w:author="Alfredo" w:date="2020-09-16T18:58:00Z">
            <w:trPr>
              <w:tblCellSpacing w:w="15" w:type="dxa"/>
            </w:trPr>
          </w:trPrChange>
        </w:trPr>
        <w:tc>
          <w:tcPr>
            <w:cnfStyle w:val="001000000000" w:firstRow="0" w:lastRow="0" w:firstColumn="1" w:lastColumn="0" w:oddVBand="0" w:evenVBand="0" w:oddHBand="0" w:evenHBand="0" w:firstRowFirstColumn="0" w:firstRowLastColumn="0" w:lastRowFirstColumn="0" w:lastRowLastColumn="0"/>
            <w:tcW w:w="1271" w:type="dxa"/>
            <w:hideMark/>
            <w:tcPrChange w:id="475" w:author="Alfredo" w:date="2020-09-16T18:58:00Z">
              <w:tcPr>
                <w:tcW w:w="0" w:type="auto"/>
                <w:vAlign w:val="center"/>
                <w:hideMark/>
              </w:tcPr>
            </w:tcPrChange>
          </w:tcPr>
          <w:p w14:paraId="7B3D3C31" w14:textId="77777777" w:rsidR="006906C4" w:rsidRPr="006906C4" w:rsidRDefault="006906C4">
            <w:pPr>
              <w:spacing w:after="160" w:line="259" w:lineRule="auto"/>
              <w:rPr>
                <w:ins w:id="476" w:author="Alfredo" w:date="2020-09-16T18:57:00Z"/>
              </w:rPr>
            </w:pPr>
            <w:ins w:id="477" w:author="Alfredo" w:date="2020-09-16T18:57:00Z">
              <w:r w:rsidRPr="006906C4">
                <w:t>overflow-x</w:t>
              </w:r>
            </w:ins>
          </w:p>
        </w:tc>
        <w:tc>
          <w:tcPr>
            <w:tcW w:w="2553" w:type="dxa"/>
            <w:hideMark/>
            <w:tcPrChange w:id="478" w:author="Alfredo" w:date="2020-09-16T18:58:00Z">
              <w:tcPr>
                <w:tcW w:w="0" w:type="auto"/>
                <w:vAlign w:val="center"/>
                <w:hideMark/>
              </w:tcPr>
            </w:tcPrChange>
          </w:tcPr>
          <w:p w14:paraId="773B3070" w14:textId="77777777" w:rsidR="006906C4" w:rsidRPr="006906C4" w:rsidRDefault="006906C4">
            <w:pPr>
              <w:spacing w:after="160" w:line="259" w:lineRule="auto"/>
              <w:cnfStyle w:val="000000000000" w:firstRow="0" w:lastRow="0" w:firstColumn="0" w:lastColumn="0" w:oddVBand="0" w:evenVBand="0" w:oddHBand="0" w:evenHBand="0" w:firstRowFirstColumn="0" w:firstRowLastColumn="0" w:lastRowFirstColumn="0" w:lastRowLastColumn="0"/>
              <w:rPr>
                <w:ins w:id="479" w:author="Alfredo" w:date="2020-09-16T18:57:00Z"/>
              </w:rPr>
            </w:pPr>
            <w:ins w:id="480" w:author="Alfredo" w:date="2020-09-16T18:57:00Z">
              <w:r w:rsidRPr="006906C4">
                <w:rPr>
                  <w:b/>
                  <w:bCs/>
                </w:rPr>
                <w:t>visible</w:t>
              </w:r>
              <w:r w:rsidRPr="006906C4">
                <w:t xml:space="preserve"> | hidden | scroll | auto</w:t>
              </w:r>
            </w:ins>
          </w:p>
        </w:tc>
        <w:tc>
          <w:tcPr>
            <w:tcW w:w="0" w:type="auto"/>
            <w:hideMark/>
            <w:tcPrChange w:id="481" w:author="Alfredo" w:date="2020-09-16T18:58:00Z">
              <w:tcPr>
                <w:tcW w:w="0" w:type="auto"/>
                <w:vAlign w:val="center"/>
                <w:hideMark/>
              </w:tcPr>
            </w:tcPrChange>
          </w:tcPr>
          <w:p w14:paraId="34BE36A5" w14:textId="77777777" w:rsidR="006906C4" w:rsidRPr="006906C4" w:rsidRDefault="006906C4">
            <w:pPr>
              <w:spacing w:after="160" w:line="259" w:lineRule="auto"/>
              <w:cnfStyle w:val="000000000000" w:firstRow="0" w:lastRow="0" w:firstColumn="0" w:lastColumn="0" w:oddVBand="0" w:evenVBand="0" w:oddHBand="0" w:evenHBand="0" w:firstRowFirstColumn="0" w:firstRowLastColumn="0" w:lastRowFirstColumn="0" w:lastRowLastColumn="0"/>
              <w:rPr>
                <w:ins w:id="482" w:author="Alfredo" w:date="2020-09-16T18:57:00Z"/>
              </w:rPr>
            </w:pPr>
            <w:ins w:id="483" w:author="Alfredo" w:date="2020-09-16T18:57:00Z">
              <w:r w:rsidRPr="006906C4">
                <w:t>Establece el desbordamiento sólo para el eje X (</w:t>
              </w:r>
              <w:r w:rsidRPr="006906C4">
                <w:rPr>
                  <w:i/>
                  <w:iCs/>
                </w:rPr>
                <w:t>horizontal</w:t>
              </w:r>
              <w:r w:rsidRPr="006906C4">
                <w:t>).</w:t>
              </w:r>
            </w:ins>
          </w:p>
        </w:tc>
      </w:tr>
      <w:tr w:rsidR="006906C4" w:rsidRPr="006906C4" w14:paraId="7F02F76D" w14:textId="77777777" w:rsidTr="006906C4">
        <w:trPr>
          <w:cnfStyle w:val="000000100000" w:firstRow="0" w:lastRow="0" w:firstColumn="0" w:lastColumn="0" w:oddVBand="0" w:evenVBand="0" w:oddHBand="1" w:evenHBand="0" w:firstRowFirstColumn="0" w:firstRowLastColumn="0" w:lastRowFirstColumn="0" w:lastRowLastColumn="0"/>
          <w:jc w:val="center"/>
          <w:ins w:id="484" w:author="Alfredo" w:date="2020-09-16T18:57:00Z"/>
          <w:trPrChange w:id="485" w:author="Alfredo" w:date="2020-09-16T18:58:00Z">
            <w:trPr>
              <w:tblCellSpacing w:w="15" w:type="dxa"/>
            </w:trPr>
          </w:trPrChange>
        </w:trPr>
        <w:tc>
          <w:tcPr>
            <w:cnfStyle w:val="001000000000" w:firstRow="0" w:lastRow="0" w:firstColumn="1" w:lastColumn="0" w:oddVBand="0" w:evenVBand="0" w:oddHBand="0" w:evenHBand="0" w:firstRowFirstColumn="0" w:firstRowLastColumn="0" w:lastRowFirstColumn="0" w:lastRowLastColumn="0"/>
            <w:tcW w:w="1271" w:type="dxa"/>
            <w:hideMark/>
            <w:tcPrChange w:id="486" w:author="Alfredo" w:date="2020-09-16T18:58:00Z">
              <w:tcPr>
                <w:tcW w:w="0" w:type="auto"/>
                <w:vAlign w:val="center"/>
                <w:hideMark/>
              </w:tcPr>
            </w:tcPrChange>
          </w:tcPr>
          <w:p w14:paraId="290E030B" w14:textId="77777777" w:rsidR="006906C4" w:rsidRPr="006906C4" w:rsidRDefault="006906C4">
            <w:pPr>
              <w:spacing w:after="160" w:line="259" w:lineRule="auto"/>
              <w:cnfStyle w:val="001000100000" w:firstRow="0" w:lastRow="0" w:firstColumn="1" w:lastColumn="0" w:oddVBand="0" w:evenVBand="0" w:oddHBand="1" w:evenHBand="0" w:firstRowFirstColumn="0" w:firstRowLastColumn="0" w:lastRowFirstColumn="0" w:lastRowLastColumn="0"/>
              <w:rPr>
                <w:ins w:id="487" w:author="Alfredo" w:date="2020-09-16T18:57:00Z"/>
              </w:rPr>
            </w:pPr>
            <w:ins w:id="488" w:author="Alfredo" w:date="2020-09-16T18:57:00Z">
              <w:r w:rsidRPr="006906C4">
                <w:lastRenderedPageBreak/>
                <w:t>overflow-y</w:t>
              </w:r>
            </w:ins>
          </w:p>
        </w:tc>
        <w:tc>
          <w:tcPr>
            <w:tcW w:w="2553" w:type="dxa"/>
            <w:hideMark/>
            <w:tcPrChange w:id="489" w:author="Alfredo" w:date="2020-09-16T18:58:00Z">
              <w:tcPr>
                <w:tcW w:w="0" w:type="auto"/>
                <w:vAlign w:val="center"/>
                <w:hideMark/>
              </w:tcPr>
            </w:tcPrChange>
          </w:tcPr>
          <w:p w14:paraId="19977BDD" w14:textId="77777777" w:rsidR="006906C4" w:rsidRPr="006906C4" w:rsidRDefault="006906C4">
            <w:pPr>
              <w:spacing w:after="160" w:line="259" w:lineRule="auto"/>
              <w:cnfStyle w:val="000000100000" w:firstRow="0" w:lastRow="0" w:firstColumn="0" w:lastColumn="0" w:oddVBand="0" w:evenVBand="0" w:oddHBand="1" w:evenHBand="0" w:firstRowFirstColumn="0" w:firstRowLastColumn="0" w:lastRowFirstColumn="0" w:lastRowLastColumn="0"/>
              <w:rPr>
                <w:ins w:id="490" w:author="Alfredo" w:date="2020-09-16T18:57:00Z"/>
              </w:rPr>
            </w:pPr>
            <w:ins w:id="491" w:author="Alfredo" w:date="2020-09-16T18:57:00Z">
              <w:r w:rsidRPr="006906C4">
                <w:rPr>
                  <w:b/>
                  <w:bCs/>
                </w:rPr>
                <w:t>visible</w:t>
              </w:r>
              <w:r w:rsidRPr="006906C4">
                <w:t xml:space="preserve"> | hidden | scroll | auto</w:t>
              </w:r>
            </w:ins>
          </w:p>
        </w:tc>
        <w:tc>
          <w:tcPr>
            <w:tcW w:w="0" w:type="auto"/>
            <w:hideMark/>
            <w:tcPrChange w:id="492" w:author="Alfredo" w:date="2020-09-16T18:58:00Z">
              <w:tcPr>
                <w:tcW w:w="0" w:type="auto"/>
                <w:vAlign w:val="center"/>
                <w:hideMark/>
              </w:tcPr>
            </w:tcPrChange>
          </w:tcPr>
          <w:p w14:paraId="63779E5B" w14:textId="77777777" w:rsidR="006906C4" w:rsidRPr="006906C4" w:rsidRDefault="006906C4">
            <w:pPr>
              <w:spacing w:after="160" w:line="259" w:lineRule="auto"/>
              <w:cnfStyle w:val="000000100000" w:firstRow="0" w:lastRow="0" w:firstColumn="0" w:lastColumn="0" w:oddVBand="0" w:evenVBand="0" w:oddHBand="1" w:evenHBand="0" w:firstRowFirstColumn="0" w:firstRowLastColumn="0" w:lastRowFirstColumn="0" w:lastRowLastColumn="0"/>
              <w:rPr>
                <w:ins w:id="493" w:author="Alfredo" w:date="2020-09-16T18:57:00Z"/>
              </w:rPr>
            </w:pPr>
            <w:ins w:id="494" w:author="Alfredo" w:date="2020-09-16T18:57:00Z">
              <w:r w:rsidRPr="006906C4">
                <w:t>Establece el desbordamiento sólo para el eje Y (</w:t>
              </w:r>
              <w:r w:rsidRPr="006906C4">
                <w:rPr>
                  <w:i/>
                  <w:iCs/>
                </w:rPr>
                <w:t>vertical</w:t>
              </w:r>
              <w:r w:rsidRPr="006906C4">
                <w:t>).</w:t>
              </w:r>
            </w:ins>
          </w:p>
        </w:tc>
      </w:tr>
    </w:tbl>
    <w:p w14:paraId="467E16CD" w14:textId="77777777" w:rsidR="006906C4" w:rsidRDefault="006906C4">
      <w:pPr>
        <w:rPr>
          <w:ins w:id="495" w:author="Alfredo" w:date="2020-09-16T18:58:00Z"/>
        </w:rPr>
      </w:pPr>
    </w:p>
    <w:p w14:paraId="2FDAFFCB" w14:textId="77777777" w:rsidR="006906C4" w:rsidRPr="006906C4" w:rsidRDefault="006906C4">
      <w:pPr>
        <w:rPr>
          <w:ins w:id="496" w:author="Alfredo" w:date="2020-09-16T18:57:00Z"/>
        </w:rPr>
      </w:pPr>
      <w:ins w:id="497" w:author="Alfredo" w:date="2020-09-16T18:57:00Z">
        <w:r w:rsidRPr="006906C4">
          <w:t xml:space="preserve">Dichas propiedades pueden tomar varios valores, donde </w:t>
        </w:r>
        <w:r w:rsidRPr="006906C4">
          <w:rPr>
            <w:b/>
            <w:bCs/>
          </w:rPr>
          <w:t>visible</w:t>
        </w:r>
        <w:r w:rsidRPr="006906C4">
          <w:t xml:space="preserve"> es el valor que tiene por defecto, que permite que haya desbordamiento. Otras opciones son las siguientes, donde </w:t>
        </w:r>
        <w:r w:rsidRPr="006906C4">
          <w:rPr>
            <w:b/>
            <w:bCs/>
          </w:rPr>
          <w:t>no se permite desbordamiento</w:t>
        </w:r>
        <w:r w:rsidRPr="006906C4">
          <w:t>:</w:t>
        </w:r>
      </w:ins>
    </w:p>
    <w:tbl>
      <w:tblPr>
        <w:tblStyle w:val="Tabladecuadrcula4-nfasis3"/>
        <w:tblW w:w="0" w:type="auto"/>
        <w:jc w:val="center"/>
        <w:tblLook w:val="04A0" w:firstRow="1" w:lastRow="0" w:firstColumn="1" w:lastColumn="0" w:noHBand="0" w:noVBand="1"/>
        <w:tblPrChange w:id="498" w:author="Alfredo" w:date="2020-09-16T18:59:00Z">
          <w:tblPr>
            <w:tblW w:w="0" w:type="auto"/>
            <w:tblCellSpacing w:w="15" w:type="dxa"/>
            <w:tblCellMar>
              <w:top w:w="15" w:type="dxa"/>
              <w:left w:w="15" w:type="dxa"/>
              <w:bottom w:w="15" w:type="dxa"/>
              <w:right w:w="15" w:type="dxa"/>
            </w:tblCellMar>
            <w:tblLook w:val="04A0" w:firstRow="1" w:lastRow="0" w:firstColumn="1" w:lastColumn="0" w:noHBand="0" w:noVBand="1"/>
          </w:tblPr>
        </w:tblPrChange>
      </w:tblPr>
      <w:tblGrid>
        <w:gridCol w:w="854"/>
        <w:gridCol w:w="6112"/>
        <w:gridCol w:w="1955"/>
        <w:tblGridChange w:id="499">
          <w:tblGrid>
            <w:gridCol w:w="698"/>
            <w:gridCol w:w="6272"/>
            <w:gridCol w:w="1814"/>
          </w:tblGrid>
        </w:tblGridChange>
      </w:tblGrid>
      <w:tr w:rsidR="006906C4" w:rsidRPr="006906C4" w14:paraId="2D76480B" w14:textId="77777777" w:rsidTr="006906C4">
        <w:trPr>
          <w:cnfStyle w:val="100000000000" w:firstRow="1" w:lastRow="0" w:firstColumn="0" w:lastColumn="0" w:oddVBand="0" w:evenVBand="0" w:oddHBand="0" w:evenHBand="0" w:firstRowFirstColumn="0" w:firstRowLastColumn="0" w:lastRowFirstColumn="0" w:lastRowLastColumn="0"/>
          <w:jc w:val="center"/>
          <w:ins w:id="500" w:author="Alfredo" w:date="2020-09-16T18:57:00Z"/>
          <w:trPrChange w:id="501" w:author="Alfredo" w:date="2020-09-16T18:59:00Z">
            <w:trPr>
              <w:tblHeader/>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502" w:author="Alfredo" w:date="2020-09-16T18:59:00Z">
              <w:tcPr>
                <w:tcW w:w="0" w:type="auto"/>
                <w:vAlign w:val="center"/>
                <w:hideMark/>
              </w:tcPr>
            </w:tcPrChange>
          </w:tcPr>
          <w:p w14:paraId="7F93D77F" w14:textId="77777777" w:rsidR="006906C4" w:rsidRPr="006906C4" w:rsidRDefault="006906C4">
            <w:pPr>
              <w:spacing w:after="160" w:line="259" w:lineRule="auto"/>
              <w:cnfStyle w:val="101000000000" w:firstRow="1" w:lastRow="0" w:firstColumn="1" w:lastColumn="0" w:oddVBand="0" w:evenVBand="0" w:oddHBand="0" w:evenHBand="0" w:firstRowFirstColumn="0" w:firstRowLastColumn="0" w:lastRowFirstColumn="0" w:lastRowLastColumn="0"/>
              <w:rPr>
                <w:ins w:id="503" w:author="Alfredo" w:date="2020-09-16T18:57:00Z"/>
              </w:rPr>
            </w:pPr>
            <w:ins w:id="504" w:author="Alfredo" w:date="2020-09-16T18:57:00Z">
              <w:r w:rsidRPr="006906C4">
                <w:t>Valor</w:t>
              </w:r>
            </w:ins>
          </w:p>
        </w:tc>
        <w:tc>
          <w:tcPr>
            <w:tcW w:w="0" w:type="auto"/>
            <w:hideMark/>
            <w:tcPrChange w:id="505" w:author="Alfredo" w:date="2020-09-16T18:59:00Z">
              <w:tcPr>
                <w:tcW w:w="0" w:type="auto"/>
                <w:vAlign w:val="center"/>
                <w:hideMark/>
              </w:tcPr>
            </w:tcPrChange>
          </w:tcPr>
          <w:p w14:paraId="65BF31A6" w14:textId="77777777" w:rsidR="006906C4" w:rsidRPr="006906C4" w:rsidRDefault="006906C4">
            <w:pPr>
              <w:spacing w:after="160" w:line="259" w:lineRule="auto"/>
              <w:cnfStyle w:val="100000000000" w:firstRow="1" w:lastRow="0" w:firstColumn="0" w:lastColumn="0" w:oddVBand="0" w:evenVBand="0" w:oddHBand="0" w:evenHBand="0" w:firstRowFirstColumn="0" w:firstRowLastColumn="0" w:lastRowFirstColumn="0" w:lastRowLastColumn="0"/>
              <w:rPr>
                <w:ins w:id="506" w:author="Alfredo" w:date="2020-09-16T18:57:00Z"/>
              </w:rPr>
            </w:pPr>
            <w:ins w:id="507" w:author="Alfredo" w:date="2020-09-16T18:57:00Z">
              <w:r w:rsidRPr="006906C4">
                <w:t>¿Qué ocurre si se desborda el contenedor?</w:t>
              </w:r>
            </w:ins>
          </w:p>
        </w:tc>
        <w:tc>
          <w:tcPr>
            <w:tcW w:w="0" w:type="auto"/>
            <w:hideMark/>
            <w:tcPrChange w:id="508" w:author="Alfredo" w:date="2020-09-16T18:59:00Z">
              <w:tcPr>
                <w:tcW w:w="0" w:type="auto"/>
                <w:vAlign w:val="center"/>
                <w:hideMark/>
              </w:tcPr>
            </w:tcPrChange>
          </w:tcPr>
          <w:p w14:paraId="72E099B9" w14:textId="77777777" w:rsidR="006906C4" w:rsidRPr="006906C4" w:rsidRDefault="006906C4">
            <w:pPr>
              <w:spacing w:after="160" w:line="259" w:lineRule="auto"/>
              <w:cnfStyle w:val="100000000000" w:firstRow="1" w:lastRow="0" w:firstColumn="0" w:lastColumn="0" w:oddVBand="0" w:evenVBand="0" w:oddHBand="0" w:evenHBand="0" w:firstRowFirstColumn="0" w:firstRowLastColumn="0" w:lastRowFirstColumn="0" w:lastRowLastColumn="0"/>
              <w:rPr>
                <w:ins w:id="509" w:author="Alfredo" w:date="2020-09-16T18:57:00Z"/>
              </w:rPr>
            </w:pPr>
            <w:ins w:id="510" w:author="Alfredo" w:date="2020-09-16T18:57:00Z">
              <w:r w:rsidRPr="006906C4">
                <w:t>¿Desbordamiento?</w:t>
              </w:r>
            </w:ins>
          </w:p>
        </w:tc>
      </w:tr>
      <w:tr w:rsidR="006906C4" w:rsidRPr="006906C4" w14:paraId="0447AF77" w14:textId="77777777" w:rsidTr="006906C4">
        <w:trPr>
          <w:cnfStyle w:val="000000100000" w:firstRow="0" w:lastRow="0" w:firstColumn="0" w:lastColumn="0" w:oddVBand="0" w:evenVBand="0" w:oddHBand="1" w:evenHBand="0" w:firstRowFirstColumn="0" w:firstRowLastColumn="0" w:lastRowFirstColumn="0" w:lastRowLastColumn="0"/>
          <w:jc w:val="center"/>
          <w:ins w:id="511" w:author="Alfredo" w:date="2020-09-16T18:57:00Z"/>
          <w:trPrChange w:id="512" w:author="Alfredo" w:date="2020-09-16T18:59:00Z">
            <w:trPr>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513" w:author="Alfredo" w:date="2020-09-16T18:59:00Z">
              <w:tcPr>
                <w:tcW w:w="0" w:type="auto"/>
                <w:vAlign w:val="center"/>
                <w:hideMark/>
              </w:tcPr>
            </w:tcPrChange>
          </w:tcPr>
          <w:p w14:paraId="2DB68EF6" w14:textId="77777777" w:rsidR="006906C4" w:rsidRPr="006906C4" w:rsidRDefault="006906C4">
            <w:pPr>
              <w:spacing w:after="160" w:line="259" w:lineRule="auto"/>
              <w:cnfStyle w:val="001000100000" w:firstRow="0" w:lastRow="0" w:firstColumn="1" w:lastColumn="0" w:oddVBand="0" w:evenVBand="0" w:oddHBand="1" w:evenHBand="0" w:firstRowFirstColumn="0" w:firstRowLastColumn="0" w:lastRowFirstColumn="0" w:lastRowLastColumn="0"/>
              <w:rPr>
                <w:ins w:id="514" w:author="Alfredo" w:date="2020-09-16T18:57:00Z"/>
              </w:rPr>
            </w:pPr>
            <w:ins w:id="515" w:author="Alfredo" w:date="2020-09-16T18:57:00Z">
              <w:r w:rsidRPr="006906C4">
                <w:t>visible</w:t>
              </w:r>
            </w:ins>
          </w:p>
        </w:tc>
        <w:tc>
          <w:tcPr>
            <w:tcW w:w="0" w:type="auto"/>
            <w:hideMark/>
            <w:tcPrChange w:id="516" w:author="Alfredo" w:date="2020-09-16T18:59:00Z">
              <w:tcPr>
                <w:tcW w:w="0" w:type="auto"/>
                <w:vAlign w:val="center"/>
                <w:hideMark/>
              </w:tcPr>
            </w:tcPrChange>
          </w:tcPr>
          <w:p w14:paraId="4F973959" w14:textId="77777777" w:rsidR="006906C4" w:rsidRPr="006906C4" w:rsidRDefault="006906C4">
            <w:pPr>
              <w:spacing w:after="160" w:line="259" w:lineRule="auto"/>
              <w:cnfStyle w:val="000000100000" w:firstRow="0" w:lastRow="0" w:firstColumn="0" w:lastColumn="0" w:oddVBand="0" w:evenVBand="0" w:oddHBand="1" w:evenHBand="0" w:firstRowFirstColumn="0" w:firstRowLastColumn="0" w:lastRowFirstColumn="0" w:lastRowLastColumn="0"/>
              <w:rPr>
                <w:ins w:id="517" w:author="Alfredo" w:date="2020-09-16T18:57:00Z"/>
              </w:rPr>
            </w:pPr>
            <w:ins w:id="518" w:author="Alfredo" w:date="2020-09-16T18:57:00Z">
              <w:r w:rsidRPr="006906C4">
                <w:t>Se muestra el contenido que sobresale (</w:t>
              </w:r>
              <w:r w:rsidRPr="006906C4">
                <w:rPr>
                  <w:i/>
                  <w:iCs/>
                </w:rPr>
                <w:t>comportamiento por defecto</w:t>
              </w:r>
              <w:r w:rsidRPr="006906C4">
                <w:t>)</w:t>
              </w:r>
            </w:ins>
          </w:p>
        </w:tc>
        <w:tc>
          <w:tcPr>
            <w:tcW w:w="0" w:type="auto"/>
            <w:hideMark/>
            <w:tcPrChange w:id="519" w:author="Alfredo" w:date="2020-09-16T18:59:00Z">
              <w:tcPr>
                <w:tcW w:w="0" w:type="auto"/>
                <w:vAlign w:val="center"/>
                <w:hideMark/>
              </w:tcPr>
            </w:tcPrChange>
          </w:tcPr>
          <w:p w14:paraId="777FFE32" w14:textId="77777777" w:rsidR="006906C4" w:rsidRPr="006906C4" w:rsidRDefault="006906C4">
            <w:pPr>
              <w:spacing w:after="160" w:line="259" w:lineRule="auto"/>
              <w:cnfStyle w:val="000000100000" w:firstRow="0" w:lastRow="0" w:firstColumn="0" w:lastColumn="0" w:oddVBand="0" w:evenVBand="0" w:oddHBand="1" w:evenHBand="0" w:firstRowFirstColumn="0" w:firstRowLastColumn="0" w:lastRowFirstColumn="0" w:lastRowLastColumn="0"/>
              <w:rPr>
                <w:ins w:id="520" w:author="Alfredo" w:date="2020-09-16T18:57:00Z"/>
              </w:rPr>
            </w:pPr>
            <w:ins w:id="521" w:author="Alfredo" w:date="2020-09-16T18:57:00Z">
              <w:r w:rsidRPr="006906C4">
                <w:t>Sí</w:t>
              </w:r>
            </w:ins>
          </w:p>
        </w:tc>
      </w:tr>
      <w:tr w:rsidR="006906C4" w:rsidRPr="006906C4" w14:paraId="5062B97D" w14:textId="77777777" w:rsidTr="006906C4">
        <w:trPr>
          <w:jc w:val="center"/>
          <w:ins w:id="522" w:author="Alfredo" w:date="2020-09-16T18:57:00Z"/>
          <w:trPrChange w:id="523" w:author="Alfredo" w:date="2020-09-16T18:59:00Z">
            <w:trPr>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524" w:author="Alfredo" w:date="2020-09-16T18:59:00Z">
              <w:tcPr>
                <w:tcW w:w="0" w:type="auto"/>
                <w:vAlign w:val="center"/>
                <w:hideMark/>
              </w:tcPr>
            </w:tcPrChange>
          </w:tcPr>
          <w:p w14:paraId="4D231FE7" w14:textId="77777777" w:rsidR="006906C4" w:rsidRPr="006906C4" w:rsidRDefault="006906C4">
            <w:pPr>
              <w:spacing w:after="160" w:line="259" w:lineRule="auto"/>
              <w:rPr>
                <w:ins w:id="525" w:author="Alfredo" w:date="2020-09-16T18:57:00Z"/>
              </w:rPr>
            </w:pPr>
            <w:ins w:id="526" w:author="Alfredo" w:date="2020-09-16T18:57:00Z">
              <w:r w:rsidRPr="006906C4">
                <w:t>hidden</w:t>
              </w:r>
            </w:ins>
          </w:p>
        </w:tc>
        <w:tc>
          <w:tcPr>
            <w:tcW w:w="0" w:type="auto"/>
            <w:hideMark/>
            <w:tcPrChange w:id="527" w:author="Alfredo" w:date="2020-09-16T18:59:00Z">
              <w:tcPr>
                <w:tcW w:w="0" w:type="auto"/>
                <w:vAlign w:val="center"/>
                <w:hideMark/>
              </w:tcPr>
            </w:tcPrChange>
          </w:tcPr>
          <w:p w14:paraId="578BB92F" w14:textId="77777777" w:rsidR="006906C4" w:rsidRPr="006906C4" w:rsidRDefault="006906C4">
            <w:pPr>
              <w:spacing w:after="160" w:line="259" w:lineRule="auto"/>
              <w:cnfStyle w:val="000000000000" w:firstRow="0" w:lastRow="0" w:firstColumn="0" w:lastColumn="0" w:oddVBand="0" w:evenVBand="0" w:oddHBand="0" w:evenHBand="0" w:firstRowFirstColumn="0" w:firstRowLastColumn="0" w:lastRowFirstColumn="0" w:lastRowLastColumn="0"/>
              <w:rPr>
                <w:ins w:id="528" w:author="Alfredo" w:date="2020-09-16T18:57:00Z"/>
              </w:rPr>
            </w:pPr>
            <w:ins w:id="529" w:author="Alfredo" w:date="2020-09-16T18:57:00Z">
              <w:r w:rsidRPr="006906C4">
                <w:t>Se oculta el contenido que sobresale.</w:t>
              </w:r>
            </w:ins>
          </w:p>
        </w:tc>
        <w:tc>
          <w:tcPr>
            <w:tcW w:w="0" w:type="auto"/>
            <w:hideMark/>
            <w:tcPrChange w:id="530" w:author="Alfredo" w:date="2020-09-16T18:59:00Z">
              <w:tcPr>
                <w:tcW w:w="0" w:type="auto"/>
                <w:vAlign w:val="center"/>
                <w:hideMark/>
              </w:tcPr>
            </w:tcPrChange>
          </w:tcPr>
          <w:p w14:paraId="264C18DE" w14:textId="77777777" w:rsidR="006906C4" w:rsidRPr="006906C4" w:rsidRDefault="006906C4">
            <w:pPr>
              <w:spacing w:after="160" w:line="259" w:lineRule="auto"/>
              <w:cnfStyle w:val="000000000000" w:firstRow="0" w:lastRow="0" w:firstColumn="0" w:lastColumn="0" w:oddVBand="0" w:evenVBand="0" w:oddHBand="0" w:evenHBand="0" w:firstRowFirstColumn="0" w:firstRowLastColumn="0" w:lastRowFirstColumn="0" w:lastRowLastColumn="0"/>
              <w:rPr>
                <w:ins w:id="531" w:author="Alfredo" w:date="2020-09-16T18:57:00Z"/>
              </w:rPr>
            </w:pPr>
            <w:ins w:id="532" w:author="Alfredo" w:date="2020-09-16T18:57:00Z">
              <w:r w:rsidRPr="006906C4">
                <w:t>No</w:t>
              </w:r>
            </w:ins>
          </w:p>
        </w:tc>
      </w:tr>
      <w:tr w:rsidR="006906C4" w:rsidRPr="006906C4" w14:paraId="4651E1B0" w14:textId="77777777" w:rsidTr="006906C4">
        <w:trPr>
          <w:cnfStyle w:val="000000100000" w:firstRow="0" w:lastRow="0" w:firstColumn="0" w:lastColumn="0" w:oddVBand="0" w:evenVBand="0" w:oddHBand="1" w:evenHBand="0" w:firstRowFirstColumn="0" w:firstRowLastColumn="0" w:lastRowFirstColumn="0" w:lastRowLastColumn="0"/>
          <w:jc w:val="center"/>
          <w:ins w:id="533" w:author="Alfredo" w:date="2020-09-16T18:57:00Z"/>
          <w:trPrChange w:id="534" w:author="Alfredo" w:date="2020-09-16T18:59:00Z">
            <w:trPr>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535" w:author="Alfredo" w:date="2020-09-16T18:59:00Z">
              <w:tcPr>
                <w:tcW w:w="0" w:type="auto"/>
                <w:vAlign w:val="center"/>
                <w:hideMark/>
              </w:tcPr>
            </w:tcPrChange>
          </w:tcPr>
          <w:p w14:paraId="7672DD21" w14:textId="77777777" w:rsidR="006906C4" w:rsidRPr="006906C4" w:rsidRDefault="006906C4">
            <w:pPr>
              <w:spacing w:after="160" w:line="259" w:lineRule="auto"/>
              <w:cnfStyle w:val="001000100000" w:firstRow="0" w:lastRow="0" w:firstColumn="1" w:lastColumn="0" w:oddVBand="0" w:evenVBand="0" w:oddHBand="1" w:evenHBand="0" w:firstRowFirstColumn="0" w:firstRowLastColumn="0" w:lastRowFirstColumn="0" w:lastRowLastColumn="0"/>
              <w:rPr>
                <w:ins w:id="536" w:author="Alfredo" w:date="2020-09-16T18:57:00Z"/>
              </w:rPr>
            </w:pPr>
            <w:ins w:id="537" w:author="Alfredo" w:date="2020-09-16T18:57:00Z">
              <w:r w:rsidRPr="006906C4">
                <w:t>scroll</w:t>
              </w:r>
            </w:ins>
          </w:p>
        </w:tc>
        <w:tc>
          <w:tcPr>
            <w:tcW w:w="0" w:type="auto"/>
            <w:hideMark/>
            <w:tcPrChange w:id="538" w:author="Alfredo" w:date="2020-09-16T18:59:00Z">
              <w:tcPr>
                <w:tcW w:w="0" w:type="auto"/>
                <w:vAlign w:val="center"/>
                <w:hideMark/>
              </w:tcPr>
            </w:tcPrChange>
          </w:tcPr>
          <w:p w14:paraId="2F9A2A55" w14:textId="77777777" w:rsidR="006906C4" w:rsidRPr="006906C4" w:rsidRDefault="006906C4">
            <w:pPr>
              <w:spacing w:after="160" w:line="259" w:lineRule="auto"/>
              <w:cnfStyle w:val="000000100000" w:firstRow="0" w:lastRow="0" w:firstColumn="0" w:lastColumn="0" w:oddVBand="0" w:evenVBand="0" w:oddHBand="1" w:evenHBand="0" w:firstRowFirstColumn="0" w:firstRowLastColumn="0" w:lastRowFirstColumn="0" w:lastRowLastColumn="0"/>
              <w:rPr>
                <w:ins w:id="539" w:author="Alfredo" w:date="2020-09-16T18:57:00Z"/>
              </w:rPr>
            </w:pPr>
            <w:ins w:id="540" w:author="Alfredo" w:date="2020-09-16T18:57:00Z">
              <w:r w:rsidRPr="006906C4">
                <w:t>Se colocan barras de desplazamiento (horizontales y verticales).</w:t>
              </w:r>
            </w:ins>
          </w:p>
        </w:tc>
        <w:tc>
          <w:tcPr>
            <w:tcW w:w="0" w:type="auto"/>
            <w:hideMark/>
            <w:tcPrChange w:id="541" w:author="Alfredo" w:date="2020-09-16T18:59:00Z">
              <w:tcPr>
                <w:tcW w:w="0" w:type="auto"/>
                <w:vAlign w:val="center"/>
                <w:hideMark/>
              </w:tcPr>
            </w:tcPrChange>
          </w:tcPr>
          <w:p w14:paraId="4856D5B8" w14:textId="77777777" w:rsidR="006906C4" w:rsidRPr="006906C4" w:rsidRDefault="006906C4">
            <w:pPr>
              <w:spacing w:after="160" w:line="259" w:lineRule="auto"/>
              <w:cnfStyle w:val="000000100000" w:firstRow="0" w:lastRow="0" w:firstColumn="0" w:lastColumn="0" w:oddVBand="0" w:evenVBand="0" w:oddHBand="1" w:evenHBand="0" w:firstRowFirstColumn="0" w:firstRowLastColumn="0" w:lastRowFirstColumn="0" w:lastRowLastColumn="0"/>
              <w:rPr>
                <w:ins w:id="542" w:author="Alfredo" w:date="2020-09-16T18:57:00Z"/>
              </w:rPr>
            </w:pPr>
            <w:ins w:id="543" w:author="Alfredo" w:date="2020-09-16T18:57:00Z">
              <w:r w:rsidRPr="006906C4">
                <w:t>No</w:t>
              </w:r>
            </w:ins>
          </w:p>
        </w:tc>
      </w:tr>
      <w:tr w:rsidR="006906C4" w:rsidRPr="006906C4" w14:paraId="51FF4317" w14:textId="77777777" w:rsidTr="006906C4">
        <w:trPr>
          <w:jc w:val="center"/>
          <w:ins w:id="544" w:author="Alfredo" w:date="2020-09-16T18:57:00Z"/>
          <w:trPrChange w:id="545" w:author="Alfredo" w:date="2020-09-16T18:59:00Z">
            <w:trPr>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546" w:author="Alfredo" w:date="2020-09-16T18:59:00Z">
              <w:tcPr>
                <w:tcW w:w="0" w:type="auto"/>
                <w:vAlign w:val="center"/>
                <w:hideMark/>
              </w:tcPr>
            </w:tcPrChange>
          </w:tcPr>
          <w:p w14:paraId="4E4C01B7" w14:textId="77777777" w:rsidR="006906C4" w:rsidRPr="006906C4" w:rsidRDefault="006906C4">
            <w:pPr>
              <w:spacing w:after="160" w:line="259" w:lineRule="auto"/>
              <w:rPr>
                <w:ins w:id="547" w:author="Alfredo" w:date="2020-09-16T18:57:00Z"/>
              </w:rPr>
            </w:pPr>
            <w:ins w:id="548" w:author="Alfredo" w:date="2020-09-16T18:57:00Z">
              <w:r w:rsidRPr="006906C4">
                <w:t>auto</w:t>
              </w:r>
            </w:ins>
          </w:p>
        </w:tc>
        <w:tc>
          <w:tcPr>
            <w:tcW w:w="0" w:type="auto"/>
            <w:hideMark/>
            <w:tcPrChange w:id="549" w:author="Alfredo" w:date="2020-09-16T18:59:00Z">
              <w:tcPr>
                <w:tcW w:w="0" w:type="auto"/>
                <w:vAlign w:val="center"/>
                <w:hideMark/>
              </w:tcPr>
            </w:tcPrChange>
          </w:tcPr>
          <w:p w14:paraId="54EAAF15" w14:textId="77777777" w:rsidR="006906C4" w:rsidRPr="006906C4" w:rsidRDefault="006906C4">
            <w:pPr>
              <w:spacing w:after="160" w:line="259" w:lineRule="auto"/>
              <w:cnfStyle w:val="000000000000" w:firstRow="0" w:lastRow="0" w:firstColumn="0" w:lastColumn="0" w:oddVBand="0" w:evenVBand="0" w:oddHBand="0" w:evenHBand="0" w:firstRowFirstColumn="0" w:firstRowLastColumn="0" w:lastRowFirstColumn="0" w:lastRowLastColumn="0"/>
              <w:rPr>
                <w:ins w:id="550" w:author="Alfredo" w:date="2020-09-16T18:57:00Z"/>
              </w:rPr>
            </w:pPr>
            <w:ins w:id="551" w:author="Alfredo" w:date="2020-09-16T18:57:00Z">
              <w:r w:rsidRPr="006906C4">
                <w:t>Se colocan barras de desplazamiento (sólo las necesarias).</w:t>
              </w:r>
            </w:ins>
          </w:p>
        </w:tc>
        <w:tc>
          <w:tcPr>
            <w:tcW w:w="0" w:type="auto"/>
            <w:hideMark/>
            <w:tcPrChange w:id="552" w:author="Alfredo" w:date="2020-09-16T18:59:00Z">
              <w:tcPr>
                <w:tcW w:w="0" w:type="auto"/>
                <w:vAlign w:val="center"/>
                <w:hideMark/>
              </w:tcPr>
            </w:tcPrChange>
          </w:tcPr>
          <w:p w14:paraId="4A4B9E28" w14:textId="77777777" w:rsidR="006906C4" w:rsidRPr="006906C4" w:rsidRDefault="006906C4">
            <w:pPr>
              <w:spacing w:after="160" w:line="259" w:lineRule="auto"/>
              <w:cnfStyle w:val="000000000000" w:firstRow="0" w:lastRow="0" w:firstColumn="0" w:lastColumn="0" w:oddVBand="0" w:evenVBand="0" w:oddHBand="0" w:evenHBand="0" w:firstRowFirstColumn="0" w:firstRowLastColumn="0" w:lastRowFirstColumn="0" w:lastRowLastColumn="0"/>
              <w:rPr>
                <w:ins w:id="553" w:author="Alfredo" w:date="2020-09-16T18:57:00Z"/>
              </w:rPr>
            </w:pPr>
            <w:ins w:id="554" w:author="Alfredo" w:date="2020-09-16T18:57:00Z">
              <w:r w:rsidRPr="006906C4">
                <w:t>No</w:t>
              </w:r>
            </w:ins>
          </w:p>
        </w:tc>
      </w:tr>
    </w:tbl>
    <w:p w14:paraId="6E3D9ACD" w14:textId="77777777" w:rsidR="006906C4" w:rsidRDefault="006906C4">
      <w:pPr>
        <w:rPr>
          <w:ins w:id="555" w:author="Alfredo" w:date="2020-09-16T18:59:00Z"/>
          <w:b/>
          <w:bCs/>
        </w:rPr>
      </w:pPr>
    </w:p>
    <w:p w14:paraId="48BDAC09" w14:textId="77777777" w:rsidR="006906C4" w:rsidRDefault="006906C4">
      <w:pPr>
        <w:rPr>
          <w:ins w:id="556" w:author="Alfredo" w:date="2020-09-16T19:37:00Z"/>
        </w:rPr>
      </w:pPr>
      <w:ins w:id="557" w:author="Alfredo" w:date="2020-09-16T18:57:00Z">
        <w:r w:rsidRPr="006906C4">
          <w:rPr>
            <w:b/>
            <w:bCs/>
          </w:rPr>
          <w:t>Nota</w:t>
        </w:r>
        <w:r w:rsidRPr="006906C4">
          <w:t>: CSS3 añade las propiedades overflow-x y overflow-y para cada eje individual, que antiguamente solo era posible hacerlo con overflow para ambos ejes. Estas propiedades son útiles cuando no quieres mostrar alguna barra de desplazamiento, habitualmente, la barra de desplazamiento horizontal.</w:t>
        </w:r>
      </w:ins>
    </w:p>
    <w:p w14:paraId="379FC6FB" w14:textId="2D6F95F6" w:rsidR="00184AA4" w:rsidRPr="006906C4" w:rsidRDefault="00184AA4">
      <w:pPr>
        <w:pStyle w:val="Ttulo2"/>
        <w:rPr>
          <w:ins w:id="558" w:author="Alfredo" w:date="2020-09-16T18:57:00Z"/>
        </w:rPr>
        <w:pPrChange w:id="559" w:author="Alfredo" w:date="2020-10-04T15:36:00Z">
          <w:pPr/>
        </w:pPrChange>
      </w:pPr>
      <w:ins w:id="560" w:author="Alfredo" w:date="2020-09-16T19:37:00Z">
        <w:r w:rsidRPr="008B39A5">
          <w:t>Márgenes</w:t>
        </w:r>
        <w:r>
          <w:t xml:space="preserve"> y rellenos</w:t>
        </w:r>
      </w:ins>
    </w:p>
    <w:p w14:paraId="35E6BB4C" w14:textId="77777777" w:rsidR="006906C4" w:rsidRPr="006906C4" w:rsidRDefault="006906C4">
      <w:pPr>
        <w:pStyle w:val="Ttulo3"/>
        <w:rPr>
          <w:ins w:id="561" w:author="Alfredo" w:date="2020-09-16T19:02:00Z"/>
        </w:rPr>
        <w:pPrChange w:id="562" w:author="Alfredo" w:date="2020-10-04T15:36:00Z">
          <w:pPr/>
        </w:pPrChange>
      </w:pPr>
      <w:ins w:id="563" w:author="Alfredo" w:date="2020-09-16T19:02:00Z">
        <w:r w:rsidRPr="008B39A5">
          <w:fldChar w:fldCharType="begin"/>
        </w:r>
        <w:r w:rsidRPr="007E43E0">
          <w:instrText xml:space="preserve"> HYPERLINK "https://lenguajecss.com/css/modelo-de-cajas/margenes-y-rellenos/" \l "márgenes" </w:instrText>
        </w:r>
        <w:r w:rsidRPr="008B39A5">
          <w:fldChar w:fldCharType="separate"/>
        </w:r>
        <w:r w:rsidRPr="00184AA4">
          <w:rPr>
            <w:rStyle w:val="Hipervnculo"/>
            <w:color w:val="0070C0"/>
            <w:u w:val="none"/>
            <w:rPrChange w:id="564" w:author="Alfredo" w:date="2020-09-16T19:37:00Z">
              <w:rPr>
                <w:rStyle w:val="Hipervnculo"/>
                <w:color w:val="auto"/>
                <w:u w:val="none"/>
              </w:rPr>
            </w:rPrChange>
          </w:rPr>
          <w:t>Márgenes</w:t>
        </w:r>
        <w:r w:rsidRPr="008B39A5">
          <w:fldChar w:fldCharType="end"/>
        </w:r>
      </w:ins>
    </w:p>
    <w:p w14:paraId="6FAC2B79" w14:textId="77777777" w:rsidR="006906C4" w:rsidRPr="006906C4" w:rsidRDefault="006906C4">
      <w:pPr>
        <w:rPr>
          <w:ins w:id="565" w:author="Alfredo" w:date="2020-09-16T19:02:00Z"/>
        </w:rPr>
      </w:pPr>
      <w:ins w:id="566" w:author="Alfredo" w:date="2020-09-16T19:02:00Z">
        <w:r w:rsidRPr="006906C4">
          <w:t>Dichos márgenes se pueden considerar en conjunto (</w:t>
        </w:r>
        <w:r w:rsidRPr="006906C4">
          <w:rPr>
            <w:i/>
            <w:iCs/>
          </w:rPr>
          <w:t>de forma general</w:t>
        </w:r>
        <w:r w:rsidRPr="006906C4">
          <w:t>) o de forma concreta en cada una de las zonas del elemento. Veamos primero las propiedades específicas para cada zona:</w:t>
        </w:r>
      </w:ins>
    </w:p>
    <w:tbl>
      <w:tblPr>
        <w:tblStyle w:val="Tabladecuadrcula4-nfasis3"/>
        <w:tblW w:w="8489" w:type="dxa"/>
        <w:jc w:val="center"/>
        <w:tblLook w:val="04A0" w:firstRow="1" w:lastRow="0" w:firstColumn="1" w:lastColumn="0" w:noHBand="0" w:noVBand="1"/>
        <w:tblPrChange w:id="567" w:author="Alfredo" w:date="2020-09-16T19:03:00Z">
          <w:tblPr>
            <w:tblStyle w:val="Tabladecuadrcula4-nfasis3"/>
            <w:tblW w:w="8476" w:type="dxa"/>
            <w:jc w:val="center"/>
            <w:tblLook w:val="04A0" w:firstRow="1" w:lastRow="0" w:firstColumn="1" w:lastColumn="0" w:noHBand="0" w:noVBand="1"/>
          </w:tblPr>
        </w:tblPrChange>
      </w:tblPr>
      <w:tblGrid>
        <w:gridCol w:w="1698"/>
        <w:gridCol w:w="1301"/>
        <w:gridCol w:w="5490"/>
        <w:tblGridChange w:id="568">
          <w:tblGrid>
            <w:gridCol w:w="113"/>
            <w:gridCol w:w="1583"/>
            <w:gridCol w:w="115"/>
            <w:gridCol w:w="1184"/>
            <w:gridCol w:w="117"/>
            <w:gridCol w:w="5364"/>
            <w:gridCol w:w="126"/>
          </w:tblGrid>
        </w:tblGridChange>
      </w:tblGrid>
      <w:tr w:rsidR="006906C4" w:rsidRPr="006906C4" w14:paraId="39C257AE" w14:textId="77777777" w:rsidTr="006906C4">
        <w:trPr>
          <w:cnfStyle w:val="100000000000" w:firstRow="1" w:lastRow="0" w:firstColumn="0" w:lastColumn="0" w:oddVBand="0" w:evenVBand="0" w:oddHBand="0" w:evenHBand="0" w:firstRowFirstColumn="0" w:firstRowLastColumn="0" w:lastRowFirstColumn="0" w:lastRowLastColumn="0"/>
          <w:trHeight w:val="481"/>
          <w:jc w:val="center"/>
          <w:ins w:id="569" w:author="Alfredo" w:date="2020-09-16T19:02:00Z"/>
          <w:trPrChange w:id="570" w:author="Alfredo" w:date="2020-09-16T19:03:00Z">
            <w:trPr>
              <w:gridAfter w:val="0"/>
              <w:trHeight w:val="495"/>
              <w:jc w:val="center"/>
            </w:trPr>
          </w:trPrChange>
        </w:trPr>
        <w:tc>
          <w:tcPr>
            <w:cnfStyle w:val="001000000000" w:firstRow="0" w:lastRow="0" w:firstColumn="1" w:lastColumn="0" w:oddVBand="0" w:evenVBand="0" w:oddHBand="0" w:evenHBand="0" w:firstRowFirstColumn="0" w:firstRowLastColumn="0" w:lastRowFirstColumn="0" w:lastRowLastColumn="0"/>
            <w:tcW w:w="1698" w:type="dxa"/>
            <w:hideMark/>
            <w:tcPrChange w:id="571" w:author="Alfredo" w:date="2020-09-16T19:03:00Z">
              <w:tcPr>
                <w:tcW w:w="1696" w:type="dxa"/>
                <w:gridSpan w:val="2"/>
                <w:hideMark/>
              </w:tcPr>
            </w:tcPrChange>
          </w:tcPr>
          <w:p w14:paraId="3B0CAB22" w14:textId="77777777" w:rsidR="006906C4" w:rsidRPr="006906C4" w:rsidRDefault="006906C4">
            <w:pPr>
              <w:spacing w:after="160" w:line="259" w:lineRule="auto"/>
              <w:cnfStyle w:val="101000000000" w:firstRow="1" w:lastRow="0" w:firstColumn="1" w:lastColumn="0" w:oddVBand="0" w:evenVBand="0" w:oddHBand="0" w:evenHBand="0" w:firstRowFirstColumn="0" w:firstRowLastColumn="0" w:lastRowFirstColumn="0" w:lastRowLastColumn="0"/>
              <w:rPr>
                <w:ins w:id="572" w:author="Alfredo" w:date="2020-09-16T19:02:00Z"/>
              </w:rPr>
            </w:pPr>
            <w:ins w:id="573" w:author="Alfredo" w:date="2020-09-16T19:02:00Z">
              <w:r w:rsidRPr="006906C4">
                <w:t>Propiedad</w:t>
              </w:r>
            </w:ins>
          </w:p>
        </w:tc>
        <w:tc>
          <w:tcPr>
            <w:tcW w:w="1301" w:type="dxa"/>
            <w:hideMark/>
            <w:tcPrChange w:id="574" w:author="Alfredo" w:date="2020-09-16T19:03:00Z">
              <w:tcPr>
                <w:tcW w:w="1299" w:type="dxa"/>
                <w:gridSpan w:val="2"/>
                <w:hideMark/>
              </w:tcPr>
            </w:tcPrChange>
          </w:tcPr>
          <w:p w14:paraId="700DF9A9" w14:textId="77777777" w:rsidR="006906C4" w:rsidRPr="006906C4" w:rsidRDefault="006906C4">
            <w:pPr>
              <w:spacing w:after="160" w:line="259" w:lineRule="auto"/>
              <w:cnfStyle w:val="100000000000" w:firstRow="1" w:lastRow="0" w:firstColumn="0" w:lastColumn="0" w:oddVBand="0" w:evenVBand="0" w:oddHBand="0" w:evenHBand="0" w:firstRowFirstColumn="0" w:firstRowLastColumn="0" w:lastRowFirstColumn="0" w:lastRowLastColumn="0"/>
              <w:rPr>
                <w:ins w:id="575" w:author="Alfredo" w:date="2020-09-16T19:02:00Z"/>
              </w:rPr>
            </w:pPr>
            <w:ins w:id="576" w:author="Alfredo" w:date="2020-09-16T19:02:00Z">
              <w:r w:rsidRPr="006906C4">
                <w:t>Valor</w:t>
              </w:r>
            </w:ins>
          </w:p>
        </w:tc>
        <w:tc>
          <w:tcPr>
            <w:tcW w:w="5490" w:type="dxa"/>
            <w:hideMark/>
            <w:tcPrChange w:id="577" w:author="Alfredo" w:date="2020-09-16T19:03:00Z">
              <w:tcPr>
                <w:tcW w:w="5481" w:type="dxa"/>
                <w:gridSpan w:val="2"/>
                <w:hideMark/>
              </w:tcPr>
            </w:tcPrChange>
          </w:tcPr>
          <w:p w14:paraId="632FBF14" w14:textId="77777777" w:rsidR="006906C4" w:rsidRPr="006906C4" w:rsidRDefault="006906C4">
            <w:pPr>
              <w:spacing w:after="160" w:line="259" w:lineRule="auto"/>
              <w:cnfStyle w:val="100000000000" w:firstRow="1" w:lastRow="0" w:firstColumn="0" w:lastColumn="0" w:oddVBand="0" w:evenVBand="0" w:oddHBand="0" w:evenHBand="0" w:firstRowFirstColumn="0" w:firstRowLastColumn="0" w:lastRowFirstColumn="0" w:lastRowLastColumn="0"/>
              <w:rPr>
                <w:ins w:id="578" w:author="Alfredo" w:date="2020-09-16T19:02:00Z"/>
              </w:rPr>
            </w:pPr>
            <w:ins w:id="579" w:author="Alfredo" w:date="2020-09-16T19:02:00Z">
              <w:r w:rsidRPr="006906C4">
                <w:t>Significado</w:t>
              </w:r>
            </w:ins>
          </w:p>
        </w:tc>
      </w:tr>
      <w:tr w:rsidR="006906C4" w:rsidRPr="006906C4" w14:paraId="0E2EB57B" w14:textId="77777777" w:rsidTr="006906C4">
        <w:trPr>
          <w:cnfStyle w:val="000000100000" w:firstRow="0" w:lastRow="0" w:firstColumn="0" w:lastColumn="0" w:oddVBand="0" w:evenVBand="0" w:oddHBand="1" w:evenHBand="0" w:firstRowFirstColumn="0" w:firstRowLastColumn="0" w:lastRowFirstColumn="0" w:lastRowLastColumn="0"/>
          <w:trHeight w:val="481"/>
          <w:jc w:val="center"/>
          <w:ins w:id="580" w:author="Alfredo" w:date="2020-09-16T19:02:00Z"/>
          <w:trPrChange w:id="581" w:author="Alfredo" w:date="2020-09-16T19:03:00Z">
            <w:trPr>
              <w:gridAfter w:val="0"/>
              <w:trHeight w:val="495"/>
              <w:jc w:val="center"/>
            </w:trPr>
          </w:trPrChange>
        </w:trPr>
        <w:tc>
          <w:tcPr>
            <w:cnfStyle w:val="001000000000" w:firstRow="0" w:lastRow="0" w:firstColumn="1" w:lastColumn="0" w:oddVBand="0" w:evenVBand="0" w:oddHBand="0" w:evenHBand="0" w:firstRowFirstColumn="0" w:firstRowLastColumn="0" w:lastRowFirstColumn="0" w:lastRowLastColumn="0"/>
            <w:tcW w:w="1698" w:type="dxa"/>
            <w:hideMark/>
            <w:tcPrChange w:id="582" w:author="Alfredo" w:date="2020-09-16T19:03:00Z">
              <w:tcPr>
                <w:tcW w:w="1696" w:type="dxa"/>
                <w:gridSpan w:val="2"/>
                <w:hideMark/>
              </w:tcPr>
            </w:tcPrChange>
          </w:tcPr>
          <w:p w14:paraId="6FAA79E3" w14:textId="77777777" w:rsidR="006906C4" w:rsidRPr="006906C4" w:rsidRDefault="006906C4">
            <w:pPr>
              <w:spacing w:after="160" w:line="259" w:lineRule="auto"/>
              <w:cnfStyle w:val="001000100000" w:firstRow="0" w:lastRow="0" w:firstColumn="1" w:lastColumn="0" w:oddVBand="0" w:evenVBand="0" w:oddHBand="1" w:evenHBand="0" w:firstRowFirstColumn="0" w:firstRowLastColumn="0" w:lastRowFirstColumn="0" w:lastRowLastColumn="0"/>
              <w:rPr>
                <w:ins w:id="583" w:author="Alfredo" w:date="2020-09-16T19:02:00Z"/>
              </w:rPr>
            </w:pPr>
            <w:ins w:id="584" w:author="Alfredo" w:date="2020-09-16T19:02:00Z">
              <w:r w:rsidRPr="006906C4">
                <w:t>margin-top</w:t>
              </w:r>
            </w:ins>
          </w:p>
        </w:tc>
        <w:tc>
          <w:tcPr>
            <w:tcW w:w="1301" w:type="dxa"/>
            <w:hideMark/>
            <w:tcPrChange w:id="585" w:author="Alfredo" w:date="2020-09-16T19:03:00Z">
              <w:tcPr>
                <w:tcW w:w="1299" w:type="dxa"/>
                <w:gridSpan w:val="2"/>
                <w:hideMark/>
              </w:tcPr>
            </w:tcPrChange>
          </w:tcPr>
          <w:p w14:paraId="7A12E4D5" w14:textId="72C03BBB" w:rsidR="006906C4" w:rsidRPr="006906C4" w:rsidRDefault="006906C4">
            <w:pPr>
              <w:spacing w:after="160" w:line="259" w:lineRule="auto"/>
              <w:cnfStyle w:val="000000100000" w:firstRow="0" w:lastRow="0" w:firstColumn="0" w:lastColumn="0" w:oddVBand="0" w:evenVBand="0" w:oddHBand="1" w:evenHBand="0" w:firstRowFirstColumn="0" w:firstRowLastColumn="0" w:lastRowFirstColumn="0" w:lastRowLastColumn="0"/>
              <w:rPr>
                <w:ins w:id="586" w:author="Alfredo" w:date="2020-09-16T19:02:00Z"/>
              </w:rPr>
            </w:pPr>
            <w:ins w:id="587" w:author="Alfredo" w:date="2020-09-16T19:02:00Z">
              <w:r w:rsidRPr="006906C4">
                <w:rPr>
                  <w:b/>
                  <w:bCs/>
                </w:rPr>
                <w:t>auto</w:t>
              </w:r>
              <w:r w:rsidRPr="006906C4">
                <w:t xml:space="preserve"> | </w:t>
              </w:r>
            </w:ins>
            <w:ins w:id="588" w:author="Alfredo" w:date="2020-09-16T19:03:00Z">
              <w:r>
                <w:t>size</w:t>
              </w:r>
            </w:ins>
          </w:p>
        </w:tc>
        <w:tc>
          <w:tcPr>
            <w:tcW w:w="5490" w:type="dxa"/>
            <w:hideMark/>
            <w:tcPrChange w:id="589" w:author="Alfredo" w:date="2020-09-16T19:03:00Z">
              <w:tcPr>
                <w:tcW w:w="5481" w:type="dxa"/>
                <w:gridSpan w:val="2"/>
                <w:hideMark/>
              </w:tcPr>
            </w:tcPrChange>
          </w:tcPr>
          <w:p w14:paraId="41E1CAD2" w14:textId="77777777" w:rsidR="006906C4" w:rsidRPr="006906C4" w:rsidRDefault="006906C4">
            <w:pPr>
              <w:spacing w:after="160" w:line="259" w:lineRule="auto"/>
              <w:cnfStyle w:val="000000100000" w:firstRow="0" w:lastRow="0" w:firstColumn="0" w:lastColumn="0" w:oddVBand="0" w:evenVBand="0" w:oddHBand="1" w:evenHBand="0" w:firstRowFirstColumn="0" w:firstRowLastColumn="0" w:lastRowFirstColumn="0" w:lastRowLastColumn="0"/>
              <w:rPr>
                <w:ins w:id="590" w:author="Alfredo" w:date="2020-09-16T19:02:00Z"/>
              </w:rPr>
            </w:pPr>
            <w:ins w:id="591" w:author="Alfredo" w:date="2020-09-16T19:02:00Z">
              <w:r w:rsidRPr="006906C4">
                <w:t>Establece un tamaño de margen superior.</w:t>
              </w:r>
            </w:ins>
          </w:p>
        </w:tc>
      </w:tr>
      <w:tr w:rsidR="006906C4" w:rsidRPr="006906C4" w14:paraId="22DDC949" w14:textId="77777777" w:rsidTr="006906C4">
        <w:trPr>
          <w:trHeight w:val="481"/>
          <w:jc w:val="center"/>
          <w:ins w:id="592" w:author="Alfredo" w:date="2020-09-16T19:02:00Z"/>
        </w:trPr>
        <w:tc>
          <w:tcPr>
            <w:cnfStyle w:val="001000000000" w:firstRow="0" w:lastRow="0" w:firstColumn="1" w:lastColumn="0" w:oddVBand="0" w:evenVBand="0" w:oddHBand="0" w:evenHBand="0" w:firstRowFirstColumn="0" w:firstRowLastColumn="0" w:lastRowFirstColumn="0" w:lastRowLastColumn="0"/>
            <w:tcW w:w="1698" w:type="dxa"/>
            <w:hideMark/>
          </w:tcPr>
          <w:p w14:paraId="30F4E555" w14:textId="77777777" w:rsidR="006906C4" w:rsidRPr="006906C4" w:rsidRDefault="006906C4">
            <w:pPr>
              <w:spacing w:after="160" w:line="259" w:lineRule="auto"/>
              <w:rPr>
                <w:ins w:id="593" w:author="Alfredo" w:date="2020-09-16T19:02:00Z"/>
              </w:rPr>
            </w:pPr>
            <w:ins w:id="594" w:author="Alfredo" w:date="2020-09-16T19:02:00Z">
              <w:r w:rsidRPr="006906C4">
                <w:t>margin-left</w:t>
              </w:r>
            </w:ins>
          </w:p>
        </w:tc>
        <w:tc>
          <w:tcPr>
            <w:tcW w:w="1301" w:type="dxa"/>
            <w:hideMark/>
          </w:tcPr>
          <w:p w14:paraId="3E0EC9D1" w14:textId="53C07416" w:rsidR="006906C4" w:rsidRPr="006906C4" w:rsidRDefault="006906C4">
            <w:pPr>
              <w:spacing w:after="160" w:line="259" w:lineRule="auto"/>
              <w:cnfStyle w:val="000000000000" w:firstRow="0" w:lastRow="0" w:firstColumn="0" w:lastColumn="0" w:oddVBand="0" w:evenVBand="0" w:oddHBand="0" w:evenHBand="0" w:firstRowFirstColumn="0" w:firstRowLastColumn="0" w:lastRowFirstColumn="0" w:lastRowLastColumn="0"/>
              <w:rPr>
                <w:ins w:id="595" w:author="Alfredo" w:date="2020-09-16T19:02:00Z"/>
              </w:rPr>
            </w:pPr>
            <w:ins w:id="596" w:author="Alfredo" w:date="2020-09-16T19:02:00Z">
              <w:r w:rsidRPr="006906C4">
                <w:rPr>
                  <w:b/>
                  <w:bCs/>
                </w:rPr>
                <w:t>auto</w:t>
              </w:r>
              <w:r w:rsidRPr="006906C4">
                <w:t xml:space="preserve"> | </w:t>
              </w:r>
            </w:ins>
            <w:ins w:id="597" w:author="Alfredo" w:date="2020-09-16T19:03:00Z">
              <w:r>
                <w:t>size</w:t>
              </w:r>
            </w:ins>
          </w:p>
        </w:tc>
        <w:tc>
          <w:tcPr>
            <w:tcW w:w="5490" w:type="dxa"/>
            <w:hideMark/>
          </w:tcPr>
          <w:p w14:paraId="58612BE5" w14:textId="77777777" w:rsidR="006906C4" w:rsidRPr="006906C4" w:rsidRDefault="006906C4">
            <w:pPr>
              <w:spacing w:after="160" w:line="259" w:lineRule="auto"/>
              <w:cnfStyle w:val="000000000000" w:firstRow="0" w:lastRow="0" w:firstColumn="0" w:lastColumn="0" w:oddVBand="0" w:evenVBand="0" w:oddHBand="0" w:evenHBand="0" w:firstRowFirstColumn="0" w:firstRowLastColumn="0" w:lastRowFirstColumn="0" w:lastRowLastColumn="0"/>
              <w:rPr>
                <w:ins w:id="598" w:author="Alfredo" w:date="2020-09-16T19:02:00Z"/>
              </w:rPr>
            </w:pPr>
            <w:ins w:id="599" w:author="Alfredo" w:date="2020-09-16T19:02:00Z">
              <w:r w:rsidRPr="006906C4">
                <w:t>Establece un tamaño de margen a la izquierda.</w:t>
              </w:r>
            </w:ins>
          </w:p>
        </w:tc>
      </w:tr>
      <w:tr w:rsidR="006906C4" w:rsidRPr="006906C4" w14:paraId="16670D8B" w14:textId="77777777" w:rsidTr="006906C4">
        <w:trPr>
          <w:cnfStyle w:val="000000100000" w:firstRow="0" w:lastRow="0" w:firstColumn="0" w:lastColumn="0" w:oddVBand="0" w:evenVBand="0" w:oddHBand="1" w:evenHBand="0" w:firstRowFirstColumn="0" w:firstRowLastColumn="0" w:lastRowFirstColumn="0" w:lastRowLastColumn="0"/>
          <w:trHeight w:val="467"/>
          <w:jc w:val="center"/>
          <w:ins w:id="600" w:author="Alfredo" w:date="2020-09-16T19:02:00Z"/>
          <w:trPrChange w:id="601" w:author="Alfredo" w:date="2020-09-16T19:03:00Z">
            <w:trPr>
              <w:gridAfter w:val="0"/>
              <w:trHeight w:val="481"/>
              <w:jc w:val="center"/>
            </w:trPr>
          </w:trPrChange>
        </w:trPr>
        <w:tc>
          <w:tcPr>
            <w:cnfStyle w:val="001000000000" w:firstRow="0" w:lastRow="0" w:firstColumn="1" w:lastColumn="0" w:oddVBand="0" w:evenVBand="0" w:oddHBand="0" w:evenHBand="0" w:firstRowFirstColumn="0" w:firstRowLastColumn="0" w:lastRowFirstColumn="0" w:lastRowLastColumn="0"/>
            <w:tcW w:w="1698" w:type="dxa"/>
            <w:hideMark/>
            <w:tcPrChange w:id="602" w:author="Alfredo" w:date="2020-09-16T19:03:00Z">
              <w:tcPr>
                <w:tcW w:w="1696" w:type="dxa"/>
                <w:gridSpan w:val="2"/>
                <w:hideMark/>
              </w:tcPr>
            </w:tcPrChange>
          </w:tcPr>
          <w:p w14:paraId="317FA7DF" w14:textId="77777777" w:rsidR="006906C4" w:rsidRPr="006906C4" w:rsidRDefault="006906C4">
            <w:pPr>
              <w:spacing w:after="160" w:line="259" w:lineRule="auto"/>
              <w:cnfStyle w:val="001000100000" w:firstRow="0" w:lastRow="0" w:firstColumn="1" w:lastColumn="0" w:oddVBand="0" w:evenVBand="0" w:oddHBand="1" w:evenHBand="0" w:firstRowFirstColumn="0" w:firstRowLastColumn="0" w:lastRowFirstColumn="0" w:lastRowLastColumn="0"/>
              <w:rPr>
                <w:ins w:id="603" w:author="Alfredo" w:date="2020-09-16T19:02:00Z"/>
              </w:rPr>
            </w:pPr>
            <w:ins w:id="604" w:author="Alfredo" w:date="2020-09-16T19:02:00Z">
              <w:r w:rsidRPr="006906C4">
                <w:t>margin-right</w:t>
              </w:r>
            </w:ins>
          </w:p>
        </w:tc>
        <w:tc>
          <w:tcPr>
            <w:tcW w:w="1301" w:type="dxa"/>
            <w:hideMark/>
            <w:tcPrChange w:id="605" w:author="Alfredo" w:date="2020-09-16T19:03:00Z">
              <w:tcPr>
                <w:tcW w:w="1299" w:type="dxa"/>
                <w:gridSpan w:val="2"/>
                <w:hideMark/>
              </w:tcPr>
            </w:tcPrChange>
          </w:tcPr>
          <w:p w14:paraId="0957F241" w14:textId="19325346" w:rsidR="006906C4" w:rsidRPr="006906C4" w:rsidRDefault="006906C4">
            <w:pPr>
              <w:spacing w:after="160" w:line="259" w:lineRule="auto"/>
              <w:cnfStyle w:val="000000100000" w:firstRow="0" w:lastRow="0" w:firstColumn="0" w:lastColumn="0" w:oddVBand="0" w:evenVBand="0" w:oddHBand="1" w:evenHBand="0" w:firstRowFirstColumn="0" w:firstRowLastColumn="0" w:lastRowFirstColumn="0" w:lastRowLastColumn="0"/>
              <w:rPr>
                <w:ins w:id="606" w:author="Alfredo" w:date="2020-09-16T19:02:00Z"/>
              </w:rPr>
            </w:pPr>
            <w:ins w:id="607" w:author="Alfredo" w:date="2020-09-16T19:02:00Z">
              <w:r w:rsidRPr="006906C4">
                <w:rPr>
                  <w:b/>
                  <w:bCs/>
                </w:rPr>
                <w:t>auto</w:t>
              </w:r>
              <w:r w:rsidRPr="006906C4">
                <w:t xml:space="preserve"> | </w:t>
              </w:r>
            </w:ins>
            <w:ins w:id="608" w:author="Alfredo" w:date="2020-09-16T19:03:00Z">
              <w:r>
                <w:t>size</w:t>
              </w:r>
            </w:ins>
          </w:p>
        </w:tc>
        <w:tc>
          <w:tcPr>
            <w:tcW w:w="5490" w:type="dxa"/>
            <w:hideMark/>
            <w:tcPrChange w:id="609" w:author="Alfredo" w:date="2020-09-16T19:03:00Z">
              <w:tcPr>
                <w:tcW w:w="5481" w:type="dxa"/>
                <w:gridSpan w:val="2"/>
                <w:hideMark/>
              </w:tcPr>
            </w:tcPrChange>
          </w:tcPr>
          <w:p w14:paraId="0DF54BBB" w14:textId="77777777" w:rsidR="006906C4" w:rsidRPr="006906C4" w:rsidRDefault="006906C4">
            <w:pPr>
              <w:spacing w:after="160" w:line="259" w:lineRule="auto"/>
              <w:cnfStyle w:val="000000100000" w:firstRow="0" w:lastRow="0" w:firstColumn="0" w:lastColumn="0" w:oddVBand="0" w:evenVBand="0" w:oddHBand="1" w:evenHBand="0" w:firstRowFirstColumn="0" w:firstRowLastColumn="0" w:lastRowFirstColumn="0" w:lastRowLastColumn="0"/>
              <w:rPr>
                <w:ins w:id="610" w:author="Alfredo" w:date="2020-09-16T19:02:00Z"/>
              </w:rPr>
            </w:pPr>
            <w:ins w:id="611" w:author="Alfredo" w:date="2020-09-16T19:02:00Z">
              <w:r w:rsidRPr="006906C4">
                <w:t>Establece un tamaño de margen a la derecha.</w:t>
              </w:r>
            </w:ins>
          </w:p>
        </w:tc>
      </w:tr>
      <w:tr w:rsidR="006906C4" w:rsidRPr="006906C4" w14:paraId="3F24997A" w14:textId="77777777" w:rsidTr="006906C4">
        <w:trPr>
          <w:trHeight w:val="481"/>
          <w:jc w:val="center"/>
          <w:ins w:id="612" w:author="Alfredo" w:date="2020-09-16T19:02:00Z"/>
        </w:trPr>
        <w:tc>
          <w:tcPr>
            <w:cnfStyle w:val="001000000000" w:firstRow="0" w:lastRow="0" w:firstColumn="1" w:lastColumn="0" w:oddVBand="0" w:evenVBand="0" w:oddHBand="0" w:evenHBand="0" w:firstRowFirstColumn="0" w:firstRowLastColumn="0" w:lastRowFirstColumn="0" w:lastRowLastColumn="0"/>
            <w:tcW w:w="1698" w:type="dxa"/>
            <w:hideMark/>
          </w:tcPr>
          <w:p w14:paraId="0A7F415A" w14:textId="77777777" w:rsidR="006906C4" w:rsidRPr="006906C4" w:rsidRDefault="006906C4">
            <w:pPr>
              <w:spacing w:after="160" w:line="259" w:lineRule="auto"/>
              <w:rPr>
                <w:ins w:id="613" w:author="Alfredo" w:date="2020-09-16T19:02:00Z"/>
              </w:rPr>
            </w:pPr>
            <w:ins w:id="614" w:author="Alfredo" w:date="2020-09-16T19:02:00Z">
              <w:r w:rsidRPr="006906C4">
                <w:t>margin-bottom</w:t>
              </w:r>
            </w:ins>
          </w:p>
        </w:tc>
        <w:tc>
          <w:tcPr>
            <w:tcW w:w="1301" w:type="dxa"/>
            <w:hideMark/>
          </w:tcPr>
          <w:p w14:paraId="4EFAC17B" w14:textId="3AB171C2" w:rsidR="006906C4" w:rsidRPr="006906C4" w:rsidRDefault="006906C4">
            <w:pPr>
              <w:spacing w:after="160" w:line="259" w:lineRule="auto"/>
              <w:cnfStyle w:val="000000000000" w:firstRow="0" w:lastRow="0" w:firstColumn="0" w:lastColumn="0" w:oddVBand="0" w:evenVBand="0" w:oddHBand="0" w:evenHBand="0" w:firstRowFirstColumn="0" w:firstRowLastColumn="0" w:lastRowFirstColumn="0" w:lastRowLastColumn="0"/>
              <w:rPr>
                <w:ins w:id="615" w:author="Alfredo" w:date="2020-09-16T19:02:00Z"/>
              </w:rPr>
            </w:pPr>
            <w:ins w:id="616" w:author="Alfredo" w:date="2020-09-16T19:02:00Z">
              <w:r w:rsidRPr="006906C4">
                <w:rPr>
                  <w:b/>
                  <w:bCs/>
                </w:rPr>
                <w:t>auto</w:t>
              </w:r>
              <w:r w:rsidRPr="006906C4">
                <w:t xml:space="preserve"> | </w:t>
              </w:r>
            </w:ins>
            <w:ins w:id="617" w:author="Alfredo" w:date="2020-09-16T19:03:00Z">
              <w:r>
                <w:t>size</w:t>
              </w:r>
            </w:ins>
          </w:p>
        </w:tc>
        <w:tc>
          <w:tcPr>
            <w:tcW w:w="5490" w:type="dxa"/>
            <w:hideMark/>
          </w:tcPr>
          <w:p w14:paraId="04DD76D6" w14:textId="77777777" w:rsidR="006906C4" w:rsidRPr="006906C4" w:rsidRDefault="006906C4">
            <w:pPr>
              <w:spacing w:after="160" w:line="259" w:lineRule="auto"/>
              <w:cnfStyle w:val="000000000000" w:firstRow="0" w:lastRow="0" w:firstColumn="0" w:lastColumn="0" w:oddVBand="0" w:evenVBand="0" w:oddHBand="0" w:evenHBand="0" w:firstRowFirstColumn="0" w:firstRowLastColumn="0" w:lastRowFirstColumn="0" w:lastRowLastColumn="0"/>
              <w:rPr>
                <w:ins w:id="618" w:author="Alfredo" w:date="2020-09-16T19:02:00Z"/>
              </w:rPr>
            </w:pPr>
            <w:ins w:id="619" w:author="Alfredo" w:date="2020-09-16T19:02:00Z">
              <w:r w:rsidRPr="006906C4">
                <w:t>Establece un tamaño de margen inferior.</w:t>
              </w:r>
            </w:ins>
          </w:p>
        </w:tc>
      </w:tr>
    </w:tbl>
    <w:p w14:paraId="13F58E50" w14:textId="77777777" w:rsidR="006906C4" w:rsidRDefault="006906C4">
      <w:pPr>
        <w:spacing w:after="120"/>
        <w:rPr>
          <w:ins w:id="620" w:author="Alfredo" w:date="2020-09-16T19:03:00Z"/>
        </w:rPr>
        <w:pPrChange w:id="621" w:author="Alfredo" w:date="2020-10-04T15:36:00Z">
          <w:pPr/>
        </w:pPrChange>
      </w:pPr>
    </w:p>
    <w:p w14:paraId="7A20BDD3" w14:textId="77777777" w:rsidR="006906C4" w:rsidRPr="006906C4" w:rsidRDefault="006906C4">
      <w:pPr>
        <w:rPr>
          <w:ins w:id="622" w:author="Alfredo" w:date="2020-09-16T19:02:00Z"/>
        </w:rPr>
      </w:pPr>
      <w:ins w:id="623" w:author="Alfredo" w:date="2020-09-16T19:02:00Z">
        <w:r w:rsidRPr="006906C4">
          <w:t xml:space="preserve">Podemos aplicar diferentes márgenes a cada zona de un elemento utilizando cada una de estas propiedades, o dejando al nevegador que lo haga de forma automática indicando el valor </w:t>
        </w:r>
        <w:r w:rsidRPr="006906C4">
          <w:rPr>
            <w:b/>
            <w:bCs/>
          </w:rPr>
          <w:t>auto</w:t>
        </w:r>
        <w:r w:rsidRPr="006906C4">
          <w:t>.</w:t>
        </w:r>
      </w:ins>
    </w:p>
    <w:p w14:paraId="551F460E" w14:textId="77777777" w:rsidR="006906C4" w:rsidRPr="00101CDC" w:rsidRDefault="006906C4">
      <w:pPr>
        <w:rPr>
          <w:ins w:id="624" w:author="Alfredo" w:date="2020-09-16T19:02:00Z"/>
          <w:rStyle w:val="Textoennegrita"/>
          <w:color w:val="FFFFFF" w:themeColor="background1"/>
          <w:highlight w:val="black"/>
          <w:rPrChange w:id="625" w:author="Alfredo" w:date="2020-09-16T19:06:00Z">
            <w:rPr>
              <w:ins w:id="626" w:author="Alfredo" w:date="2020-09-16T19:02:00Z"/>
            </w:rPr>
          </w:rPrChange>
        </w:rPr>
      </w:pPr>
      <w:ins w:id="627" w:author="Alfredo" w:date="2020-09-16T19:02:00Z">
        <w:r w:rsidRPr="00101CDC">
          <w:rPr>
            <w:rStyle w:val="Textoennegrita"/>
            <w:color w:val="FFFFFF" w:themeColor="background1"/>
            <w:highlight w:val="black"/>
            <w:rPrChange w:id="628" w:author="Alfredo" w:date="2020-09-16T19:06:00Z">
              <w:rPr>
                <w:b/>
                <w:bCs/>
              </w:rPr>
            </w:rPrChange>
          </w:rPr>
          <w:lastRenderedPageBreak/>
          <w:t>Truco: Existe un truco muy sencillo y práctico para centrar un elemento en pantalla. Basta con aplicar un ancho fijo al contenedor, width:500px (por ejemplo) y luego aplicar un margin:auto. De esta forma, el navegador, al conocer el tamaño del elemento (y por omisión, el resto del tamaño de la ventana) se encarga de repartirlo equitativamente entre el margen izquierdo y el margen derecho, quedando centrado el elemento.</w:t>
        </w:r>
      </w:ins>
    </w:p>
    <w:p w14:paraId="2BCF7169" w14:textId="77777777" w:rsidR="006906C4" w:rsidRPr="006906C4" w:rsidRDefault="006906C4">
      <w:pPr>
        <w:rPr>
          <w:ins w:id="629" w:author="Alfredo" w:date="2020-09-16T19:02:00Z"/>
        </w:rPr>
      </w:pPr>
      <w:ins w:id="630" w:author="Alfredo" w:date="2020-09-16T19:02:00Z">
        <w:r w:rsidRPr="006906C4">
          <w:t xml:space="preserve">Hay que recordar diferenciar bien los </w:t>
        </w:r>
        <w:r w:rsidRPr="006906C4">
          <w:rPr>
            <w:b/>
            <w:bCs/>
          </w:rPr>
          <w:t>márgenes</w:t>
        </w:r>
        <w:r w:rsidRPr="006906C4">
          <w:t xml:space="preserve"> de los </w:t>
        </w:r>
        <w:r w:rsidRPr="006906C4">
          <w:rPr>
            <w:b/>
            <w:bCs/>
          </w:rPr>
          <w:t>rellenos</w:t>
        </w:r>
        <w:r w:rsidRPr="006906C4">
          <w:t xml:space="preserve">, puesto que no son la misma cosa. Los </w:t>
        </w:r>
        <w:r w:rsidRPr="006906C4">
          <w:rPr>
            <w:b/>
            <w:bCs/>
          </w:rPr>
          <w:t>rellenos</w:t>
        </w:r>
        <w:r w:rsidRPr="006906C4">
          <w:t xml:space="preserve"> (</w:t>
        </w:r>
        <w:r w:rsidRPr="006906C4">
          <w:rPr>
            <w:i/>
            <w:iCs/>
          </w:rPr>
          <w:t>padding</w:t>
        </w:r>
        <w:r w:rsidRPr="006906C4">
          <w:t>) son los espacios que hay entre los bordes del elemento en cuestión y el contenido del elemento (</w:t>
        </w:r>
        <w:r w:rsidRPr="006906C4">
          <w:rPr>
            <w:i/>
            <w:iCs/>
          </w:rPr>
          <w:t>por la parte interior</w:t>
        </w:r>
        <w:r w:rsidRPr="006906C4">
          <w:t>). Mientras que los márgenes (</w:t>
        </w:r>
        <w:r w:rsidRPr="006906C4">
          <w:rPr>
            <w:i/>
            <w:iCs/>
          </w:rPr>
          <w:t>margin</w:t>
        </w:r>
        <w:r w:rsidRPr="006906C4">
          <w:t>) son los espacios que hay entre los bordes del elemento en cuestión y los bordes de otros elementos (</w:t>
        </w:r>
        <w:r w:rsidRPr="006906C4">
          <w:rPr>
            <w:i/>
            <w:iCs/>
          </w:rPr>
          <w:t>parte exterior</w:t>
        </w:r>
        <w:r w:rsidRPr="006906C4">
          <w:t>).</w:t>
        </w:r>
      </w:ins>
    </w:p>
    <w:p w14:paraId="503E9951" w14:textId="77777777" w:rsidR="006906C4" w:rsidRPr="006906C4" w:rsidRDefault="006906C4">
      <w:pPr>
        <w:rPr>
          <w:ins w:id="631" w:author="Alfredo" w:date="2020-09-16T19:02:00Z"/>
        </w:rPr>
      </w:pPr>
      <w:commentRangeStart w:id="632"/>
      <w:ins w:id="633" w:author="Alfredo" w:date="2020-09-16T19:02:00Z">
        <w:r w:rsidRPr="006906C4">
          <w:t xml:space="preserve">Observese también el siguiente ejemplo para ilustrar el </w:t>
        </w:r>
        <w:r w:rsidRPr="006906C4">
          <w:rPr>
            <w:b/>
            <w:bCs/>
          </w:rPr>
          <w:t>solapamiento de márgenes</w:t>
        </w:r>
        <w:r w:rsidRPr="006906C4">
          <w:t>. Por defecto, si tenemos dos elementos adyacentes con, por ejemplo, margin: 20px cada uno, ese espacio de margen se solapará y tendremos 20px en total, y no 40px (</w:t>
        </w:r>
        <w:r w:rsidRPr="006906C4">
          <w:rPr>
            <w:i/>
            <w:iCs/>
          </w:rPr>
          <w:t>la suma de cada uno</w:t>
        </w:r>
        <w:r w:rsidRPr="006906C4">
          <w:t>) como podríamos pensar en un principio.</w:t>
        </w:r>
      </w:ins>
      <w:commentRangeEnd w:id="632"/>
      <w:ins w:id="634" w:author="Alfredo" w:date="2020-09-16T19:10:00Z">
        <w:r w:rsidR="00101CDC">
          <w:rPr>
            <w:rStyle w:val="Refdecomentario"/>
          </w:rPr>
          <w:commentReference w:id="632"/>
        </w:r>
      </w:ins>
    </w:p>
    <w:p w14:paraId="7C83D453" w14:textId="7C8EE11F" w:rsidR="006906C4" w:rsidRPr="006906C4" w:rsidRDefault="006906C4">
      <w:pPr>
        <w:rPr>
          <w:ins w:id="635" w:author="Alfredo" w:date="2020-09-16T18:56:00Z"/>
        </w:rPr>
      </w:pPr>
    </w:p>
    <w:p w14:paraId="42DC2DBF" w14:textId="59BAA7F0" w:rsidR="00233CB5" w:rsidRDefault="00101CDC">
      <w:pPr>
        <w:jc w:val="center"/>
        <w:rPr>
          <w:ins w:id="636" w:author="Alfredo" w:date="2020-09-16T19:11:00Z"/>
        </w:rPr>
        <w:pPrChange w:id="637" w:author="Alfredo" w:date="2020-10-04T15:36:00Z">
          <w:pPr/>
        </w:pPrChange>
      </w:pPr>
      <w:ins w:id="638" w:author="Alfredo" w:date="2020-09-16T19:11:00Z">
        <w:r>
          <w:rPr>
            <w:noProof/>
            <w:lang w:eastAsia="es-MX"/>
          </w:rPr>
          <w:drawing>
            <wp:inline distT="0" distB="0" distL="0" distR="0" wp14:anchorId="68C981A5" wp14:editId="189AEF97">
              <wp:extent cx="2851922" cy="1492370"/>
              <wp:effectExtent l="0" t="0" r="571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l="34282" t="40189" r="32521" b="28913"/>
                      <a:stretch/>
                    </pic:blipFill>
                    <pic:spPr bwMode="auto">
                      <a:xfrm>
                        <a:off x="0" y="0"/>
                        <a:ext cx="2863320" cy="1498334"/>
                      </a:xfrm>
                      <a:prstGeom prst="rect">
                        <a:avLst/>
                      </a:prstGeom>
                      <a:ln>
                        <a:noFill/>
                      </a:ln>
                      <a:extLst>
                        <a:ext uri="{53640926-AAD7-44D8-BBD7-CCE9431645EC}">
                          <a14:shadowObscured xmlns:a14="http://schemas.microsoft.com/office/drawing/2010/main"/>
                        </a:ext>
                      </a:extLst>
                    </pic:spPr>
                  </pic:pic>
                </a:graphicData>
              </a:graphic>
            </wp:inline>
          </w:drawing>
        </w:r>
      </w:ins>
    </w:p>
    <w:p w14:paraId="3FC00C57" w14:textId="77777777" w:rsidR="00101CDC" w:rsidRPr="00101CDC" w:rsidRDefault="00101CDC">
      <w:pPr>
        <w:pStyle w:val="Ttulo3"/>
        <w:rPr>
          <w:ins w:id="639" w:author="Alfredo" w:date="2020-09-16T19:11:00Z"/>
        </w:rPr>
        <w:pPrChange w:id="640" w:author="Alfredo" w:date="2020-10-04T15:36:00Z">
          <w:pPr/>
        </w:pPrChange>
      </w:pPr>
      <w:ins w:id="641" w:author="Alfredo" w:date="2020-09-16T19:11:00Z">
        <w:r w:rsidRPr="008B39A5">
          <w:fldChar w:fldCharType="begin"/>
        </w:r>
        <w:r w:rsidRPr="007E43E0">
          <w:instrText xml:space="preserve"> HYPERLINK "https://lenguajecss.com/css/modelo-de-cajas/margenes-y-rellenos/" \l "rellenos" </w:instrText>
        </w:r>
        <w:r w:rsidRPr="008B39A5">
          <w:fldChar w:fldCharType="separate"/>
        </w:r>
        <w:r w:rsidRPr="00184AA4">
          <w:rPr>
            <w:rStyle w:val="Hipervnculo"/>
            <w:color w:val="0070C0"/>
            <w:u w:val="none"/>
            <w:rPrChange w:id="642" w:author="Alfredo" w:date="2020-09-16T19:38:00Z">
              <w:rPr>
                <w:rStyle w:val="Hipervnculo"/>
                <w:color w:val="auto"/>
                <w:u w:val="none"/>
              </w:rPr>
            </w:rPrChange>
          </w:rPr>
          <w:t>Rellenos</w:t>
        </w:r>
        <w:r w:rsidRPr="008B39A5">
          <w:fldChar w:fldCharType="end"/>
        </w:r>
      </w:ins>
    </w:p>
    <w:p w14:paraId="45A6296A" w14:textId="77777777" w:rsidR="00101CDC" w:rsidRPr="00101CDC" w:rsidRDefault="00101CDC">
      <w:pPr>
        <w:rPr>
          <w:ins w:id="643" w:author="Alfredo" w:date="2020-09-16T19:11:00Z"/>
        </w:rPr>
      </w:pPr>
      <w:ins w:id="644" w:author="Alfredo" w:date="2020-09-16T19:11:00Z">
        <w:r w:rsidRPr="00101CDC">
          <w:t>Al igual que con los márgenes, los rellenos tienen varias propiedades para indicar cada zona:</w:t>
        </w:r>
      </w:ins>
    </w:p>
    <w:tbl>
      <w:tblPr>
        <w:tblStyle w:val="Tabladecuadrcula4-nfasis3"/>
        <w:tblW w:w="8939" w:type="dxa"/>
        <w:jc w:val="center"/>
        <w:tblLook w:val="04A0" w:firstRow="1" w:lastRow="0" w:firstColumn="1" w:lastColumn="0" w:noHBand="0" w:noVBand="1"/>
      </w:tblPr>
      <w:tblGrid>
        <w:gridCol w:w="1772"/>
        <w:gridCol w:w="893"/>
        <w:gridCol w:w="6274"/>
        <w:tblGridChange w:id="645">
          <w:tblGrid>
            <w:gridCol w:w="113"/>
            <w:gridCol w:w="1422"/>
            <w:gridCol w:w="350"/>
            <w:gridCol w:w="200"/>
            <w:gridCol w:w="693"/>
            <w:gridCol w:w="5220"/>
            <w:gridCol w:w="1054"/>
          </w:tblGrid>
        </w:tblGridChange>
      </w:tblGrid>
      <w:tr w:rsidR="009B299B" w:rsidRPr="00101CDC" w14:paraId="1B1DA249" w14:textId="77777777" w:rsidTr="009B299B">
        <w:trPr>
          <w:cnfStyle w:val="100000000000" w:firstRow="1" w:lastRow="0" w:firstColumn="0" w:lastColumn="0" w:oddVBand="0" w:evenVBand="0" w:oddHBand="0" w:evenHBand="0" w:firstRowFirstColumn="0" w:firstRowLastColumn="0" w:lastRowFirstColumn="0" w:lastRowLastColumn="0"/>
          <w:trHeight w:val="488"/>
          <w:jc w:val="center"/>
          <w:ins w:id="646" w:author="Alfredo" w:date="2020-09-16T19:11:00Z"/>
        </w:trPr>
        <w:tc>
          <w:tcPr>
            <w:cnfStyle w:val="001000000000" w:firstRow="0" w:lastRow="0" w:firstColumn="1" w:lastColumn="0" w:oddVBand="0" w:evenVBand="0" w:oddHBand="0" w:evenHBand="0" w:firstRowFirstColumn="0" w:firstRowLastColumn="0" w:lastRowFirstColumn="0" w:lastRowLastColumn="0"/>
            <w:tcW w:w="0" w:type="auto"/>
            <w:hideMark/>
          </w:tcPr>
          <w:p w14:paraId="128FB01C" w14:textId="77777777" w:rsidR="00101CDC" w:rsidRPr="00101CDC" w:rsidRDefault="00101CDC">
            <w:pPr>
              <w:spacing w:after="160" w:line="259" w:lineRule="auto"/>
              <w:rPr>
                <w:ins w:id="647" w:author="Alfredo" w:date="2020-09-16T19:11:00Z"/>
              </w:rPr>
            </w:pPr>
            <w:ins w:id="648" w:author="Alfredo" w:date="2020-09-16T19:11:00Z">
              <w:r w:rsidRPr="00101CDC">
                <w:t>Propiedad</w:t>
              </w:r>
            </w:ins>
          </w:p>
        </w:tc>
        <w:tc>
          <w:tcPr>
            <w:tcW w:w="0" w:type="auto"/>
            <w:hideMark/>
          </w:tcPr>
          <w:p w14:paraId="2D63EB87" w14:textId="77777777" w:rsidR="00101CDC" w:rsidRPr="00101CDC" w:rsidRDefault="00101CDC">
            <w:pPr>
              <w:spacing w:after="160" w:line="259" w:lineRule="auto"/>
              <w:cnfStyle w:val="100000000000" w:firstRow="1" w:lastRow="0" w:firstColumn="0" w:lastColumn="0" w:oddVBand="0" w:evenVBand="0" w:oddHBand="0" w:evenHBand="0" w:firstRowFirstColumn="0" w:firstRowLastColumn="0" w:lastRowFirstColumn="0" w:lastRowLastColumn="0"/>
              <w:rPr>
                <w:ins w:id="649" w:author="Alfredo" w:date="2020-09-16T19:11:00Z"/>
              </w:rPr>
            </w:pPr>
            <w:ins w:id="650" w:author="Alfredo" w:date="2020-09-16T19:11:00Z">
              <w:r w:rsidRPr="00101CDC">
                <w:t>Valor</w:t>
              </w:r>
            </w:ins>
          </w:p>
        </w:tc>
        <w:tc>
          <w:tcPr>
            <w:tcW w:w="0" w:type="auto"/>
            <w:hideMark/>
          </w:tcPr>
          <w:p w14:paraId="6D4F6D36" w14:textId="77777777" w:rsidR="00101CDC" w:rsidRPr="00101CDC" w:rsidRDefault="00101CDC">
            <w:pPr>
              <w:spacing w:after="160" w:line="259" w:lineRule="auto"/>
              <w:cnfStyle w:val="100000000000" w:firstRow="1" w:lastRow="0" w:firstColumn="0" w:lastColumn="0" w:oddVBand="0" w:evenVBand="0" w:oddHBand="0" w:evenHBand="0" w:firstRowFirstColumn="0" w:firstRowLastColumn="0" w:lastRowFirstColumn="0" w:lastRowLastColumn="0"/>
              <w:rPr>
                <w:ins w:id="651" w:author="Alfredo" w:date="2020-09-16T19:11:00Z"/>
              </w:rPr>
            </w:pPr>
            <w:ins w:id="652" w:author="Alfredo" w:date="2020-09-16T19:11:00Z">
              <w:r w:rsidRPr="00101CDC">
                <w:t>Significado</w:t>
              </w:r>
            </w:ins>
          </w:p>
        </w:tc>
      </w:tr>
      <w:tr w:rsidR="009B299B" w:rsidRPr="00101CDC" w14:paraId="665F42C3" w14:textId="77777777" w:rsidTr="009B299B">
        <w:trPr>
          <w:cnfStyle w:val="000000100000" w:firstRow="0" w:lastRow="0" w:firstColumn="0" w:lastColumn="0" w:oddVBand="0" w:evenVBand="0" w:oddHBand="1" w:evenHBand="0" w:firstRowFirstColumn="0" w:firstRowLastColumn="0" w:lastRowFirstColumn="0" w:lastRowLastColumn="0"/>
          <w:trHeight w:val="471"/>
          <w:jc w:val="center"/>
          <w:ins w:id="653" w:author="Alfredo" w:date="2020-09-16T19:11:00Z"/>
        </w:trPr>
        <w:tc>
          <w:tcPr>
            <w:cnfStyle w:val="001000000000" w:firstRow="0" w:lastRow="0" w:firstColumn="1" w:lastColumn="0" w:oddVBand="0" w:evenVBand="0" w:oddHBand="0" w:evenHBand="0" w:firstRowFirstColumn="0" w:firstRowLastColumn="0" w:lastRowFirstColumn="0" w:lastRowLastColumn="0"/>
            <w:tcW w:w="0" w:type="auto"/>
            <w:hideMark/>
          </w:tcPr>
          <w:p w14:paraId="5AE79320" w14:textId="77777777" w:rsidR="00101CDC" w:rsidRPr="00101CDC" w:rsidRDefault="00101CDC">
            <w:pPr>
              <w:spacing w:after="160" w:line="259" w:lineRule="auto"/>
              <w:rPr>
                <w:ins w:id="654" w:author="Alfredo" w:date="2020-09-16T19:11:00Z"/>
              </w:rPr>
            </w:pPr>
            <w:ins w:id="655" w:author="Alfredo" w:date="2020-09-16T19:11:00Z">
              <w:r w:rsidRPr="00101CDC">
                <w:t>padding-top</w:t>
              </w:r>
            </w:ins>
          </w:p>
        </w:tc>
        <w:tc>
          <w:tcPr>
            <w:tcW w:w="0" w:type="auto"/>
            <w:hideMark/>
          </w:tcPr>
          <w:p w14:paraId="01040CD8" w14:textId="2956781D" w:rsidR="00101CDC" w:rsidRPr="00101CDC" w:rsidRDefault="00101CDC">
            <w:pPr>
              <w:spacing w:after="160" w:line="259" w:lineRule="auto"/>
              <w:cnfStyle w:val="000000100000" w:firstRow="0" w:lastRow="0" w:firstColumn="0" w:lastColumn="0" w:oddVBand="0" w:evenVBand="0" w:oddHBand="1" w:evenHBand="0" w:firstRowFirstColumn="0" w:firstRowLastColumn="0" w:lastRowFirstColumn="0" w:lastRowLastColumn="0"/>
              <w:rPr>
                <w:ins w:id="656" w:author="Alfredo" w:date="2020-09-16T19:11:00Z"/>
              </w:rPr>
            </w:pPr>
            <w:ins w:id="657" w:author="Alfredo" w:date="2020-09-16T19:11:00Z">
              <w:r w:rsidRPr="00101CDC">
                <w:rPr>
                  <w:b/>
                  <w:bCs/>
                </w:rPr>
                <w:t>0</w:t>
              </w:r>
              <w:r w:rsidRPr="00101CDC">
                <w:t xml:space="preserve"> | </w:t>
              </w:r>
            </w:ins>
            <w:ins w:id="658" w:author="Alfredo" w:date="2020-09-16T19:13:00Z">
              <w:r>
                <w:t>size</w:t>
              </w:r>
            </w:ins>
          </w:p>
        </w:tc>
        <w:tc>
          <w:tcPr>
            <w:tcW w:w="0" w:type="auto"/>
            <w:hideMark/>
          </w:tcPr>
          <w:p w14:paraId="136D6242" w14:textId="77777777" w:rsidR="00101CDC" w:rsidRPr="00101CDC" w:rsidRDefault="00101CDC">
            <w:pPr>
              <w:spacing w:after="160" w:line="259" w:lineRule="auto"/>
              <w:cnfStyle w:val="000000100000" w:firstRow="0" w:lastRow="0" w:firstColumn="0" w:lastColumn="0" w:oddVBand="0" w:evenVBand="0" w:oddHBand="1" w:evenHBand="0" w:firstRowFirstColumn="0" w:firstRowLastColumn="0" w:lastRowFirstColumn="0" w:lastRowLastColumn="0"/>
              <w:rPr>
                <w:ins w:id="659" w:author="Alfredo" w:date="2020-09-16T19:11:00Z"/>
              </w:rPr>
            </w:pPr>
            <w:ins w:id="660" w:author="Alfredo" w:date="2020-09-16T19:11:00Z">
              <w:r w:rsidRPr="00101CDC">
                <w:t>Aplica un relleno interior en el espacio superior de un elemento.</w:t>
              </w:r>
            </w:ins>
          </w:p>
        </w:tc>
      </w:tr>
      <w:tr w:rsidR="00101CDC" w:rsidRPr="00101CDC" w14:paraId="35F8FCB6" w14:textId="77777777" w:rsidTr="009B299B">
        <w:tblPrEx>
          <w:tblW w:w="8939" w:type="dxa"/>
          <w:jc w:val="center"/>
          <w:tblPrExChange w:id="661" w:author="Alfredo" w:date="2020-09-16T19:16:00Z">
            <w:tblPrEx>
              <w:tblW w:w="0" w:type="auto"/>
              <w:jc w:val="center"/>
              <w:tblCellSpacing w:w="15" w:type="dxa"/>
              <w:tblCellMar>
                <w:top w:w="15" w:type="dxa"/>
                <w:left w:w="15" w:type="dxa"/>
                <w:bottom w:w="15" w:type="dxa"/>
                <w:right w:w="15" w:type="dxa"/>
              </w:tblCellMar>
            </w:tblPrEx>
          </w:tblPrExChange>
        </w:tblPrEx>
        <w:trPr>
          <w:trHeight w:val="488"/>
          <w:jc w:val="center"/>
          <w:ins w:id="662" w:author="Alfredo" w:date="2020-09-16T19:11:00Z"/>
          <w:trPrChange w:id="663" w:author="Alfredo" w:date="2020-09-16T19:16:00Z">
            <w:trPr>
              <w:gridAfter w:val="0"/>
              <w:tblCellSpacing w:w="15" w:type="dxa"/>
              <w:jc w:val="center"/>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664" w:author="Alfredo" w:date="2020-09-16T19:16:00Z">
              <w:tcPr>
                <w:tcW w:w="0" w:type="auto"/>
                <w:gridSpan w:val="2"/>
                <w:vAlign w:val="center"/>
                <w:hideMark/>
              </w:tcPr>
            </w:tcPrChange>
          </w:tcPr>
          <w:p w14:paraId="6F910E70" w14:textId="77777777" w:rsidR="00101CDC" w:rsidRPr="00101CDC" w:rsidRDefault="00101CDC">
            <w:pPr>
              <w:spacing w:after="160" w:line="259" w:lineRule="auto"/>
              <w:rPr>
                <w:ins w:id="665" w:author="Alfredo" w:date="2020-09-16T19:11:00Z"/>
              </w:rPr>
            </w:pPr>
            <w:ins w:id="666" w:author="Alfredo" w:date="2020-09-16T19:11:00Z">
              <w:r w:rsidRPr="00101CDC">
                <w:t>padding-left</w:t>
              </w:r>
            </w:ins>
          </w:p>
        </w:tc>
        <w:tc>
          <w:tcPr>
            <w:tcW w:w="0" w:type="auto"/>
            <w:hideMark/>
            <w:tcPrChange w:id="667" w:author="Alfredo" w:date="2020-09-16T19:16:00Z">
              <w:tcPr>
                <w:tcW w:w="0" w:type="auto"/>
                <w:gridSpan w:val="2"/>
                <w:vAlign w:val="center"/>
                <w:hideMark/>
              </w:tcPr>
            </w:tcPrChange>
          </w:tcPr>
          <w:p w14:paraId="2AE3CDE2" w14:textId="2FBCDD70" w:rsidR="00101CDC" w:rsidRPr="00101CDC" w:rsidRDefault="00101CDC">
            <w:pPr>
              <w:spacing w:after="160" w:line="259" w:lineRule="auto"/>
              <w:cnfStyle w:val="000000000000" w:firstRow="0" w:lastRow="0" w:firstColumn="0" w:lastColumn="0" w:oddVBand="0" w:evenVBand="0" w:oddHBand="0" w:evenHBand="0" w:firstRowFirstColumn="0" w:firstRowLastColumn="0" w:lastRowFirstColumn="0" w:lastRowLastColumn="0"/>
              <w:rPr>
                <w:ins w:id="668" w:author="Alfredo" w:date="2020-09-16T19:11:00Z"/>
              </w:rPr>
            </w:pPr>
            <w:ins w:id="669" w:author="Alfredo" w:date="2020-09-16T19:11:00Z">
              <w:r w:rsidRPr="00101CDC">
                <w:rPr>
                  <w:b/>
                  <w:bCs/>
                </w:rPr>
                <w:t>0</w:t>
              </w:r>
              <w:r w:rsidRPr="00101CDC">
                <w:t xml:space="preserve"> | </w:t>
              </w:r>
            </w:ins>
            <w:ins w:id="670" w:author="Alfredo" w:date="2020-09-16T19:13:00Z">
              <w:r>
                <w:t>size</w:t>
              </w:r>
            </w:ins>
          </w:p>
        </w:tc>
        <w:tc>
          <w:tcPr>
            <w:tcW w:w="0" w:type="auto"/>
            <w:hideMark/>
            <w:tcPrChange w:id="671" w:author="Alfredo" w:date="2020-09-16T19:16:00Z">
              <w:tcPr>
                <w:tcW w:w="0" w:type="auto"/>
                <w:gridSpan w:val="2"/>
                <w:vAlign w:val="center"/>
                <w:hideMark/>
              </w:tcPr>
            </w:tcPrChange>
          </w:tcPr>
          <w:p w14:paraId="005E1FDC" w14:textId="77777777" w:rsidR="00101CDC" w:rsidRPr="00101CDC" w:rsidRDefault="00101CDC">
            <w:pPr>
              <w:spacing w:after="160" w:line="259" w:lineRule="auto"/>
              <w:cnfStyle w:val="000000000000" w:firstRow="0" w:lastRow="0" w:firstColumn="0" w:lastColumn="0" w:oddVBand="0" w:evenVBand="0" w:oddHBand="0" w:evenHBand="0" w:firstRowFirstColumn="0" w:firstRowLastColumn="0" w:lastRowFirstColumn="0" w:lastRowLastColumn="0"/>
              <w:rPr>
                <w:ins w:id="672" w:author="Alfredo" w:date="2020-09-16T19:11:00Z"/>
              </w:rPr>
            </w:pPr>
            <w:ins w:id="673" w:author="Alfredo" w:date="2020-09-16T19:11:00Z">
              <w:r w:rsidRPr="00101CDC">
                <w:t>Aplica un relleno interior en el espacio izquierdo de un elemento.</w:t>
              </w:r>
            </w:ins>
          </w:p>
        </w:tc>
      </w:tr>
      <w:tr w:rsidR="009B299B" w:rsidRPr="00101CDC" w14:paraId="0F0A1476" w14:textId="77777777" w:rsidTr="009B299B">
        <w:trPr>
          <w:cnfStyle w:val="000000100000" w:firstRow="0" w:lastRow="0" w:firstColumn="0" w:lastColumn="0" w:oddVBand="0" w:evenVBand="0" w:oddHBand="1" w:evenHBand="0" w:firstRowFirstColumn="0" w:firstRowLastColumn="0" w:lastRowFirstColumn="0" w:lastRowLastColumn="0"/>
          <w:trHeight w:val="488"/>
          <w:jc w:val="center"/>
          <w:ins w:id="674" w:author="Alfredo" w:date="2020-09-16T19:11:00Z"/>
        </w:trPr>
        <w:tc>
          <w:tcPr>
            <w:cnfStyle w:val="001000000000" w:firstRow="0" w:lastRow="0" w:firstColumn="1" w:lastColumn="0" w:oddVBand="0" w:evenVBand="0" w:oddHBand="0" w:evenHBand="0" w:firstRowFirstColumn="0" w:firstRowLastColumn="0" w:lastRowFirstColumn="0" w:lastRowLastColumn="0"/>
            <w:tcW w:w="0" w:type="auto"/>
            <w:hideMark/>
          </w:tcPr>
          <w:p w14:paraId="2C039807" w14:textId="77777777" w:rsidR="00101CDC" w:rsidRPr="00101CDC" w:rsidRDefault="00101CDC">
            <w:pPr>
              <w:spacing w:after="160" w:line="259" w:lineRule="auto"/>
              <w:rPr>
                <w:ins w:id="675" w:author="Alfredo" w:date="2020-09-16T19:11:00Z"/>
              </w:rPr>
            </w:pPr>
            <w:ins w:id="676" w:author="Alfredo" w:date="2020-09-16T19:11:00Z">
              <w:r w:rsidRPr="00101CDC">
                <w:t>padding-right</w:t>
              </w:r>
            </w:ins>
          </w:p>
        </w:tc>
        <w:tc>
          <w:tcPr>
            <w:tcW w:w="0" w:type="auto"/>
            <w:hideMark/>
          </w:tcPr>
          <w:p w14:paraId="20EC1877" w14:textId="588B735F" w:rsidR="00101CDC" w:rsidRPr="00101CDC" w:rsidRDefault="00101CDC">
            <w:pPr>
              <w:spacing w:after="160" w:line="259" w:lineRule="auto"/>
              <w:cnfStyle w:val="000000100000" w:firstRow="0" w:lastRow="0" w:firstColumn="0" w:lastColumn="0" w:oddVBand="0" w:evenVBand="0" w:oddHBand="1" w:evenHBand="0" w:firstRowFirstColumn="0" w:firstRowLastColumn="0" w:lastRowFirstColumn="0" w:lastRowLastColumn="0"/>
              <w:rPr>
                <w:ins w:id="677" w:author="Alfredo" w:date="2020-09-16T19:11:00Z"/>
              </w:rPr>
            </w:pPr>
            <w:ins w:id="678" w:author="Alfredo" w:date="2020-09-16T19:11:00Z">
              <w:r w:rsidRPr="00101CDC">
                <w:rPr>
                  <w:b/>
                  <w:bCs/>
                </w:rPr>
                <w:t>0</w:t>
              </w:r>
              <w:r w:rsidRPr="00101CDC">
                <w:t xml:space="preserve"> | </w:t>
              </w:r>
            </w:ins>
            <w:ins w:id="679" w:author="Alfredo" w:date="2020-09-16T19:13:00Z">
              <w:r>
                <w:t>size</w:t>
              </w:r>
            </w:ins>
          </w:p>
        </w:tc>
        <w:tc>
          <w:tcPr>
            <w:tcW w:w="0" w:type="auto"/>
            <w:hideMark/>
          </w:tcPr>
          <w:p w14:paraId="1C73517E" w14:textId="77777777" w:rsidR="00101CDC" w:rsidRPr="00101CDC" w:rsidRDefault="00101CDC">
            <w:pPr>
              <w:spacing w:after="160" w:line="259" w:lineRule="auto"/>
              <w:cnfStyle w:val="000000100000" w:firstRow="0" w:lastRow="0" w:firstColumn="0" w:lastColumn="0" w:oddVBand="0" w:evenVBand="0" w:oddHBand="1" w:evenHBand="0" w:firstRowFirstColumn="0" w:firstRowLastColumn="0" w:lastRowFirstColumn="0" w:lastRowLastColumn="0"/>
              <w:rPr>
                <w:ins w:id="680" w:author="Alfredo" w:date="2020-09-16T19:11:00Z"/>
              </w:rPr>
            </w:pPr>
            <w:ins w:id="681" w:author="Alfredo" w:date="2020-09-16T19:11:00Z">
              <w:r w:rsidRPr="00101CDC">
                <w:t>Aplica un relleno interior en el espacio derecho de un elemento.</w:t>
              </w:r>
            </w:ins>
          </w:p>
        </w:tc>
      </w:tr>
      <w:tr w:rsidR="00101CDC" w:rsidRPr="00101CDC" w14:paraId="2114539E" w14:textId="77777777" w:rsidTr="009B299B">
        <w:tblPrEx>
          <w:tblW w:w="8939" w:type="dxa"/>
          <w:jc w:val="center"/>
          <w:tblPrExChange w:id="682" w:author="Alfredo" w:date="2020-09-16T19:16:00Z">
            <w:tblPrEx>
              <w:tblW w:w="0" w:type="auto"/>
              <w:jc w:val="center"/>
              <w:tblCellSpacing w:w="15" w:type="dxa"/>
              <w:tblCellMar>
                <w:top w:w="15" w:type="dxa"/>
                <w:left w:w="15" w:type="dxa"/>
                <w:bottom w:w="15" w:type="dxa"/>
                <w:right w:w="15" w:type="dxa"/>
              </w:tblCellMar>
            </w:tblPrEx>
          </w:tblPrExChange>
        </w:tblPrEx>
        <w:trPr>
          <w:trHeight w:val="471"/>
          <w:jc w:val="center"/>
          <w:ins w:id="683" w:author="Alfredo" w:date="2020-09-16T19:11:00Z"/>
          <w:trPrChange w:id="684" w:author="Alfredo" w:date="2020-09-16T19:16:00Z">
            <w:trPr>
              <w:gridAfter w:val="0"/>
              <w:tblCellSpacing w:w="15" w:type="dxa"/>
              <w:jc w:val="center"/>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685" w:author="Alfredo" w:date="2020-09-16T19:16:00Z">
              <w:tcPr>
                <w:tcW w:w="0" w:type="auto"/>
                <w:gridSpan w:val="2"/>
                <w:vAlign w:val="center"/>
                <w:hideMark/>
              </w:tcPr>
            </w:tcPrChange>
          </w:tcPr>
          <w:p w14:paraId="10BFA380" w14:textId="77777777" w:rsidR="00101CDC" w:rsidRPr="00101CDC" w:rsidRDefault="00101CDC">
            <w:pPr>
              <w:spacing w:after="160" w:line="259" w:lineRule="auto"/>
              <w:rPr>
                <w:ins w:id="686" w:author="Alfredo" w:date="2020-09-16T19:11:00Z"/>
              </w:rPr>
            </w:pPr>
            <w:ins w:id="687" w:author="Alfredo" w:date="2020-09-16T19:11:00Z">
              <w:r w:rsidRPr="00101CDC">
                <w:t>padding-bottom</w:t>
              </w:r>
            </w:ins>
          </w:p>
        </w:tc>
        <w:tc>
          <w:tcPr>
            <w:tcW w:w="0" w:type="auto"/>
            <w:hideMark/>
            <w:tcPrChange w:id="688" w:author="Alfredo" w:date="2020-09-16T19:16:00Z">
              <w:tcPr>
                <w:tcW w:w="0" w:type="auto"/>
                <w:gridSpan w:val="2"/>
                <w:vAlign w:val="center"/>
                <w:hideMark/>
              </w:tcPr>
            </w:tcPrChange>
          </w:tcPr>
          <w:p w14:paraId="22F0148F" w14:textId="27FD502F" w:rsidR="00101CDC" w:rsidRPr="00101CDC" w:rsidRDefault="00101CDC">
            <w:pPr>
              <w:spacing w:after="160" w:line="259" w:lineRule="auto"/>
              <w:cnfStyle w:val="000000000000" w:firstRow="0" w:lastRow="0" w:firstColumn="0" w:lastColumn="0" w:oddVBand="0" w:evenVBand="0" w:oddHBand="0" w:evenHBand="0" w:firstRowFirstColumn="0" w:firstRowLastColumn="0" w:lastRowFirstColumn="0" w:lastRowLastColumn="0"/>
              <w:rPr>
                <w:ins w:id="689" w:author="Alfredo" w:date="2020-09-16T19:11:00Z"/>
              </w:rPr>
            </w:pPr>
            <w:ins w:id="690" w:author="Alfredo" w:date="2020-09-16T19:11:00Z">
              <w:r w:rsidRPr="00101CDC">
                <w:rPr>
                  <w:b/>
                  <w:bCs/>
                </w:rPr>
                <w:t>0</w:t>
              </w:r>
              <w:r w:rsidRPr="00101CDC">
                <w:t xml:space="preserve"> | </w:t>
              </w:r>
            </w:ins>
            <w:ins w:id="691" w:author="Alfredo" w:date="2020-09-16T19:13:00Z">
              <w:r>
                <w:t>size</w:t>
              </w:r>
            </w:ins>
          </w:p>
        </w:tc>
        <w:tc>
          <w:tcPr>
            <w:tcW w:w="0" w:type="auto"/>
            <w:hideMark/>
            <w:tcPrChange w:id="692" w:author="Alfredo" w:date="2020-09-16T19:16:00Z">
              <w:tcPr>
                <w:tcW w:w="0" w:type="auto"/>
                <w:gridSpan w:val="2"/>
                <w:vAlign w:val="center"/>
                <w:hideMark/>
              </w:tcPr>
            </w:tcPrChange>
          </w:tcPr>
          <w:p w14:paraId="6F51681F" w14:textId="77777777" w:rsidR="00101CDC" w:rsidRPr="00101CDC" w:rsidRDefault="00101CDC">
            <w:pPr>
              <w:spacing w:after="160" w:line="259" w:lineRule="auto"/>
              <w:cnfStyle w:val="000000000000" w:firstRow="0" w:lastRow="0" w:firstColumn="0" w:lastColumn="0" w:oddVBand="0" w:evenVBand="0" w:oddHBand="0" w:evenHBand="0" w:firstRowFirstColumn="0" w:firstRowLastColumn="0" w:lastRowFirstColumn="0" w:lastRowLastColumn="0"/>
              <w:rPr>
                <w:ins w:id="693" w:author="Alfredo" w:date="2020-09-16T19:11:00Z"/>
              </w:rPr>
            </w:pPr>
            <w:ins w:id="694" w:author="Alfredo" w:date="2020-09-16T19:11:00Z">
              <w:r w:rsidRPr="00101CDC">
                <w:t>Aplica un relleno interior en el espacio inferior de un elemento.</w:t>
              </w:r>
            </w:ins>
          </w:p>
        </w:tc>
      </w:tr>
    </w:tbl>
    <w:p w14:paraId="07CD9928" w14:textId="77777777" w:rsidR="00101CDC" w:rsidRDefault="00101CDC">
      <w:pPr>
        <w:spacing w:after="120"/>
        <w:rPr>
          <w:ins w:id="695" w:author="Alfredo" w:date="2020-09-16T19:12:00Z"/>
        </w:rPr>
        <w:pPrChange w:id="696" w:author="Alfredo" w:date="2020-10-04T15:36:00Z">
          <w:pPr/>
        </w:pPrChange>
      </w:pPr>
    </w:p>
    <w:p w14:paraId="23D88CAC" w14:textId="77777777" w:rsidR="00101CDC" w:rsidRPr="00101CDC" w:rsidRDefault="00101CDC">
      <w:pPr>
        <w:spacing w:after="120"/>
        <w:rPr>
          <w:ins w:id="697" w:author="Alfredo" w:date="2020-09-16T19:11:00Z"/>
        </w:rPr>
        <w:pPrChange w:id="698" w:author="Alfredo" w:date="2020-10-04T15:36:00Z">
          <w:pPr/>
        </w:pPrChange>
      </w:pPr>
      <w:ins w:id="699" w:author="Alfredo" w:date="2020-09-16T19:11:00Z">
        <w:r w:rsidRPr="00101CDC">
          <w:t>Como se puede ver en la tabla, por defecto no hay relleno (</w:t>
        </w:r>
        <w:r w:rsidRPr="00101CDC">
          <w:rPr>
            <w:i/>
            <w:iCs/>
          </w:rPr>
          <w:t>el relleno está a cero</w:t>
        </w:r>
        <w:r w:rsidRPr="00101CDC">
          <w:t>), aunque puede modificarse tanto con las propiedades anteriores como la propiedad de atajo que veremos a continuación.</w:t>
        </w:r>
      </w:ins>
    </w:p>
    <w:p w14:paraId="7621AC0F" w14:textId="77777777" w:rsidR="00184AA4" w:rsidRPr="007E43E0" w:rsidRDefault="00184AA4">
      <w:pPr>
        <w:pStyle w:val="Ttulo3"/>
        <w:rPr>
          <w:ins w:id="700" w:author="Alfredo" w:date="2020-09-16T19:39:00Z"/>
        </w:rPr>
        <w:pPrChange w:id="701" w:author="Alfredo" w:date="2020-10-04T15:36:00Z">
          <w:pPr/>
        </w:pPrChange>
      </w:pPr>
      <w:ins w:id="702" w:author="Alfredo" w:date="2020-09-16T19:39:00Z">
        <w:r w:rsidRPr="007E43E0">
          <w:lastRenderedPageBreak/>
          <w:fldChar w:fldCharType="begin"/>
        </w:r>
        <w:r w:rsidRPr="007E43E0">
          <w:instrText xml:space="preserve"> HYPERLINK "https://lenguajecss.com/css/modelo-de-cajas/margenes-y-rellenos/" \l "atajo-modelo-de-cajas" </w:instrText>
        </w:r>
        <w:r w:rsidRPr="007E43E0">
          <w:fldChar w:fldCharType="separate"/>
        </w:r>
        <w:r w:rsidRPr="007E43E0">
          <w:rPr>
            <w:rStyle w:val="Hipervnculo"/>
            <w:color w:val="0070C0"/>
            <w:u w:val="none"/>
          </w:rPr>
          <w:t>Atajo: Modelo de cajas</w:t>
        </w:r>
        <w:r w:rsidRPr="007E43E0">
          <w:fldChar w:fldCharType="end"/>
        </w:r>
      </w:ins>
    </w:p>
    <w:p w14:paraId="04D2BA62" w14:textId="77777777" w:rsidR="00184AA4" w:rsidRPr="00184AA4" w:rsidRDefault="00184AA4">
      <w:pPr>
        <w:rPr>
          <w:ins w:id="703" w:author="Alfredo" w:date="2020-09-16T19:39:00Z"/>
        </w:rPr>
      </w:pPr>
      <w:ins w:id="704" w:author="Alfredo" w:date="2020-09-16T19:39:00Z">
        <w:r w:rsidRPr="00184AA4">
          <w:t>Al igual que en otras propiedades de CSS, también existen atajos para los márgenes y los rellenos:</w:t>
        </w:r>
      </w:ins>
    </w:p>
    <w:tbl>
      <w:tblPr>
        <w:tblStyle w:val="Tabladecuadrcula4-nfasis3"/>
        <w:tblW w:w="0" w:type="auto"/>
        <w:jc w:val="center"/>
        <w:tblLook w:val="04A0" w:firstRow="1" w:lastRow="0" w:firstColumn="1" w:lastColumn="0" w:noHBand="0" w:noVBand="1"/>
        <w:tblPrChange w:id="705" w:author="Alfredo" w:date="2020-09-16T19:39:00Z">
          <w:tblPr>
            <w:tblW w:w="0" w:type="auto"/>
            <w:tblCellSpacing w:w="15" w:type="dxa"/>
            <w:tblCellMar>
              <w:top w:w="15" w:type="dxa"/>
              <w:left w:w="15" w:type="dxa"/>
              <w:bottom w:w="15" w:type="dxa"/>
              <w:right w:w="15" w:type="dxa"/>
            </w:tblCellMar>
            <w:tblLook w:val="04A0" w:firstRow="1" w:lastRow="0" w:firstColumn="1" w:lastColumn="0" w:noHBand="0" w:noVBand="1"/>
          </w:tblPr>
        </w:tblPrChange>
      </w:tblPr>
      <w:tblGrid>
        <w:gridCol w:w="1158"/>
        <w:gridCol w:w="1852"/>
        <w:gridCol w:w="5184"/>
        <w:tblGridChange w:id="706">
          <w:tblGrid>
            <w:gridCol w:w="1017"/>
            <w:gridCol w:w="748"/>
            <w:gridCol w:w="5043"/>
          </w:tblGrid>
        </w:tblGridChange>
      </w:tblGrid>
      <w:tr w:rsidR="00184AA4" w:rsidRPr="00184AA4" w14:paraId="602A062B" w14:textId="77777777" w:rsidTr="00184AA4">
        <w:trPr>
          <w:cnfStyle w:val="100000000000" w:firstRow="1" w:lastRow="0" w:firstColumn="0" w:lastColumn="0" w:oddVBand="0" w:evenVBand="0" w:oddHBand="0" w:evenHBand="0" w:firstRowFirstColumn="0" w:firstRowLastColumn="0" w:lastRowFirstColumn="0" w:lastRowLastColumn="0"/>
          <w:jc w:val="center"/>
          <w:ins w:id="707" w:author="Alfredo" w:date="2020-09-16T19:39:00Z"/>
          <w:trPrChange w:id="708" w:author="Alfredo" w:date="2020-09-16T19:39:00Z">
            <w:trPr>
              <w:tblHeader/>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709" w:author="Alfredo" w:date="2020-09-16T19:39:00Z">
              <w:tcPr>
                <w:tcW w:w="0" w:type="auto"/>
                <w:vAlign w:val="center"/>
                <w:hideMark/>
              </w:tcPr>
            </w:tcPrChange>
          </w:tcPr>
          <w:p w14:paraId="2344E9B1" w14:textId="77777777" w:rsidR="00184AA4" w:rsidRPr="00184AA4" w:rsidRDefault="00184AA4">
            <w:pPr>
              <w:spacing w:after="160" w:line="259" w:lineRule="auto"/>
              <w:cnfStyle w:val="101000000000" w:firstRow="1" w:lastRow="0" w:firstColumn="1" w:lastColumn="0" w:oddVBand="0" w:evenVBand="0" w:oddHBand="0" w:evenHBand="0" w:firstRowFirstColumn="0" w:firstRowLastColumn="0" w:lastRowFirstColumn="0" w:lastRowLastColumn="0"/>
              <w:rPr>
                <w:ins w:id="710" w:author="Alfredo" w:date="2020-09-16T19:39:00Z"/>
              </w:rPr>
            </w:pPr>
            <w:ins w:id="711" w:author="Alfredo" w:date="2020-09-16T19:39:00Z">
              <w:r w:rsidRPr="00184AA4">
                <w:t>Propiedad</w:t>
              </w:r>
            </w:ins>
          </w:p>
        </w:tc>
        <w:tc>
          <w:tcPr>
            <w:tcW w:w="0" w:type="auto"/>
            <w:hideMark/>
            <w:tcPrChange w:id="712" w:author="Alfredo" w:date="2020-09-16T19:39:00Z">
              <w:tcPr>
                <w:tcW w:w="0" w:type="auto"/>
                <w:vAlign w:val="center"/>
                <w:hideMark/>
              </w:tcPr>
            </w:tcPrChange>
          </w:tcPr>
          <w:p w14:paraId="25C5E599" w14:textId="77777777" w:rsidR="00184AA4" w:rsidRPr="00184AA4" w:rsidRDefault="00184AA4">
            <w:pPr>
              <w:spacing w:after="160" w:line="259" w:lineRule="auto"/>
              <w:cnfStyle w:val="100000000000" w:firstRow="1" w:lastRow="0" w:firstColumn="0" w:lastColumn="0" w:oddVBand="0" w:evenVBand="0" w:oddHBand="0" w:evenHBand="0" w:firstRowFirstColumn="0" w:firstRowLastColumn="0" w:lastRowFirstColumn="0" w:lastRowLastColumn="0"/>
              <w:rPr>
                <w:ins w:id="713" w:author="Alfredo" w:date="2020-09-16T19:39:00Z"/>
              </w:rPr>
            </w:pPr>
            <w:ins w:id="714" w:author="Alfredo" w:date="2020-09-16T19:39:00Z">
              <w:r w:rsidRPr="00184AA4">
                <w:t>Valores</w:t>
              </w:r>
            </w:ins>
          </w:p>
        </w:tc>
        <w:tc>
          <w:tcPr>
            <w:tcW w:w="0" w:type="auto"/>
            <w:hideMark/>
            <w:tcPrChange w:id="715" w:author="Alfredo" w:date="2020-09-16T19:39:00Z">
              <w:tcPr>
                <w:tcW w:w="0" w:type="auto"/>
                <w:vAlign w:val="center"/>
                <w:hideMark/>
              </w:tcPr>
            </w:tcPrChange>
          </w:tcPr>
          <w:p w14:paraId="3405DE32" w14:textId="77777777" w:rsidR="00184AA4" w:rsidRPr="00184AA4" w:rsidRDefault="00184AA4">
            <w:pPr>
              <w:spacing w:after="160" w:line="259" w:lineRule="auto"/>
              <w:cnfStyle w:val="100000000000" w:firstRow="1" w:lastRow="0" w:firstColumn="0" w:lastColumn="0" w:oddVBand="0" w:evenVBand="0" w:oddHBand="0" w:evenHBand="0" w:firstRowFirstColumn="0" w:firstRowLastColumn="0" w:lastRowFirstColumn="0" w:lastRowLastColumn="0"/>
              <w:rPr>
                <w:ins w:id="716" w:author="Alfredo" w:date="2020-09-16T19:39:00Z"/>
              </w:rPr>
            </w:pPr>
            <w:ins w:id="717" w:author="Alfredo" w:date="2020-09-16T19:39:00Z">
              <w:r w:rsidRPr="00184AA4">
                <w:t>Significado</w:t>
              </w:r>
            </w:ins>
          </w:p>
        </w:tc>
      </w:tr>
      <w:tr w:rsidR="00184AA4" w:rsidRPr="00184AA4" w14:paraId="32EAC7BC" w14:textId="77777777" w:rsidTr="00184AA4">
        <w:trPr>
          <w:cnfStyle w:val="000000100000" w:firstRow="0" w:lastRow="0" w:firstColumn="0" w:lastColumn="0" w:oddVBand="0" w:evenVBand="0" w:oddHBand="1" w:evenHBand="0" w:firstRowFirstColumn="0" w:firstRowLastColumn="0" w:lastRowFirstColumn="0" w:lastRowLastColumn="0"/>
          <w:jc w:val="center"/>
          <w:ins w:id="718" w:author="Alfredo" w:date="2020-09-16T19:39:00Z"/>
          <w:trPrChange w:id="719" w:author="Alfredo" w:date="2020-09-16T19:39:00Z">
            <w:trPr>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720" w:author="Alfredo" w:date="2020-09-16T19:39:00Z">
              <w:tcPr>
                <w:tcW w:w="0" w:type="auto"/>
                <w:vAlign w:val="center"/>
                <w:hideMark/>
              </w:tcPr>
            </w:tcPrChange>
          </w:tcPr>
          <w:p w14:paraId="473B8FF0" w14:textId="77777777" w:rsidR="00184AA4" w:rsidRPr="00184AA4" w:rsidRDefault="00184AA4">
            <w:pPr>
              <w:spacing w:after="160" w:line="259" w:lineRule="auto"/>
              <w:cnfStyle w:val="001000100000" w:firstRow="0" w:lastRow="0" w:firstColumn="1" w:lastColumn="0" w:oddVBand="0" w:evenVBand="0" w:oddHBand="1" w:evenHBand="0" w:firstRowFirstColumn="0" w:firstRowLastColumn="0" w:lastRowFirstColumn="0" w:lastRowLastColumn="0"/>
              <w:rPr>
                <w:ins w:id="721" w:author="Alfredo" w:date="2020-09-16T19:39:00Z"/>
              </w:rPr>
            </w:pPr>
            <w:ins w:id="722" w:author="Alfredo" w:date="2020-09-16T19:39:00Z">
              <w:r w:rsidRPr="00184AA4">
                <w:t xml:space="preserve">margin </w:t>
              </w:r>
            </w:ins>
          </w:p>
        </w:tc>
        <w:tc>
          <w:tcPr>
            <w:tcW w:w="0" w:type="auto"/>
            <w:hideMark/>
            <w:tcPrChange w:id="723" w:author="Alfredo" w:date="2020-09-16T19:39:00Z">
              <w:tcPr>
                <w:tcW w:w="0" w:type="auto"/>
                <w:vAlign w:val="center"/>
                <w:hideMark/>
              </w:tcPr>
            </w:tcPrChange>
          </w:tcPr>
          <w:p w14:paraId="530DCEBE" w14:textId="57CAACE2" w:rsidR="00184AA4" w:rsidRPr="00184AA4" w:rsidRDefault="00184AA4">
            <w:pPr>
              <w:spacing w:after="160" w:line="259" w:lineRule="auto"/>
              <w:cnfStyle w:val="000000100000" w:firstRow="0" w:lastRow="0" w:firstColumn="0" w:lastColumn="0" w:oddVBand="0" w:evenVBand="0" w:oddHBand="1" w:evenHBand="0" w:firstRowFirstColumn="0" w:firstRowLastColumn="0" w:lastRowFirstColumn="0" w:lastRowLastColumn="0"/>
              <w:rPr>
                <w:ins w:id="724" w:author="Alfredo" w:date="2020-09-16T19:39:00Z"/>
              </w:rPr>
            </w:pPr>
            <w:ins w:id="725" w:author="Alfredo" w:date="2020-09-16T19:39:00Z">
              <w:r>
                <w:t>size</w:t>
              </w:r>
            </w:ins>
          </w:p>
        </w:tc>
        <w:tc>
          <w:tcPr>
            <w:tcW w:w="0" w:type="auto"/>
            <w:hideMark/>
            <w:tcPrChange w:id="726" w:author="Alfredo" w:date="2020-09-16T19:39:00Z">
              <w:tcPr>
                <w:tcW w:w="0" w:type="auto"/>
                <w:vAlign w:val="center"/>
                <w:hideMark/>
              </w:tcPr>
            </w:tcPrChange>
          </w:tcPr>
          <w:p w14:paraId="53C11FB8" w14:textId="77777777" w:rsidR="00184AA4" w:rsidRPr="00184AA4" w:rsidRDefault="00184AA4">
            <w:pPr>
              <w:spacing w:after="160" w:line="259" w:lineRule="auto"/>
              <w:cnfStyle w:val="000000100000" w:firstRow="0" w:lastRow="0" w:firstColumn="0" w:lastColumn="0" w:oddVBand="0" w:evenVBand="0" w:oddHBand="1" w:evenHBand="0" w:firstRowFirstColumn="0" w:firstRowLastColumn="0" w:lastRowFirstColumn="0" w:lastRowLastColumn="0"/>
              <w:rPr>
                <w:ins w:id="727" w:author="Alfredo" w:date="2020-09-16T19:39:00Z"/>
              </w:rPr>
            </w:pPr>
            <w:ins w:id="728" w:author="Alfredo" w:date="2020-09-16T19:39:00Z">
              <w:r w:rsidRPr="00184AA4">
                <w:t xml:space="preserve">1 parámetro. Aplica el mismo margen a </w:t>
              </w:r>
              <w:r w:rsidRPr="00184AA4">
                <w:rPr>
                  <w:b/>
                  <w:bCs/>
                </w:rPr>
                <w:t>todos</w:t>
              </w:r>
              <w:r w:rsidRPr="00184AA4">
                <w:t xml:space="preserve"> los lados.</w:t>
              </w:r>
            </w:ins>
          </w:p>
        </w:tc>
      </w:tr>
      <w:tr w:rsidR="00184AA4" w:rsidRPr="00184AA4" w14:paraId="23B0F2C3" w14:textId="77777777" w:rsidTr="00184AA4">
        <w:trPr>
          <w:jc w:val="center"/>
          <w:ins w:id="729" w:author="Alfredo" w:date="2020-09-16T19:39:00Z"/>
          <w:trPrChange w:id="730" w:author="Alfredo" w:date="2020-09-16T19:39:00Z">
            <w:trPr>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731" w:author="Alfredo" w:date="2020-09-16T19:39:00Z">
              <w:tcPr>
                <w:tcW w:w="0" w:type="auto"/>
                <w:vAlign w:val="center"/>
                <w:hideMark/>
              </w:tcPr>
            </w:tcPrChange>
          </w:tcPr>
          <w:p w14:paraId="73FD54BB" w14:textId="77777777" w:rsidR="00184AA4" w:rsidRPr="00184AA4" w:rsidRDefault="00184AA4">
            <w:pPr>
              <w:spacing w:after="160" w:line="259" w:lineRule="auto"/>
              <w:rPr>
                <w:ins w:id="732" w:author="Alfredo" w:date="2020-09-16T19:39:00Z"/>
              </w:rPr>
            </w:pPr>
          </w:p>
        </w:tc>
        <w:tc>
          <w:tcPr>
            <w:tcW w:w="0" w:type="auto"/>
            <w:hideMark/>
            <w:tcPrChange w:id="733" w:author="Alfredo" w:date="2020-09-16T19:39:00Z">
              <w:tcPr>
                <w:tcW w:w="0" w:type="auto"/>
                <w:vAlign w:val="center"/>
                <w:hideMark/>
              </w:tcPr>
            </w:tcPrChange>
          </w:tcPr>
          <w:p w14:paraId="58A8772E" w14:textId="73AC3938" w:rsidR="00184AA4" w:rsidRPr="00184AA4" w:rsidRDefault="00184AA4">
            <w:pPr>
              <w:spacing w:after="160" w:line="259" w:lineRule="auto"/>
              <w:cnfStyle w:val="000000000000" w:firstRow="0" w:lastRow="0" w:firstColumn="0" w:lastColumn="0" w:oddVBand="0" w:evenVBand="0" w:oddHBand="0" w:evenHBand="0" w:firstRowFirstColumn="0" w:firstRowLastColumn="0" w:lastRowFirstColumn="0" w:lastRowLastColumn="0"/>
              <w:rPr>
                <w:ins w:id="734" w:author="Alfredo" w:date="2020-09-16T19:39:00Z"/>
              </w:rPr>
            </w:pPr>
            <w:ins w:id="735" w:author="Alfredo" w:date="2020-09-16T19:39:00Z">
              <w:r>
                <w:t>size|size</w:t>
              </w:r>
            </w:ins>
          </w:p>
        </w:tc>
        <w:tc>
          <w:tcPr>
            <w:tcW w:w="0" w:type="auto"/>
            <w:hideMark/>
            <w:tcPrChange w:id="736" w:author="Alfredo" w:date="2020-09-16T19:39:00Z">
              <w:tcPr>
                <w:tcW w:w="0" w:type="auto"/>
                <w:vAlign w:val="center"/>
                <w:hideMark/>
              </w:tcPr>
            </w:tcPrChange>
          </w:tcPr>
          <w:p w14:paraId="51F0F341" w14:textId="77777777" w:rsidR="00184AA4" w:rsidRPr="00184AA4" w:rsidRDefault="00184AA4">
            <w:pPr>
              <w:spacing w:after="160" w:line="259" w:lineRule="auto"/>
              <w:cnfStyle w:val="000000000000" w:firstRow="0" w:lastRow="0" w:firstColumn="0" w:lastColumn="0" w:oddVBand="0" w:evenVBand="0" w:oddHBand="0" w:evenHBand="0" w:firstRowFirstColumn="0" w:firstRowLastColumn="0" w:lastRowFirstColumn="0" w:lastRowLastColumn="0"/>
              <w:rPr>
                <w:ins w:id="737" w:author="Alfredo" w:date="2020-09-16T19:39:00Z"/>
              </w:rPr>
            </w:pPr>
            <w:ins w:id="738" w:author="Alfredo" w:date="2020-09-16T19:39:00Z">
              <w:r w:rsidRPr="00184AA4">
                <w:t xml:space="preserve">2 parámetros. Aplica margen </w:t>
              </w:r>
              <w:r w:rsidRPr="00184AA4">
                <w:rPr>
                  <w:b/>
                  <w:bCs/>
                </w:rPr>
                <w:t>top/bottom</w:t>
              </w:r>
              <w:r w:rsidRPr="00184AA4">
                <w:t xml:space="preserve"> y </w:t>
              </w:r>
              <w:r w:rsidRPr="00184AA4">
                <w:rPr>
                  <w:b/>
                  <w:bCs/>
                </w:rPr>
                <w:t>left/right</w:t>
              </w:r>
              <w:r w:rsidRPr="00184AA4">
                <w:t>.</w:t>
              </w:r>
            </w:ins>
          </w:p>
        </w:tc>
      </w:tr>
      <w:tr w:rsidR="00184AA4" w:rsidRPr="00184AA4" w14:paraId="59FE9466" w14:textId="77777777" w:rsidTr="00184AA4">
        <w:trPr>
          <w:cnfStyle w:val="000000100000" w:firstRow="0" w:lastRow="0" w:firstColumn="0" w:lastColumn="0" w:oddVBand="0" w:evenVBand="0" w:oddHBand="1" w:evenHBand="0" w:firstRowFirstColumn="0" w:firstRowLastColumn="0" w:lastRowFirstColumn="0" w:lastRowLastColumn="0"/>
          <w:jc w:val="center"/>
          <w:ins w:id="739" w:author="Alfredo" w:date="2020-09-16T19:39:00Z"/>
          <w:trPrChange w:id="740" w:author="Alfredo" w:date="2020-09-16T19:39:00Z">
            <w:trPr>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741" w:author="Alfredo" w:date="2020-09-16T19:39:00Z">
              <w:tcPr>
                <w:tcW w:w="0" w:type="auto"/>
                <w:vAlign w:val="center"/>
                <w:hideMark/>
              </w:tcPr>
            </w:tcPrChange>
          </w:tcPr>
          <w:p w14:paraId="565DD6C4" w14:textId="77777777" w:rsidR="00184AA4" w:rsidRPr="00184AA4" w:rsidRDefault="00184AA4">
            <w:pPr>
              <w:spacing w:after="160" w:line="259" w:lineRule="auto"/>
              <w:cnfStyle w:val="001000100000" w:firstRow="0" w:lastRow="0" w:firstColumn="1" w:lastColumn="0" w:oddVBand="0" w:evenVBand="0" w:oddHBand="1" w:evenHBand="0" w:firstRowFirstColumn="0" w:firstRowLastColumn="0" w:lastRowFirstColumn="0" w:lastRowLastColumn="0"/>
              <w:rPr>
                <w:ins w:id="742" w:author="Alfredo" w:date="2020-09-16T19:39:00Z"/>
              </w:rPr>
            </w:pPr>
          </w:p>
        </w:tc>
        <w:tc>
          <w:tcPr>
            <w:tcW w:w="0" w:type="auto"/>
            <w:hideMark/>
            <w:tcPrChange w:id="743" w:author="Alfredo" w:date="2020-09-16T19:39:00Z">
              <w:tcPr>
                <w:tcW w:w="0" w:type="auto"/>
                <w:vAlign w:val="center"/>
                <w:hideMark/>
              </w:tcPr>
            </w:tcPrChange>
          </w:tcPr>
          <w:p w14:paraId="6904F252" w14:textId="1D018DB6" w:rsidR="00184AA4" w:rsidRPr="00184AA4" w:rsidRDefault="00184AA4">
            <w:pPr>
              <w:spacing w:after="160" w:line="259" w:lineRule="auto"/>
              <w:cnfStyle w:val="000000100000" w:firstRow="0" w:lastRow="0" w:firstColumn="0" w:lastColumn="0" w:oddVBand="0" w:evenVBand="0" w:oddHBand="1" w:evenHBand="0" w:firstRowFirstColumn="0" w:firstRowLastColumn="0" w:lastRowFirstColumn="0" w:lastRowLastColumn="0"/>
              <w:rPr>
                <w:ins w:id="744" w:author="Alfredo" w:date="2020-09-16T19:39:00Z"/>
              </w:rPr>
            </w:pPr>
            <w:ins w:id="745" w:author="Alfredo" w:date="2020-09-16T19:39:00Z">
              <w:r>
                <w:t>size|size</w:t>
              </w:r>
            </w:ins>
            <w:ins w:id="746" w:author="Alfredo" w:date="2020-09-16T19:40:00Z">
              <w:r>
                <w:t>|size</w:t>
              </w:r>
            </w:ins>
          </w:p>
        </w:tc>
        <w:tc>
          <w:tcPr>
            <w:tcW w:w="0" w:type="auto"/>
            <w:hideMark/>
            <w:tcPrChange w:id="747" w:author="Alfredo" w:date="2020-09-16T19:39:00Z">
              <w:tcPr>
                <w:tcW w:w="0" w:type="auto"/>
                <w:vAlign w:val="center"/>
                <w:hideMark/>
              </w:tcPr>
            </w:tcPrChange>
          </w:tcPr>
          <w:p w14:paraId="7DD11AD0" w14:textId="77777777" w:rsidR="00184AA4" w:rsidRPr="00184AA4" w:rsidRDefault="00184AA4">
            <w:pPr>
              <w:spacing w:after="160" w:line="259" w:lineRule="auto"/>
              <w:cnfStyle w:val="000000100000" w:firstRow="0" w:lastRow="0" w:firstColumn="0" w:lastColumn="0" w:oddVBand="0" w:evenVBand="0" w:oddHBand="1" w:evenHBand="0" w:firstRowFirstColumn="0" w:firstRowLastColumn="0" w:lastRowFirstColumn="0" w:lastRowLastColumn="0"/>
              <w:rPr>
                <w:ins w:id="748" w:author="Alfredo" w:date="2020-09-16T19:39:00Z"/>
              </w:rPr>
            </w:pPr>
            <w:ins w:id="749" w:author="Alfredo" w:date="2020-09-16T19:39:00Z">
              <w:r w:rsidRPr="00184AA4">
                <w:t xml:space="preserve">3 parámetros. Aplica margen </w:t>
              </w:r>
              <w:r w:rsidRPr="00184AA4">
                <w:rPr>
                  <w:b/>
                  <w:bCs/>
                </w:rPr>
                <w:t>top</w:t>
              </w:r>
              <w:r w:rsidRPr="00184AA4">
                <w:t xml:space="preserve">, </w:t>
              </w:r>
              <w:r w:rsidRPr="00184AA4">
                <w:rPr>
                  <w:b/>
                  <w:bCs/>
                </w:rPr>
                <w:t>left/right</w:t>
              </w:r>
              <w:r w:rsidRPr="00184AA4">
                <w:t xml:space="preserve"> y </w:t>
              </w:r>
              <w:r w:rsidRPr="00184AA4">
                <w:rPr>
                  <w:b/>
                  <w:bCs/>
                </w:rPr>
                <w:t>bottom</w:t>
              </w:r>
              <w:r w:rsidRPr="00184AA4">
                <w:t>.</w:t>
              </w:r>
            </w:ins>
          </w:p>
        </w:tc>
      </w:tr>
      <w:tr w:rsidR="00184AA4" w:rsidRPr="00184AA4" w14:paraId="4F3C6EFE" w14:textId="77777777" w:rsidTr="00184AA4">
        <w:trPr>
          <w:jc w:val="center"/>
          <w:ins w:id="750" w:author="Alfredo" w:date="2020-09-16T19:39:00Z"/>
          <w:trPrChange w:id="751" w:author="Alfredo" w:date="2020-09-16T19:39:00Z">
            <w:trPr>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752" w:author="Alfredo" w:date="2020-09-16T19:39:00Z">
              <w:tcPr>
                <w:tcW w:w="0" w:type="auto"/>
                <w:vAlign w:val="center"/>
                <w:hideMark/>
              </w:tcPr>
            </w:tcPrChange>
          </w:tcPr>
          <w:p w14:paraId="168FEA32" w14:textId="77777777" w:rsidR="00184AA4" w:rsidRPr="00184AA4" w:rsidRDefault="00184AA4">
            <w:pPr>
              <w:spacing w:after="160" w:line="259" w:lineRule="auto"/>
              <w:rPr>
                <w:ins w:id="753" w:author="Alfredo" w:date="2020-09-16T19:39:00Z"/>
              </w:rPr>
            </w:pPr>
          </w:p>
        </w:tc>
        <w:tc>
          <w:tcPr>
            <w:tcW w:w="0" w:type="auto"/>
            <w:hideMark/>
            <w:tcPrChange w:id="754" w:author="Alfredo" w:date="2020-09-16T19:39:00Z">
              <w:tcPr>
                <w:tcW w:w="0" w:type="auto"/>
                <w:vAlign w:val="center"/>
                <w:hideMark/>
              </w:tcPr>
            </w:tcPrChange>
          </w:tcPr>
          <w:p w14:paraId="2A182B2D" w14:textId="07E6CC43" w:rsidR="00184AA4" w:rsidRPr="00184AA4" w:rsidRDefault="00184AA4">
            <w:pPr>
              <w:spacing w:after="160" w:line="259" w:lineRule="auto"/>
              <w:cnfStyle w:val="000000000000" w:firstRow="0" w:lastRow="0" w:firstColumn="0" w:lastColumn="0" w:oddVBand="0" w:evenVBand="0" w:oddHBand="0" w:evenHBand="0" w:firstRowFirstColumn="0" w:firstRowLastColumn="0" w:lastRowFirstColumn="0" w:lastRowLastColumn="0"/>
              <w:rPr>
                <w:ins w:id="755" w:author="Alfredo" w:date="2020-09-16T19:39:00Z"/>
              </w:rPr>
            </w:pPr>
            <w:ins w:id="756" w:author="Alfredo" w:date="2020-09-16T19:40:00Z">
              <w:r>
                <w:t>size|size|size|size</w:t>
              </w:r>
            </w:ins>
          </w:p>
        </w:tc>
        <w:tc>
          <w:tcPr>
            <w:tcW w:w="0" w:type="auto"/>
            <w:hideMark/>
            <w:tcPrChange w:id="757" w:author="Alfredo" w:date="2020-09-16T19:39:00Z">
              <w:tcPr>
                <w:tcW w:w="0" w:type="auto"/>
                <w:vAlign w:val="center"/>
                <w:hideMark/>
              </w:tcPr>
            </w:tcPrChange>
          </w:tcPr>
          <w:p w14:paraId="7C3D1ADC" w14:textId="77777777" w:rsidR="00184AA4" w:rsidRPr="00184AA4" w:rsidRDefault="00184AA4">
            <w:pPr>
              <w:spacing w:after="160" w:line="259" w:lineRule="auto"/>
              <w:cnfStyle w:val="000000000000" w:firstRow="0" w:lastRow="0" w:firstColumn="0" w:lastColumn="0" w:oddVBand="0" w:evenVBand="0" w:oddHBand="0" w:evenHBand="0" w:firstRowFirstColumn="0" w:firstRowLastColumn="0" w:lastRowFirstColumn="0" w:lastRowLastColumn="0"/>
              <w:rPr>
                <w:ins w:id="758" w:author="Alfredo" w:date="2020-09-16T19:39:00Z"/>
              </w:rPr>
            </w:pPr>
            <w:ins w:id="759" w:author="Alfredo" w:date="2020-09-16T19:39:00Z">
              <w:r w:rsidRPr="00184AA4">
                <w:t xml:space="preserve">4 parámetros. Aplica margen </w:t>
              </w:r>
              <w:r w:rsidRPr="00184AA4">
                <w:rPr>
                  <w:b/>
                  <w:bCs/>
                </w:rPr>
                <w:t>top</w:t>
              </w:r>
              <w:r w:rsidRPr="00184AA4">
                <w:t xml:space="preserve">, </w:t>
              </w:r>
              <w:r w:rsidRPr="00184AA4">
                <w:rPr>
                  <w:b/>
                  <w:bCs/>
                </w:rPr>
                <w:t>right</w:t>
              </w:r>
              <w:r w:rsidRPr="00184AA4">
                <w:t xml:space="preserve">, </w:t>
              </w:r>
              <w:r w:rsidRPr="00184AA4">
                <w:rPr>
                  <w:b/>
                  <w:bCs/>
                </w:rPr>
                <w:t>bottom</w:t>
              </w:r>
              <w:r w:rsidRPr="00184AA4">
                <w:t xml:space="preserve"> e </w:t>
              </w:r>
              <w:r w:rsidRPr="00184AA4">
                <w:rPr>
                  <w:b/>
                  <w:bCs/>
                </w:rPr>
                <w:t>left</w:t>
              </w:r>
              <w:r w:rsidRPr="00184AA4">
                <w:t>.</w:t>
              </w:r>
            </w:ins>
          </w:p>
        </w:tc>
      </w:tr>
    </w:tbl>
    <w:p w14:paraId="3C36E116" w14:textId="77777777" w:rsidR="00184AA4" w:rsidRDefault="00184AA4">
      <w:pPr>
        <w:rPr>
          <w:ins w:id="760" w:author="Alfredo" w:date="2020-09-16T19:40:00Z"/>
        </w:rPr>
      </w:pPr>
    </w:p>
    <w:p w14:paraId="5C7AF6E4" w14:textId="77777777" w:rsidR="00184AA4" w:rsidRPr="00184AA4" w:rsidRDefault="00184AA4">
      <w:pPr>
        <w:rPr>
          <w:ins w:id="761" w:author="Alfredo" w:date="2020-09-16T19:39:00Z"/>
        </w:rPr>
      </w:pPr>
      <w:ins w:id="762" w:author="Alfredo" w:date="2020-09-16T19:39:00Z">
        <w:r w:rsidRPr="00184AA4">
          <w:t xml:space="preserve">Con las propiedades padding y border-width pasa exactamente lo mismo, actuando en relación a los </w:t>
        </w:r>
        <w:r w:rsidRPr="00184AA4">
          <w:rPr>
            <w:b/>
            <w:bCs/>
          </w:rPr>
          <w:t>rellenos</w:t>
        </w:r>
        <w:r w:rsidRPr="00184AA4">
          <w:t xml:space="preserve">, en lugar de los márgenes en el primer caso, y en relación al </w:t>
        </w:r>
        <w:r w:rsidRPr="00184AA4">
          <w:rPr>
            <w:b/>
            <w:bCs/>
          </w:rPr>
          <w:t>grosor del borde</w:t>
        </w:r>
        <w:r w:rsidRPr="00184AA4">
          <w:t xml:space="preserve"> de un elemento en el segundo.</w:t>
        </w:r>
      </w:ins>
    </w:p>
    <w:p w14:paraId="745E62E4" w14:textId="77777777" w:rsidR="00184AA4" w:rsidRPr="00184AA4" w:rsidRDefault="00184AA4">
      <w:pPr>
        <w:rPr>
          <w:ins w:id="763" w:author="Alfredo" w:date="2020-09-16T19:39:00Z"/>
        </w:rPr>
      </w:pPr>
      <w:ins w:id="764" w:author="Alfredo" w:date="2020-09-16T19:39:00Z">
        <w:r w:rsidRPr="00184AA4">
          <w:rPr>
            <w:b/>
            <w:bCs/>
          </w:rPr>
          <w:t>Ojo</w:t>
        </w:r>
        <w:r w:rsidRPr="00184AA4">
          <w:t>: Aunque al principio es muy tentador utilizar márgenes negativos para ajustar posiciones y colocar los elementos como queremos, se aconseja no utilizar dicha estrategia salvo para casos muy particulares, ya que a la larga es una mala práctica que hará que nuestro código sea de peor calidad.</w:t>
        </w:r>
      </w:ins>
    </w:p>
    <w:p w14:paraId="427A32BE" w14:textId="2C6A320F" w:rsidR="00101CDC" w:rsidRDefault="008B39A5">
      <w:pPr>
        <w:pStyle w:val="Ttulo2"/>
        <w:rPr>
          <w:ins w:id="765" w:author="Alfredo" w:date="2020-10-04T14:50:00Z"/>
        </w:rPr>
        <w:pPrChange w:id="766" w:author="Alfredo" w:date="2020-10-04T15:36:00Z">
          <w:pPr/>
        </w:pPrChange>
      </w:pPr>
      <w:ins w:id="767" w:author="Alfredo" w:date="2020-10-04T14:49:00Z">
        <w:r w:rsidRPr="008B39A5">
          <w:t>Bordes css</w:t>
        </w:r>
      </w:ins>
    </w:p>
    <w:p w14:paraId="5D041F63" w14:textId="77777777" w:rsidR="008B39A5" w:rsidRPr="008B39A5" w:rsidRDefault="008B39A5">
      <w:pPr>
        <w:rPr>
          <w:ins w:id="768" w:author="Alfredo" w:date="2020-10-04T14:50:00Z"/>
        </w:rPr>
      </w:pPr>
      <w:ins w:id="769" w:author="Alfredo" w:date="2020-10-04T14:50:00Z">
        <w:r w:rsidRPr="008B39A5">
          <w:t>En CSS es posible especificar el aspecto que tendrán los bordes de cualquier elemento, pudiendo incluso, dar valores distintos a las diferentes </w:t>
        </w:r>
        <w:r w:rsidRPr="008B39A5">
          <w:rPr>
            <w:b/>
            <w:bCs/>
          </w:rPr>
          <w:t>zonas</w:t>
        </w:r>
        <w:r w:rsidRPr="008B39A5">
          <w:t> predeterminadas del elemento (zona superior, izquierda, derecha o zona inferior).</w:t>
        </w:r>
      </w:ins>
    </w:p>
    <w:p w14:paraId="0234FBF3" w14:textId="77777777" w:rsidR="008B39A5" w:rsidRPr="008B39A5" w:rsidRDefault="008B39A5">
      <w:pPr>
        <w:rPr>
          <w:ins w:id="770" w:author="Alfredo" w:date="2020-10-04T14:50:00Z"/>
        </w:rPr>
      </w:pPr>
      <w:ins w:id="771" w:author="Alfredo" w:date="2020-10-04T14:50:00Z">
        <w:r w:rsidRPr="008B39A5">
          <w:t>Las propiedades básicas existentes de los bordes en CSS son las siguientes:</w:t>
        </w:r>
      </w:ins>
    </w:p>
    <w:tbl>
      <w:tblPr>
        <w:tblStyle w:val="Tabladecuadrcula4-nfasis3"/>
        <w:tblW w:w="8789" w:type="dxa"/>
        <w:tblInd w:w="-5" w:type="dxa"/>
        <w:tblLook w:val="04A0" w:firstRow="1" w:lastRow="0" w:firstColumn="1" w:lastColumn="0" w:noHBand="0" w:noVBand="1"/>
        <w:tblPrChange w:id="772" w:author="Alfredo" w:date="2020-10-04T15:04:00Z">
          <w:tblPr>
            <w:tblStyle w:val="Tabladecuadrcula4-nfasis3"/>
            <w:tblW w:w="6733" w:type="dxa"/>
            <w:tblInd w:w="-1706" w:type="dxa"/>
            <w:tblLook w:val="04A0" w:firstRow="1" w:lastRow="0" w:firstColumn="1" w:lastColumn="0" w:noHBand="0" w:noVBand="1"/>
          </w:tblPr>
        </w:tblPrChange>
      </w:tblPr>
      <w:tblGrid>
        <w:gridCol w:w="1622"/>
        <w:gridCol w:w="1788"/>
        <w:gridCol w:w="5379"/>
        <w:tblGridChange w:id="773">
          <w:tblGrid>
            <w:gridCol w:w="1158"/>
            <w:gridCol w:w="543"/>
            <w:gridCol w:w="734"/>
            <w:gridCol w:w="424"/>
            <w:gridCol w:w="1277"/>
            <w:gridCol w:w="2597"/>
            <w:gridCol w:w="1701"/>
          </w:tblGrid>
        </w:tblGridChange>
      </w:tblGrid>
      <w:tr w:rsidR="007E43E0" w:rsidRPr="008B39A5" w14:paraId="15441A85" w14:textId="77777777" w:rsidTr="00235B33">
        <w:trPr>
          <w:cnfStyle w:val="100000000000" w:firstRow="1" w:lastRow="0" w:firstColumn="0" w:lastColumn="0" w:oddVBand="0" w:evenVBand="0" w:oddHBand="0" w:evenHBand="0" w:firstRowFirstColumn="0" w:firstRowLastColumn="0" w:lastRowFirstColumn="0" w:lastRowLastColumn="0"/>
          <w:trHeight w:val="188"/>
          <w:ins w:id="774" w:author="Alfredo" w:date="2020-10-04T14:53:00Z"/>
          <w:trPrChange w:id="775" w:author="Alfredo" w:date="2020-10-04T15:04:00Z">
            <w:trPr>
              <w:gridAfter w:val="0"/>
              <w:trHeight w:val="248"/>
            </w:trPr>
          </w:trPrChange>
        </w:trPr>
        <w:tc>
          <w:tcPr>
            <w:cnfStyle w:val="001000000000" w:firstRow="0" w:lastRow="0" w:firstColumn="1" w:lastColumn="0" w:oddVBand="0" w:evenVBand="0" w:oddHBand="0" w:evenHBand="0" w:firstRowFirstColumn="0" w:firstRowLastColumn="0" w:lastRowFirstColumn="0" w:lastRowLastColumn="0"/>
            <w:tcW w:w="1622" w:type="dxa"/>
            <w:hideMark/>
            <w:tcPrChange w:id="776" w:author="Alfredo" w:date="2020-10-04T15:04:00Z">
              <w:tcPr>
                <w:tcW w:w="594" w:type="dxa"/>
                <w:hideMark/>
              </w:tcPr>
            </w:tcPrChange>
          </w:tcPr>
          <w:p w14:paraId="55F05186" w14:textId="77777777" w:rsidR="008B39A5" w:rsidRPr="008B39A5" w:rsidRDefault="008B39A5">
            <w:pPr>
              <w:cnfStyle w:val="101000000000" w:firstRow="1" w:lastRow="0" w:firstColumn="1" w:lastColumn="0" w:oddVBand="0" w:evenVBand="0" w:oddHBand="0" w:evenHBand="0" w:firstRowFirstColumn="0" w:firstRowLastColumn="0" w:lastRowFirstColumn="0" w:lastRowLastColumn="0"/>
              <w:rPr>
                <w:ins w:id="777" w:author="Alfredo" w:date="2020-10-04T14:53:00Z"/>
              </w:rPr>
            </w:pPr>
            <w:ins w:id="778" w:author="Alfredo" w:date="2020-10-04T14:53:00Z">
              <w:r w:rsidRPr="008B39A5">
                <w:t>Propiedad</w:t>
              </w:r>
            </w:ins>
          </w:p>
        </w:tc>
        <w:tc>
          <w:tcPr>
            <w:tcW w:w="1788" w:type="dxa"/>
            <w:hideMark/>
            <w:tcPrChange w:id="779" w:author="Alfredo" w:date="2020-10-04T15:04:00Z">
              <w:tcPr>
                <w:tcW w:w="1142" w:type="dxa"/>
                <w:gridSpan w:val="2"/>
                <w:hideMark/>
              </w:tcPr>
            </w:tcPrChange>
          </w:tcPr>
          <w:p w14:paraId="7F746196" w14:textId="77777777" w:rsidR="008B39A5" w:rsidRPr="008B39A5" w:rsidRDefault="008B39A5">
            <w:pPr>
              <w:cnfStyle w:val="100000000000" w:firstRow="1" w:lastRow="0" w:firstColumn="0" w:lastColumn="0" w:oddVBand="0" w:evenVBand="0" w:oddHBand="0" w:evenHBand="0" w:firstRowFirstColumn="0" w:firstRowLastColumn="0" w:lastRowFirstColumn="0" w:lastRowLastColumn="0"/>
              <w:rPr>
                <w:ins w:id="780" w:author="Alfredo" w:date="2020-10-04T14:53:00Z"/>
              </w:rPr>
            </w:pPr>
            <w:ins w:id="781" w:author="Alfredo" w:date="2020-10-04T14:53:00Z">
              <w:r w:rsidRPr="008B39A5">
                <w:t>Valor</w:t>
              </w:r>
            </w:ins>
          </w:p>
        </w:tc>
        <w:tc>
          <w:tcPr>
            <w:tcW w:w="5379" w:type="dxa"/>
            <w:hideMark/>
            <w:tcPrChange w:id="782" w:author="Alfredo" w:date="2020-10-04T15:04:00Z">
              <w:tcPr>
                <w:tcW w:w="4997" w:type="dxa"/>
                <w:gridSpan w:val="3"/>
                <w:hideMark/>
              </w:tcPr>
            </w:tcPrChange>
          </w:tcPr>
          <w:p w14:paraId="2ED0A484" w14:textId="77777777" w:rsidR="008B39A5" w:rsidRPr="008B39A5" w:rsidRDefault="008B39A5">
            <w:pPr>
              <w:cnfStyle w:val="100000000000" w:firstRow="1" w:lastRow="0" w:firstColumn="0" w:lastColumn="0" w:oddVBand="0" w:evenVBand="0" w:oddHBand="0" w:evenHBand="0" w:firstRowFirstColumn="0" w:firstRowLastColumn="0" w:lastRowFirstColumn="0" w:lastRowLastColumn="0"/>
              <w:rPr>
                <w:ins w:id="783" w:author="Alfredo" w:date="2020-10-04T14:53:00Z"/>
              </w:rPr>
            </w:pPr>
            <w:ins w:id="784" w:author="Alfredo" w:date="2020-10-04T14:53:00Z">
              <w:r w:rsidRPr="008B39A5">
                <w:t>Significado</w:t>
              </w:r>
            </w:ins>
          </w:p>
        </w:tc>
      </w:tr>
      <w:tr w:rsidR="007E43E0" w:rsidRPr="008B39A5" w14:paraId="28D98BFC" w14:textId="77777777" w:rsidTr="00235B33">
        <w:trPr>
          <w:cnfStyle w:val="000000100000" w:firstRow="0" w:lastRow="0" w:firstColumn="0" w:lastColumn="0" w:oddVBand="0" w:evenVBand="0" w:oddHBand="1" w:evenHBand="0" w:firstRowFirstColumn="0" w:firstRowLastColumn="0" w:lastRowFirstColumn="0" w:lastRowLastColumn="0"/>
          <w:trHeight w:val="368"/>
          <w:ins w:id="785" w:author="Alfredo" w:date="2020-10-04T14:53:00Z"/>
          <w:trPrChange w:id="786" w:author="Alfredo" w:date="2020-10-04T15:04:00Z">
            <w:trPr>
              <w:gridAfter w:val="0"/>
              <w:trHeight w:val="484"/>
            </w:trPr>
          </w:trPrChange>
        </w:trPr>
        <w:tc>
          <w:tcPr>
            <w:cnfStyle w:val="001000000000" w:firstRow="0" w:lastRow="0" w:firstColumn="1" w:lastColumn="0" w:oddVBand="0" w:evenVBand="0" w:oddHBand="0" w:evenHBand="0" w:firstRowFirstColumn="0" w:firstRowLastColumn="0" w:lastRowFirstColumn="0" w:lastRowLastColumn="0"/>
            <w:tcW w:w="1622" w:type="dxa"/>
            <w:hideMark/>
            <w:tcPrChange w:id="787" w:author="Alfredo" w:date="2020-10-04T15:04:00Z">
              <w:tcPr>
                <w:tcW w:w="594" w:type="dxa"/>
                <w:hideMark/>
              </w:tcPr>
            </w:tcPrChange>
          </w:tcPr>
          <w:p w14:paraId="70BA2D7D" w14:textId="77777777" w:rsidR="008B39A5" w:rsidRPr="008B39A5" w:rsidRDefault="008B39A5">
            <w:pPr>
              <w:cnfStyle w:val="001000100000" w:firstRow="0" w:lastRow="0" w:firstColumn="1" w:lastColumn="0" w:oddVBand="0" w:evenVBand="0" w:oddHBand="1" w:evenHBand="0" w:firstRowFirstColumn="0" w:firstRowLastColumn="0" w:lastRowFirstColumn="0" w:lastRowLastColumn="0"/>
              <w:rPr>
                <w:ins w:id="788" w:author="Alfredo" w:date="2020-10-04T14:53:00Z"/>
              </w:rPr>
            </w:pPr>
            <w:ins w:id="789" w:author="Alfredo" w:date="2020-10-04T14:53:00Z">
              <w:r w:rsidRPr="008B39A5">
                <w:rPr>
                  <w:b w:val="0"/>
                  <w:bCs w:val="0"/>
                </w:rPr>
                <w:t>border-color</w:t>
              </w:r>
              <w:r w:rsidRPr="008B39A5">
                <w:t> </w:t>
              </w:r>
            </w:ins>
          </w:p>
        </w:tc>
        <w:tc>
          <w:tcPr>
            <w:tcW w:w="1788" w:type="dxa"/>
            <w:hideMark/>
            <w:tcPrChange w:id="790" w:author="Alfredo" w:date="2020-10-04T15:04:00Z">
              <w:tcPr>
                <w:tcW w:w="1142" w:type="dxa"/>
                <w:gridSpan w:val="2"/>
                <w:hideMark/>
              </w:tcPr>
            </w:tcPrChange>
          </w:tcPr>
          <w:p w14:paraId="3170180F" w14:textId="77777777" w:rsidR="008B39A5" w:rsidRPr="008B39A5" w:rsidRDefault="008B39A5">
            <w:pPr>
              <w:cnfStyle w:val="000000100000" w:firstRow="0" w:lastRow="0" w:firstColumn="0" w:lastColumn="0" w:oddVBand="0" w:evenVBand="0" w:oddHBand="1" w:evenHBand="0" w:firstRowFirstColumn="0" w:firstRowLastColumn="0" w:lastRowFirstColumn="0" w:lastRowLastColumn="0"/>
              <w:rPr>
                <w:ins w:id="791" w:author="Alfredo" w:date="2020-10-04T14:53:00Z"/>
              </w:rPr>
            </w:pPr>
          </w:p>
        </w:tc>
        <w:tc>
          <w:tcPr>
            <w:tcW w:w="5379" w:type="dxa"/>
            <w:hideMark/>
            <w:tcPrChange w:id="792" w:author="Alfredo" w:date="2020-10-04T15:04:00Z">
              <w:tcPr>
                <w:tcW w:w="4997" w:type="dxa"/>
                <w:gridSpan w:val="3"/>
                <w:hideMark/>
              </w:tcPr>
            </w:tcPrChange>
          </w:tcPr>
          <w:p w14:paraId="3457D6D5" w14:textId="77777777" w:rsidR="008B39A5" w:rsidRPr="008B39A5" w:rsidRDefault="008B39A5">
            <w:pPr>
              <w:cnfStyle w:val="000000100000" w:firstRow="0" w:lastRow="0" w:firstColumn="0" w:lastColumn="0" w:oddVBand="0" w:evenVBand="0" w:oddHBand="1" w:evenHBand="0" w:firstRowFirstColumn="0" w:firstRowLastColumn="0" w:lastRowFirstColumn="0" w:lastRowLastColumn="0"/>
              <w:rPr>
                <w:ins w:id="793" w:author="Alfredo" w:date="2020-10-04T14:53:00Z"/>
              </w:rPr>
            </w:pPr>
            <w:ins w:id="794" w:author="Alfredo" w:date="2020-10-04T14:53:00Z">
              <w:r w:rsidRPr="008B39A5">
                <w:t>Especifica el color que se utilizará en el borde.</w:t>
              </w:r>
            </w:ins>
          </w:p>
        </w:tc>
      </w:tr>
      <w:tr w:rsidR="007E43E0" w:rsidRPr="008B39A5" w14:paraId="48366597" w14:textId="77777777" w:rsidTr="00235B33">
        <w:tblPrEx>
          <w:tblPrExChange w:id="795" w:author="Alfredo" w:date="2020-10-04T15:04:00Z">
            <w:tblPrEx>
              <w:tblInd w:w="-5" w:type="dxa"/>
            </w:tblPrEx>
          </w:tblPrExChange>
        </w:tblPrEx>
        <w:trPr>
          <w:trHeight w:val="377"/>
          <w:ins w:id="796" w:author="Alfredo" w:date="2020-10-04T14:53:00Z"/>
          <w:trPrChange w:id="797" w:author="Alfredo" w:date="2020-10-04T15:04:00Z">
            <w:trPr>
              <w:gridBefore w:val="2"/>
              <w:trHeight w:val="497"/>
            </w:trPr>
          </w:trPrChange>
        </w:trPr>
        <w:tc>
          <w:tcPr>
            <w:cnfStyle w:val="001000000000" w:firstRow="0" w:lastRow="0" w:firstColumn="1" w:lastColumn="0" w:oddVBand="0" w:evenVBand="0" w:oddHBand="0" w:evenHBand="0" w:firstRowFirstColumn="0" w:firstRowLastColumn="0" w:lastRowFirstColumn="0" w:lastRowLastColumn="0"/>
            <w:tcW w:w="1622" w:type="dxa"/>
            <w:hideMark/>
            <w:tcPrChange w:id="798" w:author="Alfredo" w:date="2020-10-04T15:04:00Z">
              <w:tcPr>
                <w:tcW w:w="1158" w:type="dxa"/>
                <w:gridSpan w:val="2"/>
                <w:hideMark/>
              </w:tcPr>
            </w:tcPrChange>
          </w:tcPr>
          <w:p w14:paraId="3CDC1DE3" w14:textId="77777777" w:rsidR="008B39A5" w:rsidRPr="008B39A5" w:rsidRDefault="008B39A5">
            <w:pPr>
              <w:rPr>
                <w:ins w:id="799" w:author="Alfredo" w:date="2020-10-04T14:53:00Z"/>
              </w:rPr>
            </w:pPr>
            <w:ins w:id="800" w:author="Alfredo" w:date="2020-10-04T14:53:00Z">
              <w:r w:rsidRPr="008B39A5">
                <w:rPr>
                  <w:b w:val="0"/>
                  <w:bCs w:val="0"/>
                </w:rPr>
                <w:t>border-width</w:t>
              </w:r>
              <w:r w:rsidRPr="008B39A5">
                <w:t> </w:t>
              </w:r>
            </w:ins>
          </w:p>
        </w:tc>
        <w:tc>
          <w:tcPr>
            <w:tcW w:w="1788" w:type="dxa"/>
            <w:hideMark/>
            <w:tcPrChange w:id="801" w:author="Alfredo" w:date="2020-10-04T15:04:00Z">
              <w:tcPr>
                <w:tcW w:w="1277" w:type="dxa"/>
                <w:hideMark/>
              </w:tcPr>
            </w:tcPrChange>
          </w:tcPr>
          <w:p w14:paraId="6373510C" w14:textId="77777777" w:rsidR="008B39A5" w:rsidRPr="008B39A5" w:rsidRDefault="008B39A5">
            <w:pPr>
              <w:cnfStyle w:val="000000000000" w:firstRow="0" w:lastRow="0" w:firstColumn="0" w:lastColumn="0" w:oddVBand="0" w:evenVBand="0" w:oddHBand="0" w:evenHBand="0" w:firstRowFirstColumn="0" w:firstRowLastColumn="0" w:lastRowFirstColumn="0" w:lastRowLastColumn="0"/>
              <w:rPr>
                <w:ins w:id="802" w:author="Alfredo" w:date="2020-10-04T14:53:00Z"/>
              </w:rPr>
            </w:pPr>
            <w:ins w:id="803" w:author="Alfredo" w:date="2020-10-04T14:53:00Z">
              <w:r w:rsidRPr="008B39A5">
                <w:t>thin | </w:t>
              </w:r>
              <w:r w:rsidRPr="008B39A5">
                <w:rPr>
                  <w:b/>
                  <w:bCs/>
                </w:rPr>
                <w:t>medium</w:t>
              </w:r>
              <w:r w:rsidRPr="008B39A5">
                <w:t> | thick | </w:t>
              </w:r>
            </w:ins>
          </w:p>
        </w:tc>
        <w:tc>
          <w:tcPr>
            <w:tcW w:w="5379" w:type="dxa"/>
            <w:hideMark/>
            <w:tcPrChange w:id="804" w:author="Alfredo" w:date="2020-10-04T15:04:00Z">
              <w:tcPr>
                <w:tcW w:w="4298" w:type="dxa"/>
                <w:gridSpan w:val="2"/>
                <w:hideMark/>
              </w:tcPr>
            </w:tcPrChange>
          </w:tcPr>
          <w:p w14:paraId="59F9336B" w14:textId="77777777" w:rsidR="008B39A5" w:rsidRPr="008B39A5" w:rsidRDefault="008B39A5">
            <w:pPr>
              <w:cnfStyle w:val="000000000000" w:firstRow="0" w:lastRow="0" w:firstColumn="0" w:lastColumn="0" w:oddVBand="0" w:evenVBand="0" w:oddHBand="0" w:evenHBand="0" w:firstRowFirstColumn="0" w:firstRowLastColumn="0" w:lastRowFirstColumn="0" w:lastRowLastColumn="0"/>
              <w:rPr>
                <w:ins w:id="805" w:author="Alfredo" w:date="2020-10-04T14:53:00Z"/>
              </w:rPr>
            </w:pPr>
            <w:ins w:id="806" w:author="Alfredo" w:date="2020-10-04T14:53:00Z">
              <w:r w:rsidRPr="008B39A5">
                <w:t>Especifica un tamaño predefinido para el grosor del borde.</w:t>
              </w:r>
            </w:ins>
          </w:p>
        </w:tc>
      </w:tr>
      <w:tr w:rsidR="007E43E0" w:rsidRPr="008B39A5" w14:paraId="2E7A9111" w14:textId="77777777" w:rsidTr="00235B33">
        <w:trPr>
          <w:cnfStyle w:val="000000100000" w:firstRow="0" w:lastRow="0" w:firstColumn="0" w:lastColumn="0" w:oddVBand="0" w:evenVBand="0" w:oddHBand="1" w:evenHBand="0" w:firstRowFirstColumn="0" w:firstRowLastColumn="0" w:lastRowFirstColumn="0" w:lastRowLastColumn="0"/>
          <w:trHeight w:val="368"/>
          <w:ins w:id="807" w:author="Alfredo" w:date="2020-10-04T14:53:00Z"/>
          <w:trPrChange w:id="808" w:author="Alfredo" w:date="2020-10-04T15:04:00Z">
            <w:trPr>
              <w:gridAfter w:val="0"/>
              <w:trHeight w:val="484"/>
            </w:trPr>
          </w:trPrChange>
        </w:trPr>
        <w:tc>
          <w:tcPr>
            <w:cnfStyle w:val="001000000000" w:firstRow="0" w:lastRow="0" w:firstColumn="1" w:lastColumn="0" w:oddVBand="0" w:evenVBand="0" w:oddHBand="0" w:evenHBand="0" w:firstRowFirstColumn="0" w:firstRowLastColumn="0" w:lastRowFirstColumn="0" w:lastRowLastColumn="0"/>
            <w:tcW w:w="1622" w:type="dxa"/>
            <w:hideMark/>
            <w:tcPrChange w:id="809" w:author="Alfredo" w:date="2020-10-04T15:04:00Z">
              <w:tcPr>
                <w:tcW w:w="594" w:type="dxa"/>
                <w:hideMark/>
              </w:tcPr>
            </w:tcPrChange>
          </w:tcPr>
          <w:p w14:paraId="69E423E6" w14:textId="77777777" w:rsidR="008B39A5" w:rsidRPr="008B39A5" w:rsidRDefault="008B39A5">
            <w:pPr>
              <w:cnfStyle w:val="001000100000" w:firstRow="0" w:lastRow="0" w:firstColumn="1" w:lastColumn="0" w:oddVBand="0" w:evenVBand="0" w:oddHBand="1" w:evenHBand="0" w:firstRowFirstColumn="0" w:firstRowLastColumn="0" w:lastRowFirstColumn="0" w:lastRowLastColumn="0"/>
              <w:rPr>
                <w:ins w:id="810" w:author="Alfredo" w:date="2020-10-04T14:53:00Z"/>
              </w:rPr>
            </w:pPr>
            <w:ins w:id="811" w:author="Alfredo" w:date="2020-10-04T14:53:00Z">
              <w:r w:rsidRPr="008B39A5">
                <w:rPr>
                  <w:b w:val="0"/>
                  <w:bCs w:val="0"/>
                </w:rPr>
                <w:t>border-style</w:t>
              </w:r>
              <w:r w:rsidRPr="008B39A5">
                <w:t> </w:t>
              </w:r>
            </w:ins>
          </w:p>
        </w:tc>
        <w:tc>
          <w:tcPr>
            <w:tcW w:w="1788" w:type="dxa"/>
            <w:hideMark/>
            <w:tcPrChange w:id="812" w:author="Alfredo" w:date="2020-10-04T15:04:00Z">
              <w:tcPr>
                <w:tcW w:w="1142" w:type="dxa"/>
                <w:gridSpan w:val="2"/>
                <w:hideMark/>
              </w:tcPr>
            </w:tcPrChange>
          </w:tcPr>
          <w:p w14:paraId="70422AC8" w14:textId="77777777" w:rsidR="008B39A5" w:rsidRPr="008B39A5" w:rsidRDefault="008B39A5">
            <w:pPr>
              <w:cnfStyle w:val="000000100000" w:firstRow="0" w:lastRow="0" w:firstColumn="0" w:lastColumn="0" w:oddVBand="0" w:evenVBand="0" w:oddHBand="1" w:evenHBand="0" w:firstRowFirstColumn="0" w:firstRowLastColumn="0" w:lastRowFirstColumn="0" w:lastRowLastColumn="0"/>
              <w:rPr>
                <w:ins w:id="813" w:author="Alfredo" w:date="2020-10-04T14:53:00Z"/>
              </w:rPr>
            </w:pPr>
            <w:ins w:id="814" w:author="Alfredo" w:date="2020-10-04T14:53:00Z">
              <w:r w:rsidRPr="008B39A5">
                <w:rPr>
                  <w:b/>
                  <w:bCs/>
                </w:rPr>
                <w:t>none</w:t>
              </w:r>
              <w:r w:rsidRPr="008B39A5">
                <w:t> | </w:t>
              </w:r>
            </w:ins>
          </w:p>
        </w:tc>
        <w:tc>
          <w:tcPr>
            <w:tcW w:w="5379" w:type="dxa"/>
            <w:hideMark/>
            <w:tcPrChange w:id="815" w:author="Alfredo" w:date="2020-10-04T15:04:00Z">
              <w:tcPr>
                <w:tcW w:w="4997" w:type="dxa"/>
                <w:gridSpan w:val="3"/>
                <w:hideMark/>
              </w:tcPr>
            </w:tcPrChange>
          </w:tcPr>
          <w:p w14:paraId="35704101" w14:textId="77777777" w:rsidR="008B39A5" w:rsidRPr="008B39A5" w:rsidRDefault="008B39A5">
            <w:pPr>
              <w:cnfStyle w:val="000000100000" w:firstRow="0" w:lastRow="0" w:firstColumn="0" w:lastColumn="0" w:oddVBand="0" w:evenVBand="0" w:oddHBand="1" w:evenHBand="0" w:firstRowFirstColumn="0" w:firstRowLastColumn="0" w:lastRowFirstColumn="0" w:lastRowLastColumn="0"/>
              <w:rPr>
                <w:ins w:id="816" w:author="Alfredo" w:date="2020-10-04T14:53:00Z"/>
              </w:rPr>
            </w:pPr>
            <w:ins w:id="817" w:author="Alfredo" w:date="2020-10-04T14:53:00Z">
              <w:r w:rsidRPr="008B39A5">
                <w:t>Define el estilo para el borde a utilizar (ver más adelante).</w:t>
              </w:r>
            </w:ins>
          </w:p>
        </w:tc>
      </w:tr>
    </w:tbl>
    <w:p w14:paraId="6AC90824" w14:textId="77777777" w:rsidR="007E43E0" w:rsidRDefault="007E43E0">
      <w:pPr>
        <w:rPr>
          <w:ins w:id="818" w:author="Alfredo" w:date="2020-10-04T14:52:00Z"/>
        </w:rPr>
      </w:pPr>
    </w:p>
    <w:p w14:paraId="3F0B880D" w14:textId="77777777" w:rsidR="008B39A5" w:rsidRPr="008B39A5" w:rsidRDefault="008B39A5">
      <w:pPr>
        <w:rPr>
          <w:ins w:id="819" w:author="Alfredo" w:date="2020-10-04T14:50:00Z"/>
        </w:rPr>
      </w:pPr>
      <w:ins w:id="820" w:author="Alfredo" w:date="2020-10-04T14:50:00Z">
        <w:r w:rsidRPr="008B39A5">
          <w:t>En primer lugar, </w:t>
        </w:r>
        <w:r w:rsidRPr="008B39A5">
          <w:rPr>
            <w:b/>
            <w:bCs/>
          </w:rPr>
          <w:t>border-color</w:t>
        </w:r>
        <w:r w:rsidRPr="008B39A5">
          <w:t> establece el color del borde, de la misma forma que lo hicimos en apartados anteriores de colores. En segundo lugar, con </w:t>
        </w:r>
        <w:r w:rsidRPr="008B39A5">
          <w:rPr>
            <w:b/>
            <w:bCs/>
          </w:rPr>
          <w:t>border-width</w:t>
        </w:r>
        <w:r w:rsidRPr="008B39A5">
          <w:t> podemos establecer la anchura o grosor del borde utilizando tanto </w:t>
        </w:r>
        <w:r w:rsidRPr="008B39A5">
          <w:rPr>
            <w:b/>
            <w:bCs/>
          </w:rPr>
          <w:t>palabras clave</w:t>
        </w:r>
        <w:r w:rsidRPr="008B39A5">
          <w:t> predefinidas como un tamaño concreto con cualquier tipo de las </w:t>
        </w:r>
        <w:r w:rsidRPr="008B39A5">
          <w:rPr>
            <w:b/>
            <w:bCs/>
          </w:rPr>
          <w:t>unidades</w:t>
        </w:r>
        <w:r w:rsidRPr="008B39A5">
          <w:t> ya vistas.</w:t>
        </w:r>
      </w:ins>
    </w:p>
    <w:p w14:paraId="010F355B" w14:textId="77777777" w:rsidR="008B39A5" w:rsidRDefault="008B39A5">
      <w:pPr>
        <w:rPr>
          <w:ins w:id="821" w:author="Alfredo" w:date="2020-10-04T14:55:00Z"/>
        </w:rPr>
      </w:pPr>
    </w:p>
    <w:p w14:paraId="7EF7EBB4" w14:textId="77777777" w:rsidR="00235B33" w:rsidRPr="00235B33" w:rsidRDefault="00235B33">
      <w:pPr>
        <w:pStyle w:val="Ttulo3"/>
        <w:rPr>
          <w:ins w:id="822" w:author="Alfredo" w:date="2020-10-04T15:00:00Z"/>
          <w:b w:val="0"/>
          <w:rPrChange w:id="823" w:author="Alfredo" w:date="2020-10-04T15:00:00Z">
            <w:rPr>
              <w:ins w:id="824" w:author="Alfredo" w:date="2020-10-04T15:00:00Z"/>
              <w:b/>
            </w:rPr>
          </w:rPrChange>
        </w:rPr>
        <w:pPrChange w:id="825" w:author="Alfredo" w:date="2020-10-04T15:36:00Z">
          <w:pPr/>
        </w:pPrChange>
      </w:pPr>
      <w:ins w:id="826" w:author="Alfredo" w:date="2020-10-04T15:00:00Z">
        <w:r w:rsidRPr="00235B33">
          <w:lastRenderedPageBreak/>
          <w:fldChar w:fldCharType="begin"/>
        </w:r>
        <w:r w:rsidRPr="00235B33">
          <w:rPr>
            <w:rPrChange w:id="827" w:author="Alfredo" w:date="2020-10-04T15:00:00Z">
              <w:rPr>
                <w:b/>
              </w:rPr>
            </w:rPrChange>
          </w:rPr>
          <w:instrText xml:space="preserve"> HYPERLINK "https://lenguajecss.com/css/modelo-de-cajas/bordes/" \l "estilos-de-borde" </w:instrText>
        </w:r>
        <w:r w:rsidRPr="00235B33">
          <w:rPr>
            <w:rPrChange w:id="828" w:author="Alfredo" w:date="2020-10-04T15:00:00Z">
              <w:rPr/>
            </w:rPrChange>
          </w:rPr>
          <w:fldChar w:fldCharType="separate"/>
        </w:r>
        <w:r w:rsidRPr="00235B33">
          <w:rPr>
            <w:rStyle w:val="Hipervnculo"/>
            <w:color w:val="0070C0"/>
            <w:u w:val="none"/>
            <w:rPrChange w:id="829" w:author="Alfredo" w:date="2020-10-04T15:00:00Z">
              <w:rPr>
                <w:rStyle w:val="Hipervnculo"/>
                <w:b/>
                <w:bCs/>
              </w:rPr>
            </w:rPrChange>
          </w:rPr>
          <w:t>Estilos de borde</w:t>
        </w:r>
        <w:r w:rsidRPr="00235B33">
          <w:rPr>
            <w:rPrChange w:id="830" w:author="Alfredo" w:date="2020-10-04T15:00:00Z">
              <w:rPr/>
            </w:rPrChange>
          </w:rPr>
          <w:fldChar w:fldCharType="end"/>
        </w:r>
      </w:ins>
    </w:p>
    <w:p w14:paraId="081A4C89" w14:textId="77777777" w:rsidR="00235B33" w:rsidRPr="00235B33" w:rsidRDefault="00235B33">
      <w:pPr>
        <w:rPr>
          <w:ins w:id="831" w:author="Alfredo" w:date="2020-10-04T15:00:00Z"/>
        </w:rPr>
      </w:pPr>
      <w:ins w:id="832" w:author="Alfredo" w:date="2020-10-04T15:00:00Z">
        <w:r w:rsidRPr="00235B33">
          <w:t>Por último, con </w:t>
        </w:r>
        <w:r w:rsidRPr="00235B33">
          <w:rPr>
            <w:b/>
            <w:bCs/>
          </w:rPr>
          <w:t>border-style</w:t>
        </w:r>
        <w:r w:rsidRPr="00235B33">
          <w:t> podemos aplicar un estilo determinado al borde de un elemento. En </w:t>
        </w:r>
        <w:r w:rsidRPr="00235B33">
          <w:rPr>
            <w:b/>
            <w:bCs/>
          </w:rPr>
          <w:t>estilo de borde</w:t>
        </w:r>
        <w:r w:rsidRPr="00235B33">
          <w:t> podemos elegir cualquiera de las siguientes opciones:</w:t>
        </w:r>
      </w:ins>
    </w:p>
    <w:tbl>
      <w:tblPr>
        <w:tblStyle w:val="Tabladecuadrcula4-nfasis3"/>
        <w:tblW w:w="8359" w:type="dxa"/>
        <w:tblLook w:val="04A0" w:firstRow="1" w:lastRow="0" w:firstColumn="1" w:lastColumn="0" w:noHBand="0" w:noVBand="1"/>
        <w:tblPrChange w:id="833" w:author="Alfredo" w:date="2020-10-04T15:04:00Z">
          <w:tblPr>
            <w:tblW w:w="8876" w:type="dxa"/>
            <w:tblInd w:w="-8" w:type="dxa"/>
            <w:tblBorders>
              <w:top w:val="single" w:sz="6" w:space="0" w:color="999999"/>
              <w:left w:val="single" w:sz="6" w:space="0" w:color="999999"/>
              <w:bottom w:val="single" w:sz="6" w:space="0" w:color="999999"/>
              <w:right w:val="single" w:sz="6" w:space="0" w:color="999999"/>
            </w:tblBorders>
            <w:shd w:val="clear" w:color="auto" w:fill="FFFFFF"/>
            <w:tblCellMar>
              <w:top w:w="15" w:type="dxa"/>
              <w:left w:w="15" w:type="dxa"/>
              <w:bottom w:w="15" w:type="dxa"/>
              <w:right w:w="15" w:type="dxa"/>
            </w:tblCellMar>
            <w:tblLook w:val="04A0" w:firstRow="1" w:lastRow="0" w:firstColumn="1" w:lastColumn="0" w:noHBand="0" w:noVBand="1"/>
          </w:tblPr>
        </w:tblPrChange>
      </w:tblPr>
      <w:tblGrid>
        <w:gridCol w:w="1685"/>
        <w:gridCol w:w="6674"/>
        <w:tblGridChange w:id="834">
          <w:tblGrid>
            <w:gridCol w:w="1468"/>
            <w:gridCol w:w="7408"/>
          </w:tblGrid>
        </w:tblGridChange>
      </w:tblGrid>
      <w:tr w:rsidR="00235B33" w:rsidRPr="00235B33" w14:paraId="40B407F1" w14:textId="77777777" w:rsidTr="00235B33">
        <w:trPr>
          <w:cnfStyle w:val="100000000000" w:firstRow="1" w:lastRow="0" w:firstColumn="0" w:lastColumn="0" w:oddVBand="0" w:evenVBand="0" w:oddHBand="0" w:evenHBand="0" w:firstRowFirstColumn="0" w:firstRowLastColumn="0" w:lastRowFirstColumn="0" w:lastRowLastColumn="0"/>
          <w:trHeight w:val="374"/>
          <w:ins w:id="835" w:author="Alfredo" w:date="2020-10-04T15:02:00Z"/>
          <w:trPrChange w:id="836" w:author="Alfredo" w:date="2020-10-04T15:04:00Z">
            <w:trPr>
              <w:trHeight w:val="372"/>
              <w:tblHeader/>
            </w:trPr>
          </w:trPrChange>
        </w:trPr>
        <w:tc>
          <w:tcPr>
            <w:cnfStyle w:val="001000000000" w:firstRow="0" w:lastRow="0" w:firstColumn="1" w:lastColumn="0" w:oddVBand="0" w:evenVBand="0" w:oddHBand="0" w:evenHBand="0" w:firstRowFirstColumn="0" w:firstRowLastColumn="0" w:lastRowFirstColumn="0" w:lastRowLastColumn="0"/>
            <w:tcW w:w="1685" w:type="dxa"/>
            <w:hideMark/>
            <w:tcPrChange w:id="837" w:author="Alfredo" w:date="2020-10-04T15:04:00Z">
              <w:tcPr>
                <w:tcW w:w="1468" w:type="dxa"/>
                <w:shd w:val="clear" w:color="auto" w:fill="FFFFFF"/>
                <w:tcMar>
                  <w:top w:w="120" w:type="dxa"/>
                  <w:left w:w="120" w:type="dxa"/>
                  <w:bottom w:w="120" w:type="dxa"/>
                  <w:right w:w="120" w:type="dxa"/>
                </w:tcMar>
                <w:vAlign w:val="center"/>
                <w:hideMark/>
              </w:tcPr>
            </w:tcPrChange>
          </w:tcPr>
          <w:p w14:paraId="23DC1D5F" w14:textId="77777777" w:rsidR="00235B33" w:rsidRPr="00235B33" w:rsidRDefault="00235B33">
            <w:pPr>
              <w:spacing w:after="160" w:line="259" w:lineRule="auto"/>
              <w:ind w:left="-3687" w:firstLine="3687"/>
              <w:cnfStyle w:val="101000000000" w:firstRow="1" w:lastRow="0" w:firstColumn="1" w:lastColumn="0" w:oddVBand="0" w:evenVBand="0" w:oddHBand="0" w:evenHBand="0" w:firstRowFirstColumn="0" w:firstRowLastColumn="0" w:lastRowFirstColumn="0" w:lastRowLastColumn="0"/>
              <w:rPr>
                <w:ins w:id="838" w:author="Alfredo" w:date="2020-10-04T15:02:00Z"/>
              </w:rPr>
              <w:pPrChange w:id="839" w:author="Alfredo" w:date="2020-10-04T15:36:00Z">
                <w:pPr>
                  <w:spacing w:after="160" w:line="259" w:lineRule="auto"/>
                  <w:cnfStyle w:val="101000000000" w:firstRow="1" w:lastRow="0" w:firstColumn="1" w:lastColumn="0" w:oddVBand="0" w:evenVBand="0" w:oddHBand="0" w:evenHBand="0" w:firstRowFirstColumn="0" w:firstRowLastColumn="0" w:lastRowFirstColumn="0" w:lastRowLastColumn="0"/>
                </w:pPr>
              </w:pPrChange>
            </w:pPr>
            <w:ins w:id="840" w:author="Alfredo" w:date="2020-10-04T15:02:00Z">
              <w:r w:rsidRPr="00235B33">
                <w:t>Valor</w:t>
              </w:r>
            </w:ins>
          </w:p>
        </w:tc>
        <w:tc>
          <w:tcPr>
            <w:tcW w:w="6674" w:type="dxa"/>
            <w:hideMark/>
            <w:tcPrChange w:id="841" w:author="Alfredo" w:date="2020-10-04T15:04:00Z">
              <w:tcPr>
                <w:tcW w:w="7408" w:type="dxa"/>
                <w:shd w:val="clear" w:color="auto" w:fill="FFFFFF"/>
                <w:tcMar>
                  <w:top w:w="120" w:type="dxa"/>
                  <w:left w:w="120" w:type="dxa"/>
                  <w:bottom w:w="120" w:type="dxa"/>
                  <w:right w:w="120" w:type="dxa"/>
                </w:tcMar>
                <w:vAlign w:val="center"/>
                <w:hideMark/>
              </w:tcPr>
            </w:tcPrChange>
          </w:tcPr>
          <w:p w14:paraId="4E5F7FBB" w14:textId="77777777" w:rsidR="00235B33" w:rsidRPr="00235B33" w:rsidRDefault="00235B33">
            <w:pPr>
              <w:spacing w:after="160" w:line="259" w:lineRule="auto"/>
              <w:ind w:left="-3687" w:firstLine="3687"/>
              <w:cnfStyle w:val="100000000000" w:firstRow="1" w:lastRow="0" w:firstColumn="0" w:lastColumn="0" w:oddVBand="0" w:evenVBand="0" w:oddHBand="0" w:evenHBand="0" w:firstRowFirstColumn="0" w:firstRowLastColumn="0" w:lastRowFirstColumn="0" w:lastRowLastColumn="0"/>
              <w:rPr>
                <w:ins w:id="842" w:author="Alfredo" w:date="2020-10-04T15:02:00Z"/>
              </w:rPr>
              <w:pPrChange w:id="843" w:author="Alfredo" w:date="2020-10-04T15:36:00Z">
                <w:pPr>
                  <w:spacing w:after="160" w:line="259" w:lineRule="auto"/>
                  <w:cnfStyle w:val="100000000000" w:firstRow="1" w:lastRow="0" w:firstColumn="0" w:lastColumn="0" w:oddVBand="0" w:evenVBand="0" w:oddHBand="0" w:evenHBand="0" w:firstRowFirstColumn="0" w:firstRowLastColumn="0" w:lastRowFirstColumn="0" w:lastRowLastColumn="0"/>
                </w:pPr>
              </w:pPrChange>
            </w:pPr>
            <w:ins w:id="844" w:author="Alfredo" w:date="2020-10-04T15:02:00Z">
              <w:r w:rsidRPr="00235B33">
                <w:t>Descripción</w:t>
              </w:r>
            </w:ins>
          </w:p>
        </w:tc>
      </w:tr>
      <w:tr w:rsidR="00235B33" w:rsidRPr="00235B33" w14:paraId="309F9776" w14:textId="77777777" w:rsidTr="00235B33">
        <w:trPr>
          <w:cnfStyle w:val="000000100000" w:firstRow="0" w:lastRow="0" w:firstColumn="0" w:lastColumn="0" w:oddVBand="0" w:evenVBand="0" w:oddHBand="1" w:evenHBand="0" w:firstRowFirstColumn="0" w:firstRowLastColumn="0" w:lastRowFirstColumn="0" w:lastRowLastColumn="0"/>
          <w:trHeight w:val="374"/>
          <w:ins w:id="845" w:author="Alfredo" w:date="2020-10-04T15:02:00Z"/>
          <w:trPrChange w:id="846" w:author="Alfredo" w:date="2020-10-04T15:04:00Z">
            <w:trPr>
              <w:trHeight w:val="372"/>
            </w:trPr>
          </w:trPrChange>
        </w:trPr>
        <w:tc>
          <w:tcPr>
            <w:cnfStyle w:val="001000000000" w:firstRow="0" w:lastRow="0" w:firstColumn="1" w:lastColumn="0" w:oddVBand="0" w:evenVBand="0" w:oddHBand="0" w:evenHBand="0" w:firstRowFirstColumn="0" w:firstRowLastColumn="0" w:lastRowFirstColumn="0" w:lastRowLastColumn="0"/>
            <w:tcW w:w="1685" w:type="dxa"/>
            <w:hideMark/>
            <w:tcPrChange w:id="847" w:author="Alfredo" w:date="2020-10-04T15:04:00Z">
              <w:tcPr>
                <w:tcW w:w="1468"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vAlign w:val="center"/>
                <w:hideMark/>
              </w:tcPr>
            </w:tcPrChange>
          </w:tcPr>
          <w:p w14:paraId="55A18EAD" w14:textId="77777777" w:rsidR="00235B33" w:rsidRPr="00235B33" w:rsidRDefault="00235B33">
            <w:pPr>
              <w:spacing w:after="160" w:line="259" w:lineRule="auto"/>
              <w:ind w:left="-3687" w:firstLine="3687"/>
              <w:cnfStyle w:val="001000100000" w:firstRow="0" w:lastRow="0" w:firstColumn="1" w:lastColumn="0" w:oddVBand="0" w:evenVBand="0" w:oddHBand="1" w:evenHBand="0" w:firstRowFirstColumn="0" w:firstRowLastColumn="0" w:lastRowFirstColumn="0" w:lastRowLastColumn="0"/>
              <w:rPr>
                <w:ins w:id="848" w:author="Alfredo" w:date="2020-10-04T15:02:00Z"/>
              </w:rPr>
              <w:pPrChange w:id="849" w:author="Alfredo" w:date="2020-10-04T15:36:00Z">
                <w:pPr>
                  <w:spacing w:after="160" w:line="259" w:lineRule="auto"/>
                  <w:cnfStyle w:val="001000100000" w:firstRow="0" w:lastRow="0" w:firstColumn="1" w:lastColumn="0" w:oddVBand="0" w:evenVBand="0" w:oddHBand="1" w:evenHBand="0" w:firstRowFirstColumn="0" w:firstRowLastColumn="0" w:lastRowFirstColumn="0" w:lastRowLastColumn="0"/>
                </w:pPr>
              </w:pPrChange>
            </w:pPr>
            <w:ins w:id="850" w:author="Alfredo" w:date="2020-10-04T15:02:00Z">
              <w:r w:rsidRPr="00235B33">
                <w:t>hidden</w:t>
              </w:r>
            </w:ins>
          </w:p>
        </w:tc>
        <w:tc>
          <w:tcPr>
            <w:tcW w:w="6674" w:type="dxa"/>
            <w:hideMark/>
            <w:tcPrChange w:id="851" w:author="Alfredo" w:date="2020-10-04T15:04:00Z">
              <w:tcPr>
                <w:tcW w:w="7408"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vAlign w:val="center"/>
                <w:hideMark/>
              </w:tcPr>
            </w:tcPrChange>
          </w:tcPr>
          <w:p w14:paraId="31EB72CB" w14:textId="77777777" w:rsidR="00235B33" w:rsidRPr="00235B33" w:rsidRDefault="00235B33">
            <w:pPr>
              <w:spacing w:after="160" w:line="259" w:lineRule="auto"/>
              <w:ind w:left="-3687" w:firstLine="3687"/>
              <w:cnfStyle w:val="000000100000" w:firstRow="0" w:lastRow="0" w:firstColumn="0" w:lastColumn="0" w:oddVBand="0" w:evenVBand="0" w:oddHBand="1" w:evenHBand="0" w:firstRowFirstColumn="0" w:firstRowLastColumn="0" w:lastRowFirstColumn="0" w:lastRowLastColumn="0"/>
              <w:rPr>
                <w:ins w:id="852" w:author="Alfredo" w:date="2020-10-04T15:02:00Z"/>
              </w:rPr>
              <w:pPrChange w:id="853" w:author="Alfredo" w:date="2020-10-04T15:36:00Z">
                <w:pPr>
                  <w:spacing w:after="160" w:line="259" w:lineRule="auto"/>
                  <w:cnfStyle w:val="000000100000" w:firstRow="0" w:lastRow="0" w:firstColumn="0" w:lastColumn="0" w:oddVBand="0" w:evenVBand="0" w:oddHBand="1" w:evenHBand="0" w:firstRowFirstColumn="0" w:firstRowLastColumn="0" w:lastRowFirstColumn="0" w:lastRowLastColumn="0"/>
                </w:pPr>
              </w:pPrChange>
            </w:pPr>
            <w:ins w:id="854" w:author="Alfredo" w:date="2020-10-04T15:02:00Z">
              <w:r w:rsidRPr="00235B33">
                <w:t>Oculto. Idéntico al anterior salvo para conflictos con tablas.</w:t>
              </w:r>
            </w:ins>
          </w:p>
        </w:tc>
      </w:tr>
      <w:tr w:rsidR="00235B33" w:rsidRPr="00235B33" w14:paraId="251DF851" w14:textId="77777777" w:rsidTr="00235B33">
        <w:trPr>
          <w:trHeight w:val="374"/>
          <w:ins w:id="855" w:author="Alfredo" w:date="2020-10-04T15:02:00Z"/>
          <w:trPrChange w:id="856" w:author="Alfredo" w:date="2020-10-04T15:04:00Z">
            <w:trPr>
              <w:trHeight w:val="372"/>
            </w:trPr>
          </w:trPrChange>
        </w:trPr>
        <w:tc>
          <w:tcPr>
            <w:cnfStyle w:val="001000000000" w:firstRow="0" w:lastRow="0" w:firstColumn="1" w:lastColumn="0" w:oddVBand="0" w:evenVBand="0" w:oddHBand="0" w:evenHBand="0" w:firstRowFirstColumn="0" w:firstRowLastColumn="0" w:lastRowFirstColumn="0" w:lastRowLastColumn="0"/>
            <w:tcW w:w="1685" w:type="dxa"/>
            <w:hideMark/>
            <w:tcPrChange w:id="857" w:author="Alfredo" w:date="2020-10-04T15:04:00Z">
              <w:tcPr>
                <w:tcW w:w="1468"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tcPrChange>
          </w:tcPr>
          <w:p w14:paraId="758248CE" w14:textId="77777777" w:rsidR="00235B33" w:rsidRPr="00235B33" w:rsidRDefault="00235B33">
            <w:pPr>
              <w:spacing w:after="160" w:line="259" w:lineRule="auto"/>
              <w:ind w:left="-3687" w:firstLine="3687"/>
              <w:rPr>
                <w:ins w:id="858" w:author="Alfredo" w:date="2020-10-04T15:02:00Z"/>
              </w:rPr>
              <w:pPrChange w:id="859" w:author="Alfredo" w:date="2020-10-04T15:36:00Z">
                <w:pPr>
                  <w:spacing w:after="160" w:line="259" w:lineRule="auto"/>
                </w:pPr>
              </w:pPrChange>
            </w:pPr>
            <w:ins w:id="860" w:author="Alfredo" w:date="2020-10-04T15:02:00Z">
              <w:r w:rsidRPr="00235B33">
                <w:t>dotted</w:t>
              </w:r>
            </w:ins>
          </w:p>
        </w:tc>
        <w:tc>
          <w:tcPr>
            <w:tcW w:w="6674" w:type="dxa"/>
            <w:hideMark/>
            <w:tcPrChange w:id="861" w:author="Alfredo" w:date="2020-10-04T15:04:00Z">
              <w:tcPr>
                <w:tcW w:w="7408"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tcPrChange>
          </w:tcPr>
          <w:p w14:paraId="222FF6DB" w14:textId="77777777" w:rsidR="00235B33" w:rsidRPr="00235B33" w:rsidRDefault="00235B33">
            <w:pPr>
              <w:spacing w:after="160" w:line="259" w:lineRule="auto"/>
              <w:ind w:left="-3687" w:firstLine="3687"/>
              <w:cnfStyle w:val="000000000000" w:firstRow="0" w:lastRow="0" w:firstColumn="0" w:lastColumn="0" w:oddVBand="0" w:evenVBand="0" w:oddHBand="0" w:evenHBand="0" w:firstRowFirstColumn="0" w:firstRowLastColumn="0" w:lastRowFirstColumn="0" w:lastRowLastColumn="0"/>
              <w:rPr>
                <w:ins w:id="862" w:author="Alfredo" w:date="2020-10-04T15:02:00Z"/>
              </w:rPr>
              <w:pPrChange w:id="863" w:author="Alfredo" w:date="2020-10-04T15:36:00Z">
                <w:pPr>
                  <w:spacing w:after="160" w:line="259" w:lineRule="auto"/>
                  <w:cnfStyle w:val="000000000000" w:firstRow="0" w:lastRow="0" w:firstColumn="0" w:lastColumn="0" w:oddVBand="0" w:evenVBand="0" w:oddHBand="0" w:evenHBand="0" w:firstRowFirstColumn="0" w:firstRowLastColumn="0" w:lastRowFirstColumn="0" w:lastRowLastColumn="0"/>
                </w:pPr>
              </w:pPrChange>
            </w:pPr>
            <w:ins w:id="864" w:author="Alfredo" w:date="2020-10-04T15:02:00Z">
              <w:r w:rsidRPr="00235B33">
                <w:t>Establece un borde basado en puntos.</w:t>
              </w:r>
            </w:ins>
          </w:p>
        </w:tc>
      </w:tr>
      <w:tr w:rsidR="00235B33" w:rsidRPr="00235B33" w14:paraId="1E35AC5D" w14:textId="77777777" w:rsidTr="00235B33">
        <w:trPr>
          <w:cnfStyle w:val="000000100000" w:firstRow="0" w:lastRow="0" w:firstColumn="0" w:lastColumn="0" w:oddVBand="0" w:evenVBand="0" w:oddHBand="1" w:evenHBand="0" w:firstRowFirstColumn="0" w:firstRowLastColumn="0" w:lastRowFirstColumn="0" w:lastRowLastColumn="0"/>
          <w:trHeight w:val="374"/>
          <w:ins w:id="865" w:author="Alfredo" w:date="2020-10-04T15:02:00Z"/>
          <w:trPrChange w:id="866" w:author="Alfredo" w:date="2020-10-04T15:04:00Z">
            <w:trPr>
              <w:trHeight w:val="372"/>
            </w:trPr>
          </w:trPrChange>
        </w:trPr>
        <w:tc>
          <w:tcPr>
            <w:cnfStyle w:val="001000000000" w:firstRow="0" w:lastRow="0" w:firstColumn="1" w:lastColumn="0" w:oddVBand="0" w:evenVBand="0" w:oddHBand="0" w:evenHBand="0" w:firstRowFirstColumn="0" w:firstRowLastColumn="0" w:lastRowFirstColumn="0" w:lastRowLastColumn="0"/>
            <w:tcW w:w="1685" w:type="dxa"/>
            <w:hideMark/>
            <w:tcPrChange w:id="867" w:author="Alfredo" w:date="2020-10-04T15:04:00Z">
              <w:tcPr>
                <w:tcW w:w="1468"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vAlign w:val="center"/>
                <w:hideMark/>
              </w:tcPr>
            </w:tcPrChange>
          </w:tcPr>
          <w:p w14:paraId="09CBFD37" w14:textId="77777777" w:rsidR="00235B33" w:rsidRPr="00235B33" w:rsidRDefault="00235B33">
            <w:pPr>
              <w:spacing w:after="160" w:line="259" w:lineRule="auto"/>
              <w:ind w:left="-3687" w:firstLine="3687"/>
              <w:cnfStyle w:val="001000100000" w:firstRow="0" w:lastRow="0" w:firstColumn="1" w:lastColumn="0" w:oddVBand="0" w:evenVBand="0" w:oddHBand="1" w:evenHBand="0" w:firstRowFirstColumn="0" w:firstRowLastColumn="0" w:lastRowFirstColumn="0" w:lastRowLastColumn="0"/>
              <w:rPr>
                <w:ins w:id="868" w:author="Alfredo" w:date="2020-10-04T15:02:00Z"/>
              </w:rPr>
              <w:pPrChange w:id="869" w:author="Alfredo" w:date="2020-10-04T15:36:00Z">
                <w:pPr>
                  <w:spacing w:after="160" w:line="259" w:lineRule="auto"/>
                  <w:cnfStyle w:val="001000100000" w:firstRow="0" w:lastRow="0" w:firstColumn="1" w:lastColumn="0" w:oddVBand="0" w:evenVBand="0" w:oddHBand="1" w:evenHBand="0" w:firstRowFirstColumn="0" w:firstRowLastColumn="0" w:lastRowFirstColumn="0" w:lastRowLastColumn="0"/>
                </w:pPr>
              </w:pPrChange>
            </w:pPr>
            <w:ins w:id="870" w:author="Alfredo" w:date="2020-10-04T15:02:00Z">
              <w:r w:rsidRPr="00235B33">
                <w:t>dashed</w:t>
              </w:r>
            </w:ins>
          </w:p>
        </w:tc>
        <w:tc>
          <w:tcPr>
            <w:tcW w:w="6674" w:type="dxa"/>
            <w:hideMark/>
            <w:tcPrChange w:id="871" w:author="Alfredo" w:date="2020-10-04T15:04:00Z">
              <w:tcPr>
                <w:tcW w:w="7408"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vAlign w:val="center"/>
                <w:hideMark/>
              </w:tcPr>
            </w:tcPrChange>
          </w:tcPr>
          <w:p w14:paraId="71BDECE3" w14:textId="77777777" w:rsidR="00235B33" w:rsidRPr="00235B33" w:rsidRDefault="00235B33">
            <w:pPr>
              <w:spacing w:after="160" w:line="259" w:lineRule="auto"/>
              <w:ind w:left="-3687" w:firstLine="3687"/>
              <w:cnfStyle w:val="000000100000" w:firstRow="0" w:lastRow="0" w:firstColumn="0" w:lastColumn="0" w:oddVBand="0" w:evenVBand="0" w:oddHBand="1" w:evenHBand="0" w:firstRowFirstColumn="0" w:firstRowLastColumn="0" w:lastRowFirstColumn="0" w:lastRowLastColumn="0"/>
              <w:rPr>
                <w:ins w:id="872" w:author="Alfredo" w:date="2020-10-04T15:02:00Z"/>
              </w:rPr>
              <w:pPrChange w:id="873" w:author="Alfredo" w:date="2020-10-04T15:36:00Z">
                <w:pPr>
                  <w:spacing w:after="160" w:line="259" w:lineRule="auto"/>
                  <w:cnfStyle w:val="000000100000" w:firstRow="0" w:lastRow="0" w:firstColumn="0" w:lastColumn="0" w:oddVBand="0" w:evenVBand="0" w:oddHBand="1" w:evenHBand="0" w:firstRowFirstColumn="0" w:firstRowLastColumn="0" w:lastRowFirstColumn="0" w:lastRowLastColumn="0"/>
                </w:pPr>
              </w:pPrChange>
            </w:pPr>
            <w:ins w:id="874" w:author="Alfredo" w:date="2020-10-04T15:02:00Z">
              <w:r w:rsidRPr="00235B33">
                <w:t>Establece un borde basado en rayas (línea discontínua).</w:t>
              </w:r>
            </w:ins>
          </w:p>
        </w:tc>
      </w:tr>
      <w:tr w:rsidR="00235B33" w:rsidRPr="00235B33" w14:paraId="3EE7AFFE" w14:textId="77777777" w:rsidTr="00235B33">
        <w:trPr>
          <w:trHeight w:val="374"/>
          <w:ins w:id="875" w:author="Alfredo" w:date="2020-10-04T15:02:00Z"/>
          <w:trPrChange w:id="876" w:author="Alfredo" w:date="2020-10-04T15:04:00Z">
            <w:trPr>
              <w:trHeight w:val="372"/>
            </w:trPr>
          </w:trPrChange>
        </w:trPr>
        <w:tc>
          <w:tcPr>
            <w:cnfStyle w:val="001000000000" w:firstRow="0" w:lastRow="0" w:firstColumn="1" w:lastColumn="0" w:oddVBand="0" w:evenVBand="0" w:oddHBand="0" w:evenHBand="0" w:firstRowFirstColumn="0" w:firstRowLastColumn="0" w:lastRowFirstColumn="0" w:lastRowLastColumn="0"/>
            <w:tcW w:w="1685" w:type="dxa"/>
            <w:hideMark/>
            <w:tcPrChange w:id="877" w:author="Alfredo" w:date="2020-10-04T15:04:00Z">
              <w:tcPr>
                <w:tcW w:w="1468"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tcPrChange>
          </w:tcPr>
          <w:p w14:paraId="0C2234D8" w14:textId="77777777" w:rsidR="00235B33" w:rsidRPr="00235B33" w:rsidRDefault="00235B33">
            <w:pPr>
              <w:spacing w:after="160" w:line="259" w:lineRule="auto"/>
              <w:ind w:left="-3687" w:firstLine="3687"/>
              <w:rPr>
                <w:ins w:id="878" w:author="Alfredo" w:date="2020-10-04T15:02:00Z"/>
              </w:rPr>
              <w:pPrChange w:id="879" w:author="Alfredo" w:date="2020-10-04T15:36:00Z">
                <w:pPr>
                  <w:spacing w:after="160" w:line="259" w:lineRule="auto"/>
                </w:pPr>
              </w:pPrChange>
            </w:pPr>
            <w:ins w:id="880" w:author="Alfredo" w:date="2020-10-04T15:02:00Z">
              <w:r w:rsidRPr="00235B33">
                <w:t>solid</w:t>
              </w:r>
            </w:ins>
          </w:p>
        </w:tc>
        <w:tc>
          <w:tcPr>
            <w:tcW w:w="6674" w:type="dxa"/>
            <w:hideMark/>
            <w:tcPrChange w:id="881" w:author="Alfredo" w:date="2020-10-04T15:04:00Z">
              <w:tcPr>
                <w:tcW w:w="7408"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tcPrChange>
          </w:tcPr>
          <w:p w14:paraId="1751F9C5" w14:textId="77777777" w:rsidR="00235B33" w:rsidRPr="00235B33" w:rsidRDefault="00235B33">
            <w:pPr>
              <w:spacing w:after="160" w:line="259" w:lineRule="auto"/>
              <w:ind w:left="-3687" w:firstLine="3687"/>
              <w:cnfStyle w:val="000000000000" w:firstRow="0" w:lastRow="0" w:firstColumn="0" w:lastColumn="0" w:oddVBand="0" w:evenVBand="0" w:oddHBand="0" w:evenHBand="0" w:firstRowFirstColumn="0" w:firstRowLastColumn="0" w:lastRowFirstColumn="0" w:lastRowLastColumn="0"/>
              <w:rPr>
                <w:ins w:id="882" w:author="Alfredo" w:date="2020-10-04T15:02:00Z"/>
              </w:rPr>
              <w:pPrChange w:id="883" w:author="Alfredo" w:date="2020-10-04T15:36:00Z">
                <w:pPr>
                  <w:spacing w:after="160" w:line="259" w:lineRule="auto"/>
                  <w:cnfStyle w:val="000000000000" w:firstRow="0" w:lastRow="0" w:firstColumn="0" w:lastColumn="0" w:oddVBand="0" w:evenVBand="0" w:oddHBand="0" w:evenHBand="0" w:firstRowFirstColumn="0" w:firstRowLastColumn="0" w:lastRowFirstColumn="0" w:lastRowLastColumn="0"/>
                </w:pPr>
              </w:pPrChange>
            </w:pPr>
            <w:ins w:id="884" w:author="Alfredo" w:date="2020-10-04T15:02:00Z">
              <w:r w:rsidRPr="00235B33">
                <w:t>Establece un borde sólido (línea contínua).</w:t>
              </w:r>
            </w:ins>
          </w:p>
        </w:tc>
      </w:tr>
      <w:tr w:rsidR="00235B33" w:rsidRPr="00235B33" w14:paraId="5D7D5F16" w14:textId="77777777" w:rsidTr="00235B33">
        <w:trPr>
          <w:cnfStyle w:val="000000100000" w:firstRow="0" w:lastRow="0" w:firstColumn="0" w:lastColumn="0" w:oddVBand="0" w:evenVBand="0" w:oddHBand="1" w:evenHBand="0" w:firstRowFirstColumn="0" w:firstRowLastColumn="0" w:lastRowFirstColumn="0" w:lastRowLastColumn="0"/>
          <w:trHeight w:val="374"/>
          <w:ins w:id="885" w:author="Alfredo" w:date="2020-10-04T15:02:00Z"/>
          <w:trPrChange w:id="886" w:author="Alfredo" w:date="2020-10-04T15:04:00Z">
            <w:trPr>
              <w:trHeight w:val="372"/>
            </w:trPr>
          </w:trPrChange>
        </w:trPr>
        <w:tc>
          <w:tcPr>
            <w:cnfStyle w:val="001000000000" w:firstRow="0" w:lastRow="0" w:firstColumn="1" w:lastColumn="0" w:oddVBand="0" w:evenVBand="0" w:oddHBand="0" w:evenHBand="0" w:firstRowFirstColumn="0" w:firstRowLastColumn="0" w:lastRowFirstColumn="0" w:lastRowLastColumn="0"/>
            <w:tcW w:w="1685" w:type="dxa"/>
            <w:hideMark/>
            <w:tcPrChange w:id="887" w:author="Alfredo" w:date="2020-10-04T15:04:00Z">
              <w:tcPr>
                <w:tcW w:w="1468"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vAlign w:val="center"/>
                <w:hideMark/>
              </w:tcPr>
            </w:tcPrChange>
          </w:tcPr>
          <w:p w14:paraId="59576A4E" w14:textId="77777777" w:rsidR="00235B33" w:rsidRPr="00235B33" w:rsidRDefault="00235B33">
            <w:pPr>
              <w:spacing w:after="160" w:line="259" w:lineRule="auto"/>
              <w:ind w:left="-3687" w:firstLine="3687"/>
              <w:cnfStyle w:val="001000100000" w:firstRow="0" w:lastRow="0" w:firstColumn="1" w:lastColumn="0" w:oddVBand="0" w:evenVBand="0" w:oddHBand="1" w:evenHBand="0" w:firstRowFirstColumn="0" w:firstRowLastColumn="0" w:lastRowFirstColumn="0" w:lastRowLastColumn="0"/>
              <w:rPr>
                <w:ins w:id="888" w:author="Alfredo" w:date="2020-10-04T15:02:00Z"/>
              </w:rPr>
              <w:pPrChange w:id="889" w:author="Alfredo" w:date="2020-10-04T15:36:00Z">
                <w:pPr>
                  <w:spacing w:after="160" w:line="259" w:lineRule="auto"/>
                  <w:cnfStyle w:val="001000100000" w:firstRow="0" w:lastRow="0" w:firstColumn="1" w:lastColumn="0" w:oddVBand="0" w:evenVBand="0" w:oddHBand="1" w:evenHBand="0" w:firstRowFirstColumn="0" w:firstRowLastColumn="0" w:lastRowFirstColumn="0" w:lastRowLastColumn="0"/>
                </w:pPr>
              </w:pPrChange>
            </w:pPr>
            <w:ins w:id="890" w:author="Alfredo" w:date="2020-10-04T15:02:00Z">
              <w:r w:rsidRPr="00235B33">
                <w:t>double</w:t>
              </w:r>
            </w:ins>
          </w:p>
        </w:tc>
        <w:tc>
          <w:tcPr>
            <w:tcW w:w="6674" w:type="dxa"/>
            <w:hideMark/>
            <w:tcPrChange w:id="891" w:author="Alfredo" w:date="2020-10-04T15:04:00Z">
              <w:tcPr>
                <w:tcW w:w="7408"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vAlign w:val="center"/>
                <w:hideMark/>
              </w:tcPr>
            </w:tcPrChange>
          </w:tcPr>
          <w:p w14:paraId="099613AC" w14:textId="77777777" w:rsidR="00235B33" w:rsidRPr="00235B33" w:rsidRDefault="00235B33">
            <w:pPr>
              <w:spacing w:after="160" w:line="259" w:lineRule="auto"/>
              <w:ind w:left="-3687" w:firstLine="3687"/>
              <w:cnfStyle w:val="000000100000" w:firstRow="0" w:lastRow="0" w:firstColumn="0" w:lastColumn="0" w:oddVBand="0" w:evenVBand="0" w:oddHBand="1" w:evenHBand="0" w:firstRowFirstColumn="0" w:firstRowLastColumn="0" w:lastRowFirstColumn="0" w:lastRowLastColumn="0"/>
              <w:rPr>
                <w:ins w:id="892" w:author="Alfredo" w:date="2020-10-04T15:02:00Z"/>
              </w:rPr>
              <w:pPrChange w:id="893" w:author="Alfredo" w:date="2020-10-04T15:36:00Z">
                <w:pPr>
                  <w:spacing w:after="160" w:line="259" w:lineRule="auto"/>
                  <w:cnfStyle w:val="000000100000" w:firstRow="0" w:lastRow="0" w:firstColumn="0" w:lastColumn="0" w:oddVBand="0" w:evenVBand="0" w:oddHBand="1" w:evenHBand="0" w:firstRowFirstColumn="0" w:firstRowLastColumn="0" w:lastRowFirstColumn="0" w:lastRowLastColumn="0"/>
                </w:pPr>
              </w:pPrChange>
            </w:pPr>
            <w:ins w:id="894" w:author="Alfredo" w:date="2020-10-04T15:02:00Z">
              <w:r w:rsidRPr="00235B33">
                <w:t>Establece un borde doble (dos líneas contínuas).</w:t>
              </w:r>
            </w:ins>
          </w:p>
        </w:tc>
      </w:tr>
      <w:tr w:rsidR="00235B33" w:rsidRPr="00235B33" w14:paraId="3DAE7B56" w14:textId="77777777" w:rsidTr="00235B33">
        <w:trPr>
          <w:trHeight w:val="374"/>
          <w:ins w:id="895" w:author="Alfredo" w:date="2020-10-04T15:02:00Z"/>
          <w:trPrChange w:id="896" w:author="Alfredo" w:date="2020-10-04T15:04:00Z">
            <w:trPr>
              <w:trHeight w:val="372"/>
            </w:trPr>
          </w:trPrChange>
        </w:trPr>
        <w:tc>
          <w:tcPr>
            <w:cnfStyle w:val="001000000000" w:firstRow="0" w:lastRow="0" w:firstColumn="1" w:lastColumn="0" w:oddVBand="0" w:evenVBand="0" w:oddHBand="0" w:evenHBand="0" w:firstRowFirstColumn="0" w:firstRowLastColumn="0" w:lastRowFirstColumn="0" w:lastRowLastColumn="0"/>
            <w:tcW w:w="1685" w:type="dxa"/>
            <w:hideMark/>
            <w:tcPrChange w:id="897" w:author="Alfredo" w:date="2020-10-04T15:04:00Z">
              <w:tcPr>
                <w:tcW w:w="1468"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tcPrChange>
          </w:tcPr>
          <w:p w14:paraId="2DB5B246" w14:textId="77777777" w:rsidR="00235B33" w:rsidRPr="00235B33" w:rsidRDefault="00235B33">
            <w:pPr>
              <w:spacing w:after="160" w:line="259" w:lineRule="auto"/>
              <w:ind w:left="-3687" w:firstLine="3687"/>
              <w:rPr>
                <w:ins w:id="898" w:author="Alfredo" w:date="2020-10-04T15:02:00Z"/>
              </w:rPr>
              <w:pPrChange w:id="899" w:author="Alfredo" w:date="2020-10-04T15:36:00Z">
                <w:pPr>
                  <w:spacing w:after="160" w:line="259" w:lineRule="auto"/>
                </w:pPr>
              </w:pPrChange>
            </w:pPr>
            <w:ins w:id="900" w:author="Alfredo" w:date="2020-10-04T15:02:00Z">
              <w:r w:rsidRPr="00235B33">
                <w:t>groove</w:t>
              </w:r>
            </w:ins>
          </w:p>
        </w:tc>
        <w:tc>
          <w:tcPr>
            <w:tcW w:w="6674" w:type="dxa"/>
            <w:hideMark/>
            <w:tcPrChange w:id="901" w:author="Alfredo" w:date="2020-10-04T15:04:00Z">
              <w:tcPr>
                <w:tcW w:w="7408"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tcPrChange>
          </w:tcPr>
          <w:p w14:paraId="2E84F4C2" w14:textId="77777777" w:rsidR="00235B33" w:rsidRPr="00235B33" w:rsidRDefault="00235B33">
            <w:pPr>
              <w:spacing w:after="160" w:line="259" w:lineRule="auto"/>
              <w:ind w:left="-3687" w:firstLine="3687"/>
              <w:cnfStyle w:val="000000000000" w:firstRow="0" w:lastRow="0" w:firstColumn="0" w:lastColumn="0" w:oddVBand="0" w:evenVBand="0" w:oddHBand="0" w:evenHBand="0" w:firstRowFirstColumn="0" w:firstRowLastColumn="0" w:lastRowFirstColumn="0" w:lastRowLastColumn="0"/>
              <w:rPr>
                <w:ins w:id="902" w:author="Alfredo" w:date="2020-10-04T15:02:00Z"/>
              </w:rPr>
              <w:pPrChange w:id="903" w:author="Alfredo" w:date="2020-10-04T15:36:00Z">
                <w:pPr>
                  <w:spacing w:after="160" w:line="259" w:lineRule="auto"/>
                  <w:cnfStyle w:val="000000000000" w:firstRow="0" w:lastRow="0" w:firstColumn="0" w:lastColumn="0" w:oddVBand="0" w:evenVBand="0" w:oddHBand="0" w:evenHBand="0" w:firstRowFirstColumn="0" w:firstRowLastColumn="0" w:lastRowFirstColumn="0" w:lastRowLastColumn="0"/>
                </w:pPr>
              </w:pPrChange>
            </w:pPr>
            <w:ins w:id="904" w:author="Alfredo" w:date="2020-10-04T15:02:00Z">
              <w:r w:rsidRPr="00235B33">
                <w:t>Establece un borde biselado con luz desde arriba.</w:t>
              </w:r>
            </w:ins>
          </w:p>
        </w:tc>
      </w:tr>
      <w:tr w:rsidR="00235B33" w:rsidRPr="00235B33" w14:paraId="0EA09C69" w14:textId="77777777" w:rsidTr="00235B33">
        <w:trPr>
          <w:cnfStyle w:val="000000100000" w:firstRow="0" w:lastRow="0" w:firstColumn="0" w:lastColumn="0" w:oddVBand="0" w:evenVBand="0" w:oddHBand="1" w:evenHBand="0" w:firstRowFirstColumn="0" w:firstRowLastColumn="0" w:lastRowFirstColumn="0" w:lastRowLastColumn="0"/>
          <w:trHeight w:val="610"/>
          <w:ins w:id="905" w:author="Alfredo" w:date="2020-10-04T15:02:00Z"/>
          <w:trPrChange w:id="906" w:author="Alfredo" w:date="2020-10-04T15:04:00Z">
            <w:trPr>
              <w:trHeight w:val="607"/>
            </w:trPr>
          </w:trPrChange>
        </w:trPr>
        <w:tc>
          <w:tcPr>
            <w:cnfStyle w:val="001000000000" w:firstRow="0" w:lastRow="0" w:firstColumn="1" w:lastColumn="0" w:oddVBand="0" w:evenVBand="0" w:oddHBand="0" w:evenHBand="0" w:firstRowFirstColumn="0" w:firstRowLastColumn="0" w:lastRowFirstColumn="0" w:lastRowLastColumn="0"/>
            <w:tcW w:w="1685" w:type="dxa"/>
            <w:hideMark/>
            <w:tcPrChange w:id="907" w:author="Alfredo" w:date="2020-10-04T15:04:00Z">
              <w:tcPr>
                <w:tcW w:w="1468"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vAlign w:val="center"/>
                <w:hideMark/>
              </w:tcPr>
            </w:tcPrChange>
          </w:tcPr>
          <w:p w14:paraId="69BE694F" w14:textId="77777777" w:rsidR="00235B33" w:rsidRPr="00235B33" w:rsidRDefault="00235B33">
            <w:pPr>
              <w:spacing w:after="160" w:line="259" w:lineRule="auto"/>
              <w:ind w:left="-3687" w:firstLine="3687"/>
              <w:cnfStyle w:val="001000100000" w:firstRow="0" w:lastRow="0" w:firstColumn="1" w:lastColumn="0" w:oddVBand="0" w:evenVBand="0" w:oddHBand="1" w:evenHBand="0" w:firstRowFirstColumn="0" w:firstRowLastColumn="0" w:lastRowFirstColumn="0" w:lastRowLastColumn="0"/>
              <w:rPr>
                <w:ins w:id="908" w:author="Alfredo" w:date="2020-10-04T15:02:00Z"/>
              </w:rPr>
              <w:pPrChange w:id="909" w:author="Alfredo" w:date="2020-10-04T15:36:00Z">
                <w:pPr>
                  <w:spacing w:after="160" w:line="259" w:lineRule="auto"/>
                  <w:cnfStyle w:val="001000100000" w:firstRow="0" w:lastRow="0" w:firstColumn="1" w:lastColumn="0" w:oddVBand="0" w:evenVBand="0" w:oddHBand="1" w:evenHBand="0" w:firstRowFirstColumn="0" w:firstRowLastColumn="0" w:lastRowFirstColumn="0" w:lastRowLastColumn="0"/>
                </w:pPr>
              </w:pPrChange>
            </w:pPr>
            <w:ins w:id="910" w:author="Alfredo" w:date="2020-10-04T15:02:00Z">
              <w:r w:rsidRPr="00235B33">
                <w:t>ridge</w:t>
              </w:r>
            </w:ins>
          </w:p>
        </w:tc>
        <w:tc>
          <w:tcPr>
            <w:tcW w:w="6674" w:type="dxa"/>
            <w:hideMark/>
            <w:tcPrChange w:id="911" w:author="Alfredo" w:date="2020-10-04T15:04:00Z">
              <w:tcPr>
                <w:tcW w:w="7408"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vAlign w:val="center"/>
                <w:hideMark/>
              </w:tcPr>
            </w:tcPrChange>
          </w:tcPr>
          <w:p w14:paraId="48DAD816" w14:textId="77777777" w:rsidR="00235B33" w:rsidRPr="00235B33" w:rsidRDefault="00235B33">
            <w:pPr>
              <w:spacing w:after="160" w:line="259" w:lineRule="auto"/>
              <w:ind w:left="-3687" w:firstLine="3687"/>
              <w:cnfStyle w:val="000000100000" w:firstRow="0" w:lastRow="0" w:firstColumn="0" w:lastColumn="0" w:oddVBand="0" w:evenVBand="0" w:oddHBand="1" w:evenHBand="0" w:firstRowFirstColumn="0" w:firstRowLastColumn="0" w:lastRowFirstColumn="0" w:lastRowLastColumn="0"/>
              <w:rPr>
                <w:ins w:id="912" w:author="Alfredo" w:date="2020-10-04T15:02:00Z"/>
              </w:rPr>
              <w:pPrChange w:id="913" w:author="Alfredo" w:date="2020-10-04T15:36:00Z">
                <w:pPr>
                  <w:spacing w:after="160" w:line="259" w:lineRule="auto"/>
                  <w:cnfStyle w:val="000000100000" w:firstRow="0" w:lastRow="0" w:firstColumn="0" w:lastColumn="0" w:oddVBand="0" w:evenVBand="0" w:oddHBand="1" w:evenHBand="0" w:firstRowFirstColumn="0" w:firstRowLastColumn="0" w:lastRowFirstColumn="0" w:lastRowLastColumn="0"/>
                </w:pPr>
              </w:pPrChange>
            </w:pPr>
            <w:ins w:id="914" w:author="Alfredo" w:date="2020-10-04T15:02:00Z">
              <w:r w:rsidRPr="00235B33">
                <w:t>Establece un borde biselado con luz desde abajo. Opuesto a </w:t>
              </w:r>
              <w:r w:rsidRPr="00235B33">
                <w:rPr>
                  <w:b/>
                  <w:bCs/>
                </w:rPr>
                <w:t>groove</w:t>
              </w:r>
              <w:r w:rsidRPr="00235B33">
                <w:t>.</w:t>
              </w:r>
            </w:ins>
          </w:p>
        </w:tc>
      </w:tr>
      <w:tr w:rsidR="00235B33" w:rsidRPr="00235B33" w14:paraId="6E83C4E8" w14:textId="77777777" w:rsidTr="00235B33">
        <w:trPr>
          <w:trHeight w:val="374"/>
          <w:ins w:id="915" w:author="Alfredo" w:date="2020-10-04T15:02:00Z"/>
          <w:trPrChange w:id="916" w:author="Alfredo" w:date="2020-10-04T15:04:00Z">
            <w:trPr>
              <w:trHeight w:val="372"/>
            </w:trPr>
          </w:trPrChange>
        </w:trPr>
        <w:tc>
          <w:tcPr>
            <w:cnfStyle w:val="001000000000" w:firstRow="0" w:lastRow="0" w:firstColumn="1" w:lastColumn="0" w:oddVBand="0" w:evenVBand="0" w:oddHBand="0" w:evenHBand="0" w:firstRowFirstColumn="0" w:firstRowLastColumn="0" w:lastRowFirstColumn="0" w:lastRowLastColumn="0"/>
            <w:tcW w:w="1685" w:type="dxa"/>
            <w:hideMark/>
            <w:tcPrChange w:id="917" w:author="Alfredo" w:date="2020-10-04T15:04:00Z">
              <w:tcPr>
                <w:tcW w:w="1468"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tcPrChange>
          </w:tcPr>
          <w:p w14:paraId="429D2882" w14:textId="77777777" w:rsidR="00235B33" w:rsidRPr="00235B33" w:rsidRDefault="00235B33">
            <w:pPr>
              <w:spacing w:after="160" w:line="259" w:lineRule="auto"/>
              <w:ind w:left="-3687" w:firstLine="3687"/>
              <w:rPr>
                <w:ins w:id="918" w:author="Alfredo" w:date="2020-10-04T15:02:00Z"/>
              </w:rPr>
              <w:pPrChange w:id="919" w:author="Alfredo" w:date="2020-10-04T15:36:00Z">
                <w:pPr>
                  <w:spacing w:after="160" w:line="259" w:lineRule="auto"/>
                </w:pPr>
              </w:pPrChange>
            </w:pPr>
            <w:ins w:id="920" w:author="Alfredo" w:date="2020-10-04T15:02:00Z">
              <w:r w:rsidRPr="00235B33">
                <w:t>inset</w:t>
              </w:r>
            </w:ins>
          </w:p>
        </w:tc>
        <w:tc>
          <w:tcPr>
            <w:tcW w:w="6674" w:type="dxa"/>
            <w:hideMark/>
            <w:tcPrChange w:id="921" w:author="Alfredo" w:date="2020-10-04T15:04:00Z">
              <w:tcPr>
                <w:tcW w:w="7408"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tcPrChange>
          </w:tcPr>
          <w:p w14:paraId="2227DE31" w14:textId="77777777" w:rsidR="00235B33" w:rsidRPr="00235B33" w:rsidRDefault="00235B33">
            <w:pPr>
              <w:spacing w:after="160" w:line="259" w:lineRule="auto"/>
              <w:ind w:left="-3687" w:firstLine="3687"/>
              <w:cnfStyle w:val="000000000000" w:firstRow="0" w:lastRow="0" w:firstColumn="0" w:lastColumn="0" w:oddVBand="0" w:evenVBand="0" w:oddHBand="0" w:evenHBand="0" w:firstRowFirstColumn="0" w:firstRowLastColumn="0" w:lastRowFirstColumn="0" w:lastRowLastColumn="0"/>
              <w:rPr>
                <w:ins w:id="922" w:author="Alfredo" w:date="2020-10-04T15:02:00Z"/>
              </w:rPr>
              <w:pPrChange w:id="923" w:author="Alfredo" w:date="2020-10-04T15:36:00Z">
                <w:pPr>
                  <w:spacing w:after="160" w:line="259" w:lineRule="auto"/>
                  <w:cnfStyle w:val="000000000000" w:firstRow="0" w:lastRow="0" w:firstColumn="0" w:lastColumn="0" w:oddVBand="0" w:evenVBand="0" w:oddHBand="0" w:evenHBand="0" w:firstRowFirstColumn="0" w:firstRowLastColumn="0" w:lastRowFirstColumn="0" w:lastRowLastColumn="0"/>
                </w:pPr>
              </w:pPrChange>
            </w:pPr>
            <w:ins w:id="924" w:author="Alfredo" w:date="2020-10-04T15:02:00Z">
              <w:r w:rsidRPr="00235B33">
                <w:t>Establece un borde con profundidad «hacia dentro».</w:t>
              </w:r>
            </w:ins>
          </w:p>
        </w:tc>
      </w:tr>
      <w:tr w:rsidR="00235B33" w:rsidRPr="00235B33" w14:paraId="32DE3F1D" w14:textId="77777777" w:rsidTr="00235B33">
        <w:trPr>
          <w:cnfStyle w:val="000000100000" w:firstRow="0" w:lastRow="0" w:firstColumn="0" w:lastColumn="0" w:oddVBand="0" w:evenVBand="0" w:oddHBand="1" w:evenHBand="0" w:firstRowFirstColumn="0" w:firstRowLastColumn="0" w:lastRowFirstColumn="0" w:lastRowLastColumn="0"/>
          <w:trHeight w:val="623"/>
          <w:ins w:id="925" w:author="Alfredo" w:date="2020-10-04T15:02:00Z"/>
          <w:trPrChange w:id="926" w:author="Alfredo" w:date="2020-10-04T15:04:00Z">
            <w:trPr>
              <w:trHeight w:val="620"/>
            </w:trPr>
          </w:trPrChange>
        </w:trPr>
        <w:tc>
          <w:tcPr>
            <w:cnfStyle w:val="001000000000" w:firstRow="0" w:lastRow="0" w:firstColumn="1" w:lastColumn="0" w:oddVBand="0" w:evenVBand="0" w:oddHBand="0" w:evenHBand="0" w:firstRowFirstColumn="0" w:firstRowLastColumn="0" w:lastRowFirstColumn="0" w:lastRowLastColumn="0"/>
            <w:tcW w:w="1685" w:type="dxa"/>
            <w:hideMark/>
            <w:tcPrChange w:id="927" w:author="Alfredo" w:date="2020-10-04T15:04:00Z">
              <w:tcPr>
                <w:tcW w:w="1468" w:type="dxa"/>
                <w:tcBorders>
                  <w:top w:val="single" w:sz="6" w:space="0" w:color="DDDDDD"/>
                  <w:left w:val="single" w:sz="6" w:space="0" w:color="DDDDDD"/>
                  <w:bottom w:val="single" w:sz="6" w:space="0" w:color="DDDDDD"/>
                  <w:right w:val="single" w:sz="6" w:space="0" w:color="DDDDDD"/>
                </w:tcBorders>
                <w:shd w:val="clear" w:color="auto" w:fill="CCDBF9"/>
                <w:tcMar>
                  <w:top w:w="120" w:type="dxa"/>
                  <w:left w:w="120" w:type="dxa"/>
                  <w:bottom w:w="120" w:type="dxa"/>
                  <w:right w:w="120" w:type="dxa"/>
                </w:tcMar>
                <w:vAlign w:val="center"/>
                <w:hideMark/>
              </w:tcPr>
            </w:tcPrChange>
          </w:tcPr>
          <w:p w14:paraId="5025E095" w14:textId="77777777" w:rsidR="00235B33" w:rsidRPr="00235B33" w:rsidRDefault="00235B33">
            <w:pPr>
              <w:spacing w:after="160" w:line="259" w:lineRule="auto"/>
              <w:ind w:left="-3687" w:firstLine="3687"/>
              <w:cnfStyle w:val="001000100000" w:firstRow="0" w:lastRow="0" w:firstColumn="1" w:lastColumn="0" w:oddVBand="0" w:evenVBand="0" w:oddHBand="1" w:evenHBand="0" w:firstRowFirstColumn="0" w:firstRowLastColumn="0" w:lastRowFirstColumn="0" w:lastRowLastColumn="0"/>
              <w:rPr>
                <w:ins w:id="928" w:author="Alfredo" w:date="2020-10-04T15:02:00Z"/>
              </w:rPr>
              <w:pPrChange w:id="929" w:author="Alfredo" w:date="2020-10-04T15:36:00Z">
                <w:pPr>
                  <w:spacing w:after="160" w:line="259" w:lineRule="auto"/>
                  <w:cnfStyle w:val="001000100000" w:firstRow="0" w:lastRow="0" w:firstColumn="1" w:lastColumn="0" w:oddVBand="0" w:evenVBand="0" w:oddHBand="1" w:evenHBand="0" w:firstRowFirstColumn="0" w:firstRowLastColumn="0" w:lastRowFirstColumn="0" w:lastRowLastColumn="0"/>
                </w:pPr>
              </w:pPrChange>
            </w:pPr>
            <w:ins w:id="930" w:author="Alfredo" w:date="2020-10-04T15:02:00Z">
              <w:r w:rsidRPr="00235B33">
                <w:t>outset</w:t>
              </w:r>
            </w:ins>
          </w:p>
        </w:tc>
        <w:tc>
          <w:tcPr>
            <w:tcW w:w="6674" w:type="dxa"/>
            <w:hideMark/>
            <w:tcPrChange w:id="931" w:author="Alfredo" w:date="2020-10-04T15:04:00Z">
              <w:tcPr>
                <w:tcW w:w="7408" w:type="dxa"/>
                <w:tcBorders>
                  <w:top w:val="single" w:sz="6" w:space="0" w:color="DDDDDD"/>
                  <w:left w:val="single" w:sz="6" w:space="0" w:color="DDDDDD"/>
                  <w:bottom w:val="single" w:sz="6" w:space="0" w:color="DDDDDD"/>
                  <w:right w:val="single" w:sz="6" w:space="0" w:color="DDDDDD"/>
                </w:tcBorders>
                <w:shd w:val="clear" w:color="auto" w:fill="CCDBF9"/>
                <w:tcMar>
                  <w:top w:w="120" w:type="dxa"/>
                  <w:left w:w="120" w:type="dxa"/>
                  <w:bottom w:w="120" w:type="dxa"/>
                  <w:right w:w="120" w:type="dxa"/>
                </w:tcMar>
                <w:vAlign w:val="center"/>
                <w:hideMark/>
              </w:tcPr>
            </w:tcPrChange>
          </w:tcPr>
          <w:p w14:paraId="582587F9" w14:textId="77777777" w:rsidR="00235B33" w:rsidRPr="00235B33" w:rsidRDefault="00235B33">
            <w:pPr>
              <w:spacing w:after="160" w:line="259" w:lineRule="auto"/>
              <w:ind w:left="-3687" w:firstLine="3687"/>
              <w:cnfStyle w:val="000000100000" w:firstRow="0" w:lastRow="0" w:firstColumn="0" w:lastColumn="0" w:oddVBand="0" w:evenVBand="0" w:oddHBand="1" w:evenHBand="0" w:firstRowFirstColumn="0" w:firstRowLastColumn="0" w:lastRowFirstColumn="0" w:lastRowLastColumn="0"/>
              <w:rPr>
                <w:ins w:id="932" w:author="Alfredo" w:date="2020-10-04T15:02:00Z"/>
              </w:rPr>
              <w:pPrChange w:id="933" w:author="Alfredo" w:date="2020-10-04T15:36:00Z">
                <w:pPr>
                  <w:spacing w:after="160" w:line="259" w:lineRule="auto"/>
                  <w:cnfStyle w:val="000000100000" w:firstRow="0" w:lastRow="0" w:firstColumn="0" w:lastColumn="0" w:oddVBand="0" w:evenVBand="0" w:oddHBand="1" w:evenHBand="0" w:firstRowFirstColumn="0" w:firstRowLastColumn="0" w:lastRowFirstColumn="0" w:lastRowLastColumn="0"/>
                </w:pPr>
              </w:pPrChange>
            </w:pPr>
            <w:ins w:id="934" w:author="Alfredo" w:date="2020-10-04T15:02:00Z">
              <w:r w:rsidRPr="00235B33">
                <w:t>Establece un borde con profundidad «hacia fuera». Opuesto a </w:t>
              </w:r>
              <w:r w:rsidRPr="00235B33">
                <w:rPr>
                  <w:b/>
                  <w:bCs/>
                </w:rPr>
                <w:t>inset</w:t>
              </w:r>
              <w:r w:rsidRPr="00235B33">
                <w:t>.</w:t>
              </w:r>
            </w:ins>
          </w:p>
        </w:tc>
      </w:tr>
    </w:tbl>
    <w:p w14:paraId="3D4A2FD6" w14:textId="77777777" w:rsidR="007E43E0" w:rsidRDefault="007E43E0">
      <w:pPr>
        <w:rPr>
          <w:ins w:id="935" w:author="Alfredo" w:date="2020-10-04T14:55:00Z"/>
        </w:rPr>
      </w:pPr>
    </w:p>
    <w:p w14:paraId="2147C1FF" w14:textId="77777777" w:rsidR="00235B33" w:rsidRPr="00235B33" w:rsidRDefault="00235B33">
      <w:pPr>
        <w:rPr>
          <w:ins w:id="936" w:author="Alfredo" w:date="2020-10-04T15:05:00Z"/>
        </w:rPr>
      </w:pPr>
      <w:ins w:id="937" w:author="Alfredo" w:date="2020-10-04T15:05:00Z">
        <w:r w:rsidRPr="00235B33">
          <w:t>Sin embargo, el borde más frecuente suele ser </w:t>
        </w:r>
        <w:r w:rsidRPr="00235B33">
          <w:rPr>
            <w:b/>
            <w:bCs/>
          </w:rPr>
          <w:t>solid</w:t>
        </w:r>
        <w:r w:rsidRPr="00235B33">
          <w:t>, que no es más que un borde liso. Pueden utilizarse cualquiera de los estilos indicados en la tabla anterior. Veamos como se verían los diferentes estilos de borde utilizando </w:t>
        </w:r>
        <w:r w:rsidRPr="00235B33">
          <w:rPr>
            <w:b/>
            <w:bCs/>
          </w:rPr>
          <w:t>10 píxels</w:t>
        </w:r>
        <w:r w:rsidRPr="00235B33">
          <w:t> de grosor y color </w:t>
        </w:r>
        <w:r w:rsidRPr="00235B33">
          <w:rPr>
            <w:b/>
            <w:bCs/>
          </w:rPr>
          <w:t>gris</w:t>
        </w:r>
        <w:r w:rsidRPr="00235B33">
          <w:t>:</w:t>
        </w:r>
      </w:ins>
    </w:p>
    <w:p w14:paraId="58EA1C9E" w14:textId="689BB8DF" w:rsidR="00235B33" w:rsidRDefault="00235B33">
      <w:pPr>
        <w:jc w:val="center"/>
        <w:rPr>
          <w:ins w:id="938" w:author="Alfredo" w:date="2020-10-04T15:07:00Z"/>
        </w:rPr>
        <w:pPrChange w:id="939" w:author="Alfredo" w:date="2020-10-04T15:36:00Z">
          <w:pPr/>
        </w:pPrChange>
      </w:pPr>
      <w:ins w:id="940" w:author="Alfredo" w:date="2020-10-04T15:05:00Z">
        <w:r w:rsidRPr="00235B33">
          <w:rPr>
            <w:noProof/>
            <w:lang w:eastAsia="es-MX"/>
          </w:rPr>
          <w:drawing>
            <wp:inline distT="0" distB="0" distL="0" distR="0" wp14:anchorId="64F189FE" wp14:editId="01574C3F">
              <wp:extent cx="2920160" cy="3238500"/>
              <wp:effectExtent l="0" t="0" r="0" b="0"/>
              <wp:docPr id="5" name="Imagen 5" descr="Estil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Estilos"/>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935429" cy="3255434"/>
                      </a:xfrm>
                      <a:prstGeom prst="rect">
                        <a:avLst/>
                      </a:prstGeom>
                      <a:noFill/>
                      <a:ln>
                        <a:noFill/>
                      </a:ln>
                    </pic:spPr>
                  </pic:pic>
                </a:graphicData>
              </a:graphic>
            </wp:inline>
          </w:drawing>
        </w:r>
      </w:ins>
    </w:p>
    <w:p w14:paraId="5DB08842" w14:textId="77777777" w:rsidR="00235B33" w:rsidRPr="00235B33" w:rsidRDefault="00235B33">
      <w:pPr>
        <w:pStyle w:val="Ttulo3"/>
        <w:rPr>
          <w:ins w:id="941" w:author="Alfredo" w:date="2020-10-04T15:07:00Z"/>
          <w:b w:val="0"/>
          <w:rPrChange w:id="942" w:author="Alfredo" w:date="2020-10-04T15:07:00Z">
            <w:rPr>
              <w:ins w:id="943" w:author="Alfredo" w:date="2020-10-04T15:07:00Z"/>
              <w:b/>
            </w:rPr>
          </w:rPrChange>
        </w:rPr>
        <w:pPrChange w:id="944" w:author="Alfredo" w:date="2020-10-04T15:36:00Z">
          <w:pPr>
            <w:jc w:val="center"/>
          </w:pPr>
        </w:pPrChange>
      </w:pPr>
      <w:ins w:id="945" w:author="Alfredo" w:date="2020-10-04T15:07:00Z">
        <w:r w:rsidRPr="00235B33">
          <w:lastRenderedPageBreak/>
          <w:fldChar w:fldCharType="begin"/>
        </w:r>
        <w:r w:rsidRPr="00235B33">
          <w:rPr>
            <w:rPrChange w:id="946" w:author="Alfredo" w:date="2020-10-04T15:07:00Z">
              <w:rPr>
                <w:b/>
              </w:rPr>
            </w:rPrChange>
          </w:rPr>
          <w:instrText xml:space="preserve"> HYPERLINK "https://lenguajecss.com/css/modelo-de-cajas/bordes/" \l "bordes-m%C3%BAltiples-diferentes" </w:instrText>
        </w:r>
        <w:r w:rsidRPr="00235B33">
          <w:rPr>
            <w:rPrChange w:id="947" w:author="Alfredo" w:date="2020-10-04T15:07:00Z">
              <w:rPr/>
            </w:rPrChange>
          </w:rPr>
          <w:fldChar w:fldCharType="separate"/>
        </w:r>
        <w:r w:rsidRPr="00235B33">
          <w:rPr>
            <w:rStyle w:val="Hipervnculo"/>
            <w:color w:val="0070C0"/>
            <w:u w:val="none"/>
            <w:rPrChange w:id="948" w:author="Alfredo" w:date="2020-10-04T15:07:00Z">
              <w:rPr>
                <w:rStyle w:val="Hipervnculo"/>
                <w:b/>
                <w:bCs/>
              </w:rPr>
            </w:rPrChange>
          </w:rPr>
          <w:t> Bordes múltiples (diferentes)</w:t>
        </w:r>
        <w:r w:rsidRPr="00235B33">
          <w:rPr>
            <w:rPrChange w:id="949" w:author="Alfredo" w:date="2020-10-04T15:07:00Z">
              <w:rPr/>
            </w:rPrChange>
          </w:rPr>
          <w:fldChar w:fldCharType="end"/>
        </w:r>
      </w:ins>
    </w:p>
    <w:p w14:paraId="58682F68" w14:textId="77777777" w:rsidR="00235B33" w:rsidRPr="00235B33" w:rsidRDefault="00235B33">
      <w:pPr>
        <w:jc w:val="both"/>
        <w:rPr>
          <w:ins w:id="950" w:author="Alfredo" w:date="2020-10-04T15:07:00Z"/>
        </w:rPr>
        <w:pPrChange w:id="951" w:author="Alfredo" w:date="2020-10-04T15:36:00Z">
          <w:pPr>
            <w:jc w:val="center"/>
          </w:pPr>
        </w:pPrChange>
      </w:pPr>
      <w:ins w:id="952" w:author="Alfredo" w:date="2020-10-04T15:07:00Z">
        <w:r w:rsidRPr="00235B33">
          <w:t>Hasta ahora, sólo hemos utilizado un parámetro en cada propiedad, lo que significa que se aplica el mismo valor para cada borde de un elemento (</w:t>
        </w:r>
        <w:r w:rsidRPr="00235B33">
          <w:rPr>
            <w:i/>
            <w:iCs/>
          </w:rPr>
          <w:t>borde superior, borde derecho, borde inferior y borde izquierdo</w:t>
        </w:r>
        <w:r w:rsidRPr="00235B33">
          <w:t>). Sin embargo, podemos especificar uno, dos, tres o cuatro parámetros, dependiendo de lo que queramos hacer:</w:t>
        </w:r>
      </w:ins>
    </w:p>
    <w:p w14:paraId="0D14CB15" w14:textId="77777777" w:rsidR="00235B33" w:rsidRPr="00235B33" w:rsidRDefault="00235B33">
      <w:pPr>
        <w:jc w:val="center"/>
        <w:rPr>
          <w:ins w:id="953" w:author="Alfredo" w:date="2020-10-04T15:05:00Z"/>
        </w:rPr>
        <w:pPrChange w:id="954" w:author="Alfredo" w:date="2020-10-04T15:36:00Z">
          <w:pPr/>
        </w:pPrChange>
      </w:pPr>
    </w:p>
    <w:tbl>
      <w:tblPr>
        <w:tblStyle w:val="Tabladecuadrcula4-nfasis3"/>
        <w:tblW w:w="8784" w:type="dxa"/>
        <w:tblLayout w:type="fixed"/>
        <w:tblLook w:val="04A0" w:firstRow="1" w:lastRow="0" w:firstColumn="1" w:lastColumn="0" w:noHBand="0" w:noVBand="1"/>
        <w:tblPrChange w:id="955" w:author="Alfredo" w:date="2020-10-04T15:11:00Z">
          <w:tblPr>
            <w:tblStyle w:val="Tabladecuadrcula4-nfasis3"/>
            <w:tblW w:w="8784" w:type="dxa"/>
            <w:tblLook w:val="04A0" w:firstRow="1" w:lastRow="0" w:firstColumn="1" w:lastColumn="0" w:noHBand="0" w:noVBand="1"/>
          </w:tblPr>
        </w:tblPrChange>
      </w:tblPr>
      <w:tblGrid>
        <w:gridCol w:w="1555"/>
        <w:gridCol w:w="2409"/>
        <w:gridCol w:w="4820"/>
        <w:tblGridChange w:id="956">
          <w:tblGrid>
            <w:gridCol w:w="1158"/>
            <w:gridCol w:w="2329"/>
            <w:gridCol w:w="5297"/>
          </w:tblGrid>
        </w:tblGridChange>
      </w:tblGrid>
      <w:tr w:rsidR="005F214F" w:rsidRPr="00235B33" w14:paraId="0A009B0F" w14:textId="77777777" w:rsidTr="005F214F">
        <w:trPr>
          <w:cnfStyle w:val="100000000000" w:firstRow="1" w:lastRow="0" w:firstColumn="0" w:lastColumn="0" w:oddVBand="0" w:evenVBand="0" w:oddHBand="0" w:evenHBand="0" w:firstRowFirstColumn="0" w:firstRowLastColumn="0" w:lastRowFirstColumn="0" w:lastRowLastColumn="0"/>
          <w:ins w:id="957" w:author="Alfredo" w:date="2020-10-04T15:08:00Z"/>
        </w:trPr>
        <w:tc>
          <w:tcPr>
            <w:cnfStyle w:val="001000000000" w:firstRow="0" w:lastRow="0" w:firstColumn="1" w:lastColumn="0" w:oddVBand="0" w:evenVBand="0" w:oddHBand="0" w:evenHBand="0" w:firstRowFirstColumn="0" w:firstRowLastColumn="0" w:lastRowFirstColumn="0" w:lastRowLastColumn="0"/>
            <w:tcW w:w="1555" w:type="dxa"/>
            <w:hideMark/>
            <w:tcPrChange w:id="958" w:author="Alfredo" w:date="2020-10-04T15:11:00Z">
              <w:tcPr>
                <w:tcW w:w="0" w:type="auto"/>
                <w:hideMark/>
              </w:tcPr>
            </w:tcPrChange>
          </w:tcPr>
          <w:p w14:paraId="31AAF83D" w14:textId="77777777" w:rsidR="00235B33" w:rsidRPr="00235B33" w:rsidRDefault="00235B33">
            <w:pPr>
              <w:spacing w:after="160" w:line="259" w:lineRule="auto"/>
              <w:cnfStyle w:val="101000000000" w:firstRow="1" w:lastRow="0" w:firstColumn="1" w:lastColumn="0" w:oddVBand="0" w:evenVBand="0" w:oddHBand="0" w:evenHBand="0" w:firstRowFirstColumn="0" w:firstRowLastColumn="0" w:lastRowFirstColumn="0" w:lastRowLastColumn="0"/>
              <w:rPr>
                <w:ins w:id="959" w:author="Alfredo" w:date="2020-10-04T15:08:00Z"/>
              </w:rPr>
            </w:pPr>
            <w:ins w:id="960" w:author="Alfredo" w:date="2020-10-04T15:08:00Z">
              <w:r w:rsidRPr="00235B33">
                <w:t>Propiedad</w:t>
              </w:r>
            </w:ins>
          </w:p>
        </w:tc>
        <w:tc>
          <w:tcPr>
            <w:tcW w:w="2409" w:type="dxa"/>
            <w:hideMark/>
            <w:tcPrChange w:id="961" w:author="Alfredo" w:date="2020-10-04T15:11:00Z">
              <w:tcPr>
                <w:tcW w:w="0" w:type="auto"/>
                <w:hideMark/>
              </w:tcPr>
            </w:tcPrChange>
          </w:tcPr>
          <w:p w14:paraId="07020AEA" w14:textId="77777777" w:rsidR="00235B33" w:rsidRPr="00235B33" w:rsidRDefault="00235B33">
            <w:pPr>
              <w:spacing w:after="160" w:line="259" w:lineRule="auto"/>
              <w:cnfStyle w:val="100000000000" w:firstRow="1" w:lastRow="0" w:firstColumn="0" w:lastColumn="0" w:oddVBand="0" w:evenVBand="0" w:oddHBand="0" w:evenHBand="0" w:firstRowFirstColumn="0" w:firstRowLastColumn="0" w:lastRowFirstColumn="0" w:lastRowLastColumn="0"/>
              <w:rPr>
                <w:ins w:id="962" w:author="Alfredo" w:date="2020-10-04T15:08:00Z"/>
              </w:rPr>
            </w:pPr>
            <w:ins w:id="963" w:author="Alfredo" w:date="2020-10-04T15:08:00Z">
              <w:r w:rsidRPr="00235B33">
                <w:t>Valor</w:t>
              </w:r>
            </w:ins>
          </w:p>
        </w:tc>
        <w:tc>
          <w:tcPr>
            <w:tcW w:w="4820" w:type="dxa"/>
            <w:hideMark/>
            <w:tcPrChange w:id="964" w:author="Alfredo" w:date="2020-10-04T15:11:00Z">
              <w:tcPr>
                <w:tcW w:w="5986" w:type="dxa"/>
                <w:hideMark/>
              </w:tcPr>
            </w:tcPrChange>
          </w:tcPr>
          <w:p w14:paraId="746962CF" w14:textId="77777777" w:rsidR="00235B33" w:rsidRPr="00235B33" w:rsidRDefault="00235B33">
            <w:pPr>
              <w:spacing w:after="160" w:line="259" w:lineRule="auto"/>
              <w:cnfStyle w:val="100000000000" w:firstRow="1" w:lastRow="0" w:firstColumn="0" w:lastColumn="0" w:oddVBand="0" w:evenVBand="0" w:oddHBand="0" w:evenHBand="0" w:firstRowFirstColumn="0" w:firstRowLastColumn="0" w:lastRowFirstColumn="0" w:lastRowLastColumn="0"/>
              <w:rPr>
                <w:ins w:id="965" w:author="Alfredo" w:date="2020-10-04T15:08:00Z"/>
              </w:rPr>
            </w:pPr>
            <w:ins w:id="966" w:author="Alfredo" w:date="2020-10-04T15:08:00Z">
              <w:r w:rsidRPr="00235B33">
                <w:t>Significado</w:t>
              </w:r>
            </w:ins>
          </w:p>
        </w:tc>
      </w:tr>
      <w:tr w:rsidR="005F214F" w:rsidRPr="00235B33" w14:paraId="56346796" w14:textId="77777777" w:rsidTr="005F214F">
        <w:trPr>
          <w:cnfStyle w:val="000000100000" w:firstRow="0" w:lastRow="0" w:firstColumn="0" w:lastColumn="0" w:oddVBand="0" w:evenVBand="0" w:oddHBand="1" w:evenHBand="0" w:firstRowFirstColumn="0" w:firstRowLastColumn="0" w:lastRowFirstColumn="0" w:lastRowLastColumn="0"/>
          <w:trHeight w:val="635"/>
          <w:ins w:id="967" w:author="Alfredo" w:date="2020-10-04T15:08:00Z"/>
        </w:trPr>
        <w:tc>
          <w:tcPr>
            <w:cnfStyle w:val="001000000000" w:firstRow="0" w:lastRow="0" w:firstColumn="1" w:lastColumn="0" w:oddVBand="0" w:evenVBand="0" w:oddHBand="0" w:evenHBand="0" w:firstRowFirstColumn="0" w:firstRowLastColumn="0" w:lastRowFirstColumn="0" w:lastRowLastColumn="0"/>
            <w:tcW w:w="1555" w:type="dxa"/>
            <w:hideMark/>
            <w:tcPrChange w:id="968" w:author="Alfredo" w:date="2020-10-04T15:11:00Z">
              <w:tcPr>
                <w:tcW w:w="0" w:type="auto"/>
                <w:hideMark/>
              </w:tcPr>
            </w:tcPrChange>
          </w:tcPr>
          <w:p w14:paraId="54494BAA" w14:textId="77777777" w:rsidR="00235B33" w:rsidRPr="00235B33" w:rsidRDefault="00235B33">
            <w:pPr>
              <w:spacing w:after="160" w:line="259" w:lineRule="auto"/>
              <w:cnfStyle w:val="001000100000" w:firstRow="0" w:lastRow="0" w:firstColumn="1" w:lastColumn="0" w:oddVBand="0" w:evenVBand="0" w:oddHBand="1" w:evenHBand="0" w:firstRowFirstColumn="0" w:firstRowLastColumn="0" w:lastRowFirstColumn="0" w:lastRowLastColumn="0"/>
              <w:rPr>
                <w:ins w:id="969" w:author="Alfredo" w:date="2020-10-04T15:08:00Z"/>
              </w:rPr>
            </w:pPr>
            <w:ins w:id="970" w:author="Alfredo" w:date="2020-10-04T15:08:00Z">
              <w:r w:rsidRPr="00235B33">
                <w:t>border-color </w:t>
              </w:r>
            </w:ins>
          </w:p>
        </w:tc>
        <w:tc>
          <w:tcPr>
            <w:tcW w:w="2409" w:type="dxa"/>
            <w:hideMark/>
            <w:tcPrChange w:id="971" w:author="Alfredo" w:date="2020-10-04T15:11:00Z">
              <w:tcPr>
                <w:tcW w:w="0" w:type="auto"/>
                <w:hideMark/>
              </w:tcPr>
            </w:tcPrChange>
          </w:tcPr>
          <w:p w14:paraId="1AE8A1F6" w14:textId="28AE3050" w:rsidR="00235B33" w:rsidRPr="00235B33" w:rsidRDefault="005F214F">
            <w:pPr>
              <w:spacing w:after="160" w:line="259" w:lineRule="auto"/>
              <w:cnfStyle w:val="000000100000" w:firstRow="0" w:lastRow="0" w:firstColumn="0" w:lastColumn="0" w:oddVBand="0" w:evenVBand="0" w:oddHBand="1" w:evenHBand="0" w:firstRowFirstColumn="0" w:firstRowLastColumn="0" w:lastRowFirstColumn="0" w:lastRowLastColumn="0"/>
              <w:rPr>
                <w:ins w:id="972" w:author="Alfredo" w:date="2020-10-04T15:08:00Z"/>
              </w:rPr>
            </w:pPr>
            <w:ins w:id="973" w:author="Alfredo" w:date="2020-10-04T15:09:00Z">
              <w:r>
                <w:t>color</w:t>
              </w:r>
            </w:ins>
          </w:p>
        </w:tc>
        <w:tc>
          <w:tcPr>
            <w:tcW w:w="4820" w:type="dxa"/>
            <w:hideMark/>
            <w:tcPrChange w:id="974" w:author="Alfredo" w:date="2020-10-04T15:11:00Z">
              <w:tcPr>
                <w:tcW w:w="5986" w:type="dxa"/>
                <w:hideMark/>
              </w:tcPr>
            </w:tcPrChange>
          </w:tcPr>
          <w:p w14:paraId="699A0EBD" w14:textId="77777777" w:rsidR="00235B33" w:rsidRPr="00235B33" w:rsidRDefault="00235B33">
            <w:pPr>
              <w:spacing w:after="160" w:line="259" w:lineRule="auto"/>
              <w:cnfStyle w:val="000000100000" w:firstRow="0" w:lastRow="0" w:firstColumn="0" w:lastColumn="0" w:oddVBand="0" w:evenVBand="0" w:oddHBand="1" w:evenHBand="0" w:firstRowFirstColumn="0" w:firstRowLastColumn="0" w:lastRowFirstColumn="0" w:lastRowLastColumn="0"/>
              <w:rPr>
                <w:ins w:id="975" w:author="Alfredo" w:date="2020-10-04T15:08:00Z"/>
              </w:rPr>
            </w:pPr>
            <w:ins w:id="976" w:author="Alfredo" w:date="2020-10-04T15:08:00Z">
              <w:r w:rsidRPr="00235B33">
                <w:t>1 parámetro. Aplica el mismo color a todos los bordes.</w:t>
              </w:r>
            </w:ins>
          </w:p>
        </w:tc>
      </w:tr>
      <w:tr w:rsidR="005F214F" w:rsidRPr="00235B33" w14:paraId="68C088EC" w14:textId="77777777" w:rsidTr="005F214F">
        <w:trPr>
          <w:ins w:id="977" w:author="Alfredo" w:date="2020-10-04T15:08:00Z"/>
        </w:trPr>
        <w:tc>
          <w:tcPr>
            <w:cnfStyle w:val="001000000000" w:firstRow="0" w:lastRow="0" w:firstColumn="1" w:lastColumn="0" w:oddVBand="0" w:evenVBand="0" w:oddHBand="0" w:evenHBand="0" w:firstRowFirstColumn="0" w:firstRowLastColumn="0" w:lastRowFirstColumn="0" w:lastRowLastColumn="0"/>
            <w:tcW w:w="1555" w:type="dxa"/>
            <w:hideMark/>
            <w:tcPrChange w:id="978" w:author="Alfredo" w:date="2020-10-04T15:11:00Z">
              <w:tcPr>
                <w:tcW w:w="0" w:type="auto"/>
                <w:hideMark/>
              </w:tcPr>
            </w:tcPrChange>
          </w:tcPr>
          <w:p w14:paraId="3376DA28" w14:textId="77777777" w:rsidR="00235B33" w:rsidRPr="00235B33" w:rsidRDefault="00235B33">
            <w:pPr>
              <w:spacing w:after="160" w:line="259" w:lineRule="auto"/>
              <w:rPr>
                <w:ins w:id="979" w:author="Alfredo" w:date="2020-10-04T15:08:00Z"/>
              </w:rPr>
            </w:pPr>
          </w:p>
        </w:tc>
        <w:tc>
          <w:tcPr>
            <w:tcW w:w="2409" w:type="dxa"/>
            <w:hideMark/>
            <w:tcPrChange w:id="980" w:author="Alfredo" w:date="2020-10-04T15:11:00Z">
              <w:tcPr>
                <w:tcW w:w="0" w:type="auto"/>
                <w:hideMark/>
              </w:tcPr>
            </w:tcPrChange>
          </w:tcPr>
          <w:p w14:paraId="719C0340" w14:textId="4FC2EAEA" w:rsidR="00235B33" w:rsidRPr="00235B33" w:rsidRDefault="005F214F">
            <w:pPr>
              <w:spacing w:after="160" w:line="259" w:lineRule="auto"/>
              <w:cnfStyle w:val="000000000000" w:firstRow="0" w:lastRow="0" w:firstColumn="0" w:lastColumn="0" w:oddVBand="0" w:evenVBand="0" w:oddHBand="0" w:evenHBand="0" w:firstRowFirstColumn="0" w:firstRowLastColumn="0" w:lastRowFirstColumn="0" w:lastRowLastColumn="0"/>
              <w:rPr>
                <w:ins w:id="981" w:author="Alfredo" w:date="2020-10-04T15:08:00Z"/>
              </w:rPr>
            </w:pPr>
            <w:ins w:id="982" w:author="Alfredo" w:date="2020-10-04T15:09:00Z">
              <w:r>
                <w:t>color</w:t>
              </w:r>
            </w:ins>
            <w:ins w:id="983" w:author="Alfredo" w:date="2020-10-04T15:10:00Z">
              <w:r>
                <w:t>|color</w:t>
              </w:r>
            </w:ins>
          </w:p>
        </w:tc>
        <w:tc>
          <w:tcPr>
            <w:tcW w:w="4820" w:type="dxa"/>
            <w:hideMark/>
            <w:tcPrChange w:id="984" w:author="Alfredo" w:date="2020-10-04T15:11:00Z">
              <w:tcPr>
                <w:tcW w:w="5986" w:type="dxa"/>
                <w:hideMark/>
              </w:tcPr>
            </w:tcPrChange>
          </w:tcPr>
          <w:p w14:paraId="09359C79" w14:textId="77777777" w:rsidR="00235B33" w:rsidRPr="00235B33" w:rsidRDefault="00235B33">
            <w:pPr>
              <w:spacing w:after="160" w:line="259" w:lineRule="auto"/>
              <w:cnfStyle w:val="000000000000" w:firstRow="0" w:lastRow="0" w:firstColumn="0" w:lastColumn="0" w:oddVBand="0" w:evenVBand="0" w:oddHBand="0" w:evenHBand="0" w:firstRowFirstColumn="0" w:firstRowLastColumn="0" w:lastRowFirstColumn="0" w:lastRowLastColumn="0"/>
              <w:rPr>
                <w:ins w:id="985" w:author="Alfredo" w:date="2020-10-04T15:08:00Z"/>
              </w:rPr>
            </w:pPr>
            <w:ins w:id="986" w:author="Alfredo" w:date="2020-10-04T15:08:00Z">
              <w:r w:rsidRPr="00235B33">
                <w:t>2 parámetros. Aplica al borde </w:t>
              </w:r>
              <w:r w:rsidRPr="00235B33">
                <w:rPr>
                  <w:b/>
                  <w:bCs/>
                </w:rPr>
                <w:t>top/bottom</w:t>
              </w:r>
              <w:r w:rsidRPr="00235B33">
                <w:t>, y al </w:t>
              </w:r>
              <w:r w:rsidRPr="00235B33">
                <w:rPr>
                  <w:b/>
                  <w:bCs/>
                </w:rPr>
                <w:t>left/right</w:t>
              </w:r>
              <w:r w:rsidRPr="00235B33">
                <w:t>.</w:t>
              </w:r>
            </w:ins>
          </w:p>
        </w:tc>
      </w:tr>
      <w:tr w:rsidR="005F214F" w:rsidRPr="00235B33" w14:paraId="7DC5C437" w14:textId="77777777" w:rsidTr="005F214F">
        <w:trPr>
          <w:cnfStyle w:val="000000100000" w:firstRow="0" w:lastRow="0" w:firstColumn="0" w:lastColumn="0" w:oddVBand="0" w:evenVBand="0" w:oddHBand="1" w:evenHBand="0" w:firstRowFirstColumn="0" w:firstRowLastColumn="0" w:lastRowFirstColumn="0" w:lastRowLastColumn="0"/>
          <w:ins w:id="987" w:author="Alfredo" w:date="2020-10-04T15:08:00Z"/>
        </w:trPr>
        <w:tc>
          <w:tcPr>
            <w:cnfStyle w:val="001000000000" w:firstRow="0" w:lastRow="0" w:firstColumn="1" w:lastColumn="0" w:oddVBand="0" w:evenVBand="0" w:oddHBand="0" w:evenHBand="0" w:firstRowFirstColumn="0" w:firstRowLastColumn="0" w:lastRowFirstColumn="0" w:lastRowLastColumn="0"/>
            <w:tcW w:w="1555" w:type="dxa"/>
            <w:hideMark/>
            <w:tcPrChange w:id="988" w:author="Alfredo" w:date="2020-10-04T15:11:00Z">
              <w:tcPr>
                <w:tcW w:w="0" w:type="auto"/>
                <w:hideMark/>
              </w:tcPr>
            </w:tcPrChange>
          </w:tcPr>
          <w:p w14:paraId="3D51C410" w14:textId="77777777" w:rsidR="00235B33" w:rsidRPr="00235B33" w:rsidRDefault="00235B33">
            <w:pPr>
              <w:spacing w:after="160" w:line="259" w:lineRule="auto"/>
              <w:cnfStyle w:val="001000100000" w:firstRow="0" w:lastRow="0" w:firstColumn="1" w:lastColumn="0" w:oddVBand="0" w:evenVBand="0" w:oddHBand="1" w:evenHBand="0" w:firstRowFirstColumn="0" w:firstRowLastColumn="0" w:lastRowFirstColumn="0" w:lastRowLastColumn="0"/>
              <w:rPr>
                <w:ins w:id="989" w:author="Alfredo" w:date="2020-10-04T15:08:00Z"/>
              </w:rPr>
            </w:pPr>
          </w:p>
        </w:tc>
        <w:tc>
          <w:tcPr>
            <w:tcW w:w="2409" w:type="dxa"/>
            <w:hideMark/>
            <w:tcPrChange w:id="990" w:author="Alfredo" w:date="2020-10-04T15:11:00Z">
              <w:tcPr>
                <w:tcW w:w="0" w:type="auto"/>
                <w:hideMark/>
              </w:tcPr>
            </w:tcPrChange>
          </w:tcPr>
          <w:p w14:paraId="04DB7D19" w14:textId="02FD701E" w:rsidR="00235B33" w:rsidRPr="00235B33" w:rsidRDefault="005F214F">
            <w:pPr>
              <w:spacing w:after="160" w:line="259" w:lineRule="auto"/>
              <w:cnfStyle w:val="000000100000" w:firstRow="0" w:lastRow="0" w:firstColumn="0" w:lastColumn="0" w:oddVBand="0" w:evenVBand="0" w:oddHBand="1" w:evenHBand="0" w:firstRowFirstColumn="0" w:firstRowLastColumn="0" w:lastRowFirstColumn="0" w:lastRowLastColumn="0"/>
              <w:rPr>
                <w:ins w:id="991" w:author="Alfredo" w:date="2020-10-04T15:08:00Z"/>
              </w:rPr>
            </w:pPr>
            <w:ins w:id="992" w:author="Alfredo" w:date="2020-10-04T15:10:00Z">
              <w:r>
                <w:t>color|color|color</w:t>
              </w:r>
            </w:ins>
          </w:p>
        </w:tc>
        <w:tc>
          <w:tcPr>
            <w:tcW w:w="4820" w:type="dxa"/>
            <w:hideMark/>
            <w:tcPrChange w:id="993" w:author="Alfredo" w:date="2020-10-04T15:11:00Z">
              <w:tcPr>
                <w:tcW w:w="5986" w:type="dxa"/>
                <w:hideMark/>
              </w:tcPr>
            </w:tcPrChange>
          </w:tcPr>
          <w:p w14:paraId="735ACF0B" w14:textId="77777777" w:rsidR="00235B33" w:rsidRPr="00235B33" w:rsidRDefault="00235B33">
            <w:pPr>
              <w:spacing w:after="160" w:line="259" w:lineRule="auto"/>
              <w:cnfStyle w:val="000000100000" w:firstRow="0" w:lastRow="0" w:firstColumn="0" w:lastColumn="0" w:oddVBand="0" w:evenVBand="0" w:oddHBand="1" w:evenHBand="0" w:firstRowFirstColumn="0" w:firstRowLastColumn="0" w:lastRowFirstColumn="0" w:lastRowLastColumn="0"/>
              <w:rPr>
                <w:ins w:id="994" w:author="Alfredo" w:date="2020-10-04T15:08:00Z"/>
              </w:rPr>
            </w:pPr>
            <w:ins w:id="995" w:author="Alfredo" w:date="2020-10-04T15:08:00Z">
              <w:r w:rsidRPr="00235B33">
                <w:t>3 parámetros. Aplica al </w:t>
              </w:r>
              <w:r w:rsidRPr="00235B33">
                <w:rPr>
                  <w:b/>
                  <w:bCs/>
                </w:rPr>
                <w:t>top</w:t>
              </w:r>
              <w:r w:rsidRPr="00235B33">
                <w:t>, al </w:t>
              </w:r>
              <w:r w:rsidRPr="00235B33">
                <w:rPr>
                  <w:b/>
                  <w:bCs/>
                </w:rPr>
                <w:t>left/right</w:t>
              </w:r>
              <w:r w:rsidRPr="00235B33">
                <w:t> y al </w:t>
              </w:r>
              <w:r w:rsidRPr="00235B33">
                <w:rPr>
                  <w:b/>
                  <w:bCs/>
                </w:rPr>
                <w:t>bottom</w:t>
              </w:r>
              <w:r w:rsidRPr="00235B33">
                <w:t>.</w:t>
              </w:r>
            </w:ins>
          </w:p>
        </w:tc>
      </w:tr>
      <w:tr w:rsidR="005F214F" w:rsidRPr="00235B33" w14:paraId="22C5511C" w14:textId="77777777" w:rsidTr="005F214F">
        <w:trPr>
          <w:ins w:id="996" w:author="Alfredo" w:date="2020-10-04T15:08:00Z"/>
        </w:trPr>
        <w:tc>
          <w:tcPr>
            <w:cnfStyle w:val="001000000000" w:firstRow="0" w:lastRow="0" w:firstColumn="1" w:lastColumn="0" w:oddVBand="0" w:evenVBand="0" w:oddHBand="0" w:evenHBand="0" w:firstRowFirstColumn="0" w:firstRowLastColumn="0" w:lastRowFirstColumn="0" w:lastRowLastColumn="0"/>
            <w:tcW w:w="1555" w:type="dxa"/>
            <w:hideMark/>
            <w:tcPrChange w:id="997" w:author="Alfredo" w:date="2020-10-04T15:11:00Z">
              <w:tcPr>
                <w:tcW w:w="0" w:type="auto"/>
                <w:hideMark/>
              </w:tcPr>
            </w:tcPrChange>
          </w:tcPr>
          <w:p w14:paraId="27056F7D" w14:textId="77777777" w:rsidR="00235B33" w:rsidRPr="00235B33" w:rsidRDefault="00235B33">
            <w:pPr>
              <w:spacing w:after="160" w:line="259" w:lineRule="auto"/>
              <w:rPr>
                <w:ins w:id="998" w:author="Alfredo" w:date="2020-10-04T15:08:00Z"/>
              </w:rPr>
            </w:pPr>
          </w:p>
        </w:tc>
        <w:tc>
          <w:tcPr>
            <w:tcW w:w="2409" w:type="dxa"/>
            <w:hideMark/>
            <w:tcPrChange w:id="999" w:author="Alfredo" w:date="2020-10-04T15:11:00Z">
              <w:tcPr>
                <w:tcW w:w="0" w:type="auto"/>
                <w:hideMark/>
              </w:tcPr>
            </w:tcPrChange>
          </w:tcPr>
          <w:p w14:paraId="1692CB7B" w14:textId="12091F2B" w:rsidR="00235B33" w:rsidRPr="00235B33" w:rsidRDefault="005F214F">
            <w:pPr>
              <w:spacing w:after="160" w:line="259" w:lineRule="auto"/>
              <w:cnfStyle w:val="000000000000" w:firstRow="0" w:lastRow="0" w:firstColumn="0" w:lastColumn="0" w:oddVBand="0" w:evenVBand="0" w:oddHBand="0" w:evenHBand="0" w:firstRowFirstColumn="0" w:firstRowLastColumn="0" w:lastRowFirstColumn="0" w:lastRowLastColumn="0"/>
              <w:rPr>
                <w:ins w:id="1000" w:author="Alfredo" w:date="2020-10-04T15:08:00Z"/>
              </w:rPr>
            </w:pPr>
            <w:ins w:id="1001" w:author="Alfredo" w:date="2020-10-04T15:10:00Z">
              <w:r>
                <w:t>color|color|color|color</w:t>
              </w:r>
            </w:ins>
          </w:p>
        </w:tc>
        <w:tc>
          <w:tcPr>
            <w:tcW w:w="4820" w:type="dxa"/>
            <w:hideMark/>
            <w:tcPrChange w:id="1002" w:author="Alfredo" w:date="2020-10-04T15:11:00Z">
              <w:tcPr>
                <w:tcW w:w="5986" w:type="dxa"/>
                <w:hideMark/>
              </w:tcPr>
            </w:tcPrChange>
          </w:tcPr>
          <w:p w14:paraId="1894E296" w14:textId="77777777" w:rsidR="00235B33" w:rsidRPr="00235B33" w:rsidRDefault="00235B33">
            <w:pPr>
              <w:spacing w:after="160" w:line="259" w:lineRule="auto"/>
              <w:cnfStyle w:val="000000000000" w:firstRow="0" w:lastRow="0" w:firstColumn="0" w:lastColumn="0" w:oddVBand="0" w:evenVBand="0" w:oddHBand="0" w:evenHBand="0" w:firstRowFirstColumn="0" w:firstRowLastColumn="0" w:lastRowFirstColumn="0" w:lastRowLastColumn="0"/>
              <w:rPr>
                <w:ins w:id="1003" w:author="Alfredo" w:date="2020-10-04T15:08:00Z"/>
              </w:rPr>
            </w:pPr>
            <w:ins w:id="1004" w:author="Alfredo" w:date="2020-10-04T15:08:00Z">
              <w:r w:rsidRPr="00235B33">
                <w:t>4 parámetros. Aplica al </w:t>
              </w:r>
              <w:r w:rsidRPr="00235B33">
                <w:rPr>
                  <w:b/>
                  <w:bCs/>
                </w:rPr>
                <w:t>top</w:t>
              </w:r>
              <w:r w:rsidRPr="00235B33">
                <w:t>, </w:t>
              </w:r>
              <w:r w:rsidRPr="00235B33">
                <w:rPr>
                  <w:b/>
                  <w:bCs/>
                </w:rPr>
                <w:t>right</w:t>
              </w:r>
              <w:r w:rsidRPr="00235B33">
                <w:t>, </w:t>
              </w:r>
              <w:r w:rsidRPr="00235B33">
                <w:rPr>
                  <w:b/>
                  <w:bCs/>
                </w:rPr>
                <w:t>bottom</w:t>
              </w:r>
              <w:r w:rsidRPr="00235B33">
                <w:t> y </w:t>
              </w:r>
              <w:r w:rsidRPr="00235B33">
                <w:rPr>
                  <w:b/>
                  <w:bCs/>
                </w:rPr>
                <w:t>left</w:t>
              </w:r>
              <w:r w:rsidRPr="00235B33">
                <w:t>.</w:t>
              </w:r>
            </w:ins>
          </w:p>
        </w:tc>
      </w:tr>
    </w:tbl>
    <w:p w14:paraId="5C45068C" w14:textId="77777777" w:rsidR="005F214F" w:rsidRDefault="005F214F">
      <w:pPr>
        <w:rPr>
          <w:ins w:id="1005" w:author="Alfredo" w:date="2020-10-04T15:13:00Z"/>
        </w:rPr>
      </w:pPr>
    </w:p>
    <w:p w14:paraId="0D91203B" w14:textId="69E1C9C2" w:rsidR="00DA4788" w:rsidRDefault="005F214F">
      <w:pPr>
        <w:spacing w:after="0"/>
        <w:rPr>
          <w:ins w:id="1006" w:author="Alfredo" w:date="2020-10-04T15:14:00Z"/>
          <w:b/>
          <w:bCs/>
        </w:rPr>
        <w:pPrChange w:id="1007" w:author="Alfredo" w:date="2020-10-04T15:36:00Z">
          <w:pPr/>
        </w:pPrChange>
      </w:pPr>
      <w:ins w:id="1008" w:author="Alfredo" w:date="2020-10-04T15:12:00Z">
        <w:r w:rsidRPr="005F214F">
          <w:t>De la misma forma, podemos hacer exactamente lo mismo con las propiedades </w:t>
        </w:r>
        <w:r>
          <w:rPr>
            <w:b/>
            <w:bCs/>
          </w:rPr>
          <w:t>border-</w:t>
        </w:r>
      </w:ins>
      <w:ins w:id="1009" w:author="Alfredo" w:date="2020-10-04T15:13:00Z">
        <w:r>
          <w:rPr>
            <w:b/>
            <w:bCs/>
          </w:rPr>
          <w:t xml:space="preserve"> </w:t>
        </w:r>
      </w:ins>
      <w:ins w:id="1010" w:author="Alfredo" w:date="2020-10-04T15:12:00Z">
        <w:r w:rsidRPr="005F214F">
          <w:rPr>
            <w:b/>
            <w:bCs/>
          </w:rPr>
          <w:t>width</w:t>
        </w:r>
      </w:ins>
    </w:p>
    <w:p w14:paraId="6219E7CD" w14:textId="51D16A24" w:rsidR="007E43E0" w:rsidRDefault="005F214F">
      <w:pPr>
        <w:spacing w:after="0"/>
        <w:rPr>
          <w:ins w:id="1011" w:author="Alfredo" w:date="2020-10-04T15:16:00Z"/>
        </w:rPr>
        <w:pPrChange w:id="1012" w:author="Alfredo" w:date="2020-10-04T15:36:00Z">
          <w:pPr/>
        </w:pPrChange>
      </w:pPr>
      <w:ins w:id="1013" w:author="Alfredo" w:date="2020-10-04T15:12:00Z">
        <w:r w:rsidRPr="005F214F">
          <w:t>(</w:t>
        </w:r>
        <w:r w:rsidRPr="005F214F">
          <w:rPr>
            <w:i/>
            <w:iCs/>
          </w:rPr>
          <w:t>respecto al ancho del borde</w:t>
        </w:r>
        <w:r w:rsidRPr="005F214F">
          <w:t>) y </w:t>
        </w:r>
        <w:r w:rsidRPr="005F214F">
          <w:rPr>
            <w:b/>
            <w:bCs/>
          </w:rPr>
          <w:t>border-style</w:t>
        </w:r>
        <w:r w:rsidRPr="005F214F">
          <w:t> (</w:t>
        </w:r>
        <w:r w:rsidRPr="005F214F">
          <w:rPr>
            <w:i/>
            <w:iCs/>
          </w:rPr>
          <w:t>respecto al estilo del borde</w:t>
        </w:r>
        <w:r w:rsidRPr="005F214F">
          <w:t>). </w:t>
        </w:r>
      </w:ins>
    </w:p>
    <w:p w14:paraId="1605F9C9" w14:textId="77777777" w:rsidR="00DA4788" w:rsidRDefault="00DA4788">
      <w:pPr>
        <w:spacing w:after="0"/>
        <w:rPr>
          <w:ins w:id="1014" w:author="Alfredo" w:date="2020-10-04T15:16:00Z"/>
        </w:rPr>
        <w:pPrChange w:id="1015" w:author="Alfredo" w:date="2020-10-04T15:36:00Z">
          <w:pPr/>
        </w:pPrChange>
      </w:pPr>
    </w:p>
    <w:p w14:paraId="70EC78D1" w14:textId="77777777" w:rsidR="00DA4788" w:rsidRPr="00DA4788" w:rsidRDefault="00DA4788">
      <w:pPr>
        <w:pStyle w:val="Ttulo3"/>
        <w:rPr>
          <w:ins w:id="1016" w:author="Alfredo" w:date="2020-10-04T15:16:00Z"/>
          <w:b w:val="0"/>
          <w:rPrChange w:id="1017" w:author="Alfredo" w:date="2020-10-04T15:16:00Z">
            <w:rPr>
              <w:ins w:id="1018" w:author="Alfredo" w:date="2020-10-04T15:16:00Z"/>
              <w:b/>
            </w:rPr>
          </w:rPrChange>
        </w:rPr>
        <w:pPrChange w:id="1019" w:author="Alfredo" w:date="2020-10-04T15:36:00Z">
          <w:pPr>
            <w:spacing w:after="0"/>
            <w:ind w:right="49"/>
          </w:pPr>
        </w:pPrChange>
      </w:pPr>
      <w:ins w:id="1020" w:author="Alfredo" w:date="2020-10-04T15:16:00Z">
        <w:r w:rsidRPr="00DA4788">
          <w:fldChar w:fldCharType="begin"/>
        </w:r>
        <w:r w:rsidRPr="00DA4788">
          <w:rPr>
            <w:rPrChange w:id="1021" w:author="Alfredo" w:date="2020-10-04T15:16:00Z">
              <w:rPr>
                <w:b/>
              </w:rPr>
            </w:rPrChange>
          </w:rPr>
          <w:instrText xml:space="preserve"> HYPERLINK "https://lenguajecss.com/css/modelo-de-cajas/bordes/" \l "atajo-bordes" </w:instrText>
        </w:r>
        <w:r w:rsidRPr="00DA4788">
          <w:rPr>
            <w:rPrChange w:id="1022" w:author="Alfredo" w:date="2020-10-04T15:16:00Z">
              <w:rPr>
                <w:b/>
              </w:rPr>
            </w:rPrChange>
          </w:rPr>
          <w:fldChar w:fldCharType="separate"/>
        </w:r>
        <w:r w:rsidRPr="00DA4788">
          <w:rPr>
            <w:rStyle w:val="Hipervnculo"/>
            <w:color w:val="0070C0"/>
            <w:u w:val="none"/>
            <w:rPrChange w:id="1023" w:author="Alfredo" w:date="2020-10-04T15:16:00Z">
              <w:rPr>
                <w:rStyle w:val="Hipervnculo"/>
                <w:b/>
                <w:bCs/>
              </w:rPr>
            </w:rPrChange>
          </w:rPr>
          <w:t> Atajo: Bordes</w:t>
        </w:r>
        <w:r w:rsidRPr="00DA4788">
          <w:rPr>
            <w:rPrChange w:id="1024" w:author="Alfredo" w:date="2020-10-04T15:16:00Z">
              <w:rPr>
                <w:b/>
              </w:rPr>
            </w:rPrChange>
          </w:rPr>
          <w:fldChar w:fldCharType="end"/>
        </w:r>
      </w:ins>
    </w:p>
    <w:p w14:paraId="3AE3DB4B" w14:textId="77777777" w:rsidR="00DA4788" w:rsidRPr="00DA4788" w:rsidRDefault="00DA4788">
      <w:pPr>
        <w:spacing w:after="0"/>
        <w:jc w:val="both"/>
        <w:rPr>
          <w:ins w:id="1025" w:author="Alfredo" w:date="2020-10-04T15:16:00Z"/>
          <w:bCs/>
          <w:rPrChange w:id="1026" w:author="Alfredo" w:date="2020-10-04T15:16:00Z">
            <w:rPr>
              <w:ins w:id="1027" w:author="Alfredo" w:date="2020-10-04T15:16:00Z"/>
              <w:b/>
              <w:bCs/>
            </w:rPr>
          </w:rPrChange>
        </w:rPr>
        <w:pPrChange w:id="1028" w:author="Alfredo" w:date="2020-10-04T15:36:00Z">
          <w:pPr>
            <w:spacing w:after="0"/>
            <w:ind w:right="49"/>
          </w:pPr>
        </w:pPrChange>
      </w:pPr>
      <w:ins w:id="1029" w:author="Alfredo" w:date="2020-10-04T15:16:00Z">
        <w:r w:rsidRPr="00DA4788">
          <w:rPr>
            <w:bCs/>
            <w:rPrChange w:id="1030" w:author="Alfredo" w:date="2020-10-04T15:16:00Z">
              <w:rPr>
                <w:b/>
                <w:bCs/>
              </w:rPr>
            </w:rPrChange>
          </w:rPr>
          <w:t>Pero ya habremos visto que con tantas propiedades, para hacer algo relativamente sencillo, nos pueden quedar varias lineas de código complejas y difíciles de leer. Al igual que con otras propiedades CSS, podemos utilizar la propiedad de atajo border, con la que podemos hacer un resumen y no necesitar utilizar las propiedades individuales por separado, realizando el proceso de forma más corta:</w:t>
        </w:r>
      </w:ins>
    </w:p>
    <w:tbl>
      <w:tblPr>
        <w:tblStyle w:val="Tabladecuadrcula4-nfasis3"/>
        <w:tblW w:w="8930" w:type="dxa"/>
        <w:tblLook w:val="04A0" w:firstRow="1" w:lastRow="0" w:firstColumn="1" w:lastColumn="0" w:noHBand="0" w:noVBand="1"/>
        <w:tblPrChange w:id="1031" w:author="Alfredo" w:date="2020-10-04T15:18:00Z">
          <w:tblPr>
            <w:tblStyle w:val="Tabladecuadrcula4-nfasis3"/>
            <w:tblW w:w="8930" w:type="dxa"/>
            <w:tblLook w:val="04A0" w:firstRow="1" w:lastRow="0" w:firstColumn="1" w:lastColumn="0" w:noHBand="0" w:noVBand="1"/>
          </w:tblPr>
        </w:tblPrChange>
      </w:tblPr>
      <w:tblGrid>
        <w:gridCol w:w="1517"/>
        <w:gridCol w:w="1775"/>
        <w:gridCol w:w="5638"/>
        <w:tblGridChange w:id="1032">
          <w:tblGrid>
            <w:gridCol w:w="3028"/>
            <w:gridCol w:w="1894"/>
            <w:gridCol w:w="4008"/>
          </w:tblGrid>
        </w:tblGridChange>
      </w:tblGrid>
      <w:tr w:rsidR="00DA4788" w:rsidRPr="00DA4788" w14:paraId="6BC47916" w14:textId="77777777" w:rsidTr="00DA4788">
        <w:trPr>
          <w:cnfStyle w:val="100000000000" w:firstRow="1" w:lastRow="0" w:firstColumn="0" w:lastColumn="0" w:oddVBand="0" w:evenVBand="0" w:oddHBand="0" w:evenHBand="0" w:firstRowFirstColumn="0" w:firstRowLastColumn="0" w:lastRowFirstColumn="0" w:lastRowLastColumn="0"/>
          <w:ins w:id="1033" w:author="Alfredo" w:date="2020-10-04T15:18:00Z"/>
        </w:trPr>
        <w:tc>
          <w:tcPr>
            <w:cnfStyle w:val="001000000000" w:firstRow="0" w:lastRow="0" w:firstColumn="1" w:lastColumn="0" w:oddVBand="0" w:evenVBand="0" w:oddHBand="0" w:evenHBand="0" w:firstRowFirstColumn="0" w:firstRowLastColumn="0" w:lastRowFirstColumn="0" w:lastRowLastColumn="0"/>
            <w:tcW w:w="1555" w:type="dxa"/>
            <w:hideMark/>
            <w:tcPrChange w:id="1034" w:author="Alfredo" w:date="2020-10-04T15:18:00Z">
              <w:tcPr>
                <w:tcW w:w="0" w:type="auto"/>
                <w:hideMark/>
              </w:tcPr>
            </w:tcPrChange>
          </w:tcPr>
          <w:p w14:paraId="463C9BCD" w14:textId="77777777" w:rsidR="00DA4788" w:rsidRPr="00DA4788" w:rsidRDefault="00DA4788">
            <w:pPr>
              <w:spacing w:line="259" w:lineRule="auto"/>
              <w:cnfStyle w:val="101000000000" w:firstRow="1" w:lastRow="0" w:firstColumn="1" w:lastColumn="0" w:oddVBand="0" w:evenVBand="0" w:oddHBand="0" w:evenHBand="0" w:firstRowFirstColumn="0" w:firstRowLastColumn="0" w:lastRowFirstColumn="0" w:lastRowLastColumn="0"/>
              <w:rPr>
                <w:ins w:id="1035" w:author="Alfredo" w:date="2020-10-04T15:18:00Z"/>
              </w:rPr>
              <w:pPrChange w:id="1036" w:author="Alfredo" w:date="2020-10-04T15:36:00Z">
                <w:pPr>
                  <w:spacing w:line="259" w:lineRule="auto"/>
                  <w:ind w:right="49"/>
                  <w:cnfStyle w:val="101000000000" w:firstRow="1" w:lastRow="0" w:firstColumn="1" w:lastColumn="0" w:oddVBand="0" w:evenVBand="0" w:oddHBand="0" w:evenHBand="0" w:firstRowFirstColumn="0" w:firstRowLastColumn="0" w:lastRowFirstColumn="0" w:lastRowLastColumn="0"/>
                </w:pPr>
              </w:pPrChange>
            </w:pPr>
            <w:ins w:id="1037" w:author="Alfredo" w:date="2020-10-04T15:18:00Z">
              <w:r w:rsidRPr="00DA4788">
                <w:t>Propiedad</w:t>
              </w:r>
            </w:ins>
          </w:p>
        </w:tc>
        <w:tc>
          <w:tcPr>
            <w:tcW w:w="1275" w:type="dxa"/>
            <w:hideMark/>
            <w:tcPrChange w:id="1038" w:author="Alfredo" w:date="2020-10-04T15:18:00Z">
              <w:tcPr>
                <w:tcW w:w="0" w:type="auto"/>
                <w:hideMark/>
              </w:tcPr>
            </w:tcPrChange>
          </w:tcPr>
          <w:p w14:paraId="1E31D613" w14:textId="77777777" w:rsidR="00DA4788" w:rsidRPr="00DA4788" w:rsidRDefault="00DA4788">
            <w:pPr>
              <w:spacing w:line="259" w:lineRule="auto"/>
              <w:cnfStyle w:val="100000000000" w:firstRow="1" w:lastRow="0" w:firstColumn="0" w:lastColumn="0" w:oddVBand="0" w:evenVBand="0" w:oddHBand="0" w:evenHBand="0" w:firstRowFirstColumn="0" w:firstRowLastColumn="0" w:lastRowFirstColumn="0" w:lastRowLastColumn="0"/>
              <w:rPr>
                <w:ins w:id="1039" w:author="Alfredo" w:date="2020-10-04T15:18:00Z"/>
              </w:rPr>
              <w:pPrChange w:id="1040" w:author="Alfredo" w:date="2020-10-04T15:36:00Z">
                <w:pPr>
                  <w:spacing w:line="259" w:lineRule="auto"/>
                  <w:ind w:right="49"/>
                  <w:cnfStyle w:val="100000000000" w:firstRow="1" w:lastRow="0" w:firstColumn="0" w:lastColumn="0" w:oddVBand="0" w:evenVBand="0" w:oddHBand="0" w:evenHBand="0" w:firstRowFirstColumn="0" w:firstRowLastColumn="0" w:lastRowFirstColumn="0" w:lastRowLastColumn="0"/>
                </w:pPr>
              </w:pPrChange>
            </w:pPr>
            <w:ins w:id="1041" w:author="Alfredo" w:date="2020-10-04T15:18:00Z">
              <w:r w:rsidRPr="00DA4788">
                <w:t>Valor</w:t>
              </w:r>
            </w:ins>
          </w:p>
        </w:tc>
        <w:tc>
          <w:tcPr>
            <w:tcW w:w="6100" w:type="dxa"/>
            <w:hideMark/>
            <w:tcPrChange w:id="1042" w:author="Alfredo" w:date="2020-10-04T15:18:00Z">
              <w:tcPr>
                <w:tcW w:w="4008" w:type="dxa"/>
                <w:hideMark/>
              </w:tcPr>
            </w:tcPrChange>
          </w:tcPr>
          <w:p w14:paraId="78EE5F21" w14:textId="77777777" w:rsidR="00DA4788" w:rsidRPr="00DA4788" w:rsidRDefault="00DA4788">
            <w:pPr>
              <w:spacing w:line="259" w:lineRule="auto"/>
              <w:cnfStyle w:val="100000000000" w:firstRow="1" w:lastRow="0" w:firstColumn="0" w:lastColumn="0" w:oddVBand="0" w:evenVBand="0" w:oddHBand="0" w:evenHBand="0" w:firstRowFirstColumn="0" w:firstRowLastColumn="0" w:lastRowFirstColumn="0" w:lastRowLastColumn="0"/>
              <w:rPr>
                <w:ins w:id="1043" w:author="Alfredo" w:date="2020-10-04T15:18:00Z"/>
              </w:rPr>
              <w:pPrChange w:id="1044" w:author="Alfredo" w:date="2020-10-04T15:36:00Z">
                <w:pPr>
                  <w:spacing w:line="259" w:lineRule="auto"/>
                  <w:ind w:right="49"/>
                  <w:cnfStyle w:val="100000000000" w:firstRow="1" w:lastRow="0" w:firstColumn="0" w:lastColumn="0" w:oddVBand="0" w:evenVBand="0" w:oddHBand="0" w:evenHBand="0" w:firstRowFirstColumn="0" w:firstRowLastColumn="0" w:lastRowFirstColumn="0" w:lastRowLastColumn="0"/>
                </w:pPr>
              </w:pPrChange>
            </w:pPr>
            <w:ins w:id="1045" w:author="Alfredo" w:date="2020-10-04T15:18:00Z">
              <w:r w:rsidRPr="00DA4788">
                <w:t>Significado</w:t>
              </w:r>
            </w:ins>
          </w:p>
        </w:tc>
      </w:tr>
      <w:tr w:rsidR="00DA4788" w:rsidRPr="00DA4788" w14:paraId="47C00BDA" w14:textId="77777777" w:rsidTr="00DA4788">
        <w:trPr>
          <w:cnfStyle w:val="000000100000" w:firstRow="0" w:lastRow="0" w:firstColumn="0" w:lastColumn="0" w:oddVBand="0" w:evenVBand="0" w:oddHBand="1" w:evenHBand="0" w:firstRowFirstColumn="0" w:firstRowLastColumn="0" w:lastRowFirstColumn="0" w:lastRowLastColumn="0"/>
          <w:ins w:id="1046" w:author="Alfredo" w:date="2020-10-04T15:18:00Z"/>
        </w:trPr>
        <w:tc>
          <w:tcPr>
            <w:cnfStyle w:val="001000000000" w:firstRow="0" w:lastRow="0" w:firstColumn="1" w:lastColumn="0" w:oddVBand="0" w:evenVBand="0" w:oddHBand="0" w:evenHBand="0" w:firstRowFirstColumn="0" w:firstRowLastColumn="0" w:lastRowFirstColumn="0" w:lastRowLastColumn="0"/>
            <w:tcW w:w="1555" w:type="dxa"/>
            <w:hideMark/>
            <w:tcPrChange w:id="1047" w:author="Alfredo" w:date="2020-10-04T15:18:00Z">
              <w:tcPr>
                <w:tcW w:w="0" w:type="auto"/>
                <w:hideMark/>
              </w:tcPr>
            </w:tcPrChange>
          </w:tcPr>
          <w:p w14:paraId="6B6623D2" w14:textId="77777777" w:rsidR="00DA4788" w:rsidRPr="00DA4788" w:rsidRDefault="00DA4788">
            <w:pPr>
              <w:spacing w:line="259" w:lineRule="auto"/>
              <w:cnfStyle w:val="001000100000" w:firstRow="0" w:lastRow="0" w:firstColumn="1" w:lastColumn="0" w:oddVBand="0" w:evenVBand="0" w:oddHBand="1" w:evenHBand="0" w:firstRowFirstColumn="0" w:firstRowLastColumn="0" w:lastRowFirstColumn="0" w:lastRowLastColumn="0"/>
              <w:rPr>
                <w:ins w:id="1048" w:author="Alfredo" w:date="2020-10-04T15:18:00Z"/>
              </w:rPr>
              <w:pPrChange w:id="1049" w:author="Alfredo" w:date="2020-10-04T15:36:00Z">
                <w:pPr>
                  <w:spacing w:line="259" w:lineRule="auto"/>
                  <w:ind w:right="49"/>
                  <w:cnfStyle w:val="001000100000" w:firstRow="0" w:lastRow="0" w:firstColumn="1" w:lastColumn="0" w:oddVBand="0" w:evenVBand="0" w:oddHBand="1" w:evenHBand="0" w:firstRowFirstColumn="0" w:firstRowLastColumn="0" w:lastRowFirstColumn="0" w:lastRowLastColumn="0"/>
                </w:pPr>
              </w:pPrChange>
            </w:pPr>
            <w:ins w:id="1050" w:author="Alfredo" w:date="2020-10-04T15:18:00Z">
              <w:r w:rsidRPr="00DA4788">
                <w:t>border</w:t>
              </w:r>
            </w:ins>
          </w:p>
        </w:tc>
        <w:tc>
          <w:tcPr>
            <w:tcW w:w="1275" w:type="dxa"/>
            <w:hideMark/>
            <w:tcPrChange w:id="1051" w:author="Alfredo" w:date="2020-10-04T15:18:00Z">
              <w:tcPr>
                <w:tcW w:w="0" w:type="auto"/>
                <w:hideMark/>
              </w:tcPr>
            </w:tcPrChange>
          </w:tcPr>
          <w:p w14:paraId="48791F9B" w14:textId="2B86AC76" w:rsidR="00DA4788" w:rsidRPr="00DA4788" w:rsidRDefault="00DA4788">
            <w:pPr>
              <w:spacing w:line="259" w:lineRule="auto"/>
              <w:cnfStyle w:val="000000100000" w:firstRow="0" w:lastRow="0" w:firstColumn="0" w:lastColumn="0" w:oddVBand="0" w:evenVBand="0" w:oddHBand="1" w:evenHBand="0" w:firstRowFirstColumn="0" w:firstRowLastColumn="0" w:lastRowFirstColumn="0" w:lastRowLastColumn="0"/>
              <w:rPr>
                <w:ins w:id="1052" w:author="Alfredo" w:date="2020-10-04T15:18:00Z"/>
                <w:b/>
                <w:bCs/>
              </w:rPr>
              <w:pPrChange w:id="1053" w:author="Alfredo" w:date="2020-10-04T15:36:00Z">
                <w:pPr>
                  <w:spacing w:line="259" w:lineRule="auto"/>
                  <w:ind w:right="49"/>
                  <w:cnfStyle w:val="000000100000" w:firstRow="0" w:lastRow="0" w:firstColumn="0" w:lastColumn="0" w:oddVBand="0" w:evenVBand="0" w:oddHBand="1" w:evenHBand="0" w:firstRowFirstColumn="0" w:firstRowLastColumn="0" w:lastRowFirstColumn="0" w:lastRowLastColumn="0"/>
                </w:pPr>
              </w:pPrChange>
            </w:pPr>
            <w:ins w:id="1054" w:author="Alfredo" w:date="2020-10-04T15:18:00Z">
              <w:r w:rsidRPr="00DA4788">
                <w:rPr>
                  <w:b/>
                  <w:bCs/>
                </w:rPr>
                <w:t>  </w:t>
              </w:r>
            </w:ins>
            <w:ins w:id="1055" w:author="Alfredo" w:date="2020-10-04T15:19:00Z">
              <w:r>
                <w:rPr>
                  <w:b/>
                  <w:bCs/>
                </w:rPr>
                <w:t>Size|style|color</w:t>
              </w:r>
            </w:ins>
          </w:p>
        </w:tc>
        <w:tc>
          <w:tcPr>
            <w:tcW w:w="6100" w:type="dxa"/>
            <w:hideMark/>
            <w:tcPrChange w:id="1056" w:author="Alfredo" w:date="2020-10-04T15:18:00Z">
              <w:tcPr>
                <w:tcW w:w="4008" w:type="dxa"/>
                <w:hideMark/>
              </w:tcPr>
            </w:tcPrChange>
          </w:tcPr>
          <w:p w14:paraId="69BE61EF" w14:textId="77777777" w:rsidR="00DA4788" w:rsidRPr="00DA4788" w:rsidRDefault="00DA4788">
            <w:pPr>
              <w:spacing w:line="259" w:lineRule="auto"/>
              <w:cnfStyle w:val="000000100000" w:firstRow="0" w:lastRow="0" w:firstColumn="0" w:lastColumn="0" w:oddVBand="0" w:evenVBand="0" w:oddHBand="1" w:evenHBand="0" w:firstRowFirstColumn="0" w:firstRowLastColumn="0" w:lastRowFirstColumn="0" w:lastRowLastColumn="0"/>
              <w:rPr>
                <w:ins w:id="1057" w:author="Alfredo" w:date="2020-10-04T15:18:00Z"/>
                <w:b/>
                <w:bCs/>
              </w:rPr>
              <w:pPrChange w:id="1058" w:author="Alfredo" w:date="2020-10-04T15:36:00Z">
                <w:pPr>
                  <w:spacing w:line="259" w:lineRule="auto"/>
                  <w:ind w:right="49"/>
                  <w:cnfStyle w:val="000000100000" w:firstRow="0" w:lastRow="0" w:firstColumn="0" w:lastColumn="0" w:oddVBand="0" w:evenVBand="0" w:oddHBand="1" w:evenHBand="0" w:firstRowFirstColumn="0" w:firstRowLastColumn="0" w:lastRowFirstColumn="0" w:lastRowLastColumn="0"/>
                </w:pPr>
              </w:pPrChange>
            </w:pPr>
            <w:ins w:id="1059" w:author="Alfredo" w:date="2020-10-04T15:18:00Z">
              <w:r w:rsidRPr="00DA4788">
                <w:rPr>
                  <w:b/>
                  <w:bCs/>
                </w:rPr>
                <w:t>Propiedad de atajo para simplificar valores.</w:t>
              </w:r>
            </w:ins>
          </w:p>
        </w:tc>
      </w:tr>
    </w:tbl>
    <w:p w14:paraId="7E4C537B" w14:textId="77777777" w:rsidR="00DA4788" w:rsidRDefault="00DA4788">
      <w:pPr>
        <w:spacing w:after="0"/>
        <w:rPr>
          <w:ins w:id="1060" w:author="Alfredo" w:date="2020-10-04T15:21:00Z"/>
          <w:b/>
          <w:bCs/>
        </w:rPr>
        <w:pPrChange w:id="1061" w:author="Alfredo" w:date="2020-10-04T15:36:00Z">
          <w:pPr/>
        </w:pPrChange>
      </w:pPr>
    </w:p>
    <w:p w14:paraId="689305FA" w14:textId="0114067C" w:rsidR="00DA4788" w:rsidRDefault="00DA4788">
      <w:pPr>
        <w:pStyle w:val="Ttulo2"/>
        <w:rPr>
          <w:ins w:id="1062" w:author="Alfredo" w:date="2020-10-04T15:21:00Z"/>
        </w:rPr>
        <w:pPrChange w:id="1063" w:author="Alfredo" w:date="2020-10-04T15:36:00Z">
          <w:pPr/>
        </w:pPrChange>
      </w:pPr>
      <w:ins w:id="1064" w:author="Alfredo" w:date="2020-10-04T15:21:00Z">
        <w:r>
          <w:t>Esquinas redondeadas</w:t>
        </w:r>
      </w:ins>
    </w:p>
    <w:p w14:paraId="44C45DA9" w14:textId="6C5D6CC7" w:rsidR="00F5520B" w:rsidRDefault="00F5520B">
      <w:pPr>
        <w:rPr>
          <w:ins w:id="1065" w:author="Alfredo" w:date="2020-10-04T15:22:00Z"/>
        </w:rPr>
      </w:pPr>
      <w:ins w:id="1066" w:author="Alfredo" w:date="2020-10-04T15:22:00Z">
        <w:r w:rsidRPr="00F5520B">
          <w:rPr>
            <w:b/>
            <w:bCs/>
          </w:rPr>
          <w:t>CSS3</w:t>
        </w:r>
        <w:r w:rsidRPr="00F5520B">
          <w:t> añade interesantes características en materia de bordes, como la posibilidad de crear </w:t>
        </w:r>
        <w:r w:rsidRPr="00F5520B">
          <w:rPr>
            <w:b/>
            <w:bCs/>
          </w:rPr>
          <w:t>bordes con esquinas redondeadas</w:t>
        </w:r>
        <w:r w:rsidRPr="00F5520B">
          <w:t>,</w:t>
        </w:r>
        <w:r>
          <w:t xml:space="preserve"> b</w:t>
        </w:r>
        <w:r w:rsidRPr="00F5520B">
          <w:t>asta utilizar la propiedad </w:t>
        </w:r>
        <w:r w:rsidRPr="00F5520B">
          <w:rPr>
            <w:b/>
            <w:bCs/>
          </w:rPr>
          <w:t>border-radius</w:t>
        </w:r>
        <w:r w:rsidRPr="00F5520B">
          <w:t xml:space="preserve">, con la cual podrás especificar un radio para el borde de las esquinas. </w:t>
        </w:r>
      </w:ins>
    </w:p>
    <w:p w14:paraId="03DA5076" w14:textId="16A4E4FA" w:rsidR="00F5520B" w:rsidRDefault="00F5520B">
      <w:pPr>
        <w:rPr>
          <w:ins w:id="1067" w:author="Alfredo" w:date="2020-10-04T15:23:00Z"/>
        </w:rPr>
      </w:pPr>
    </w:p>
    <w:p w14:paraId="4EF0FF58" w14:textId="168A0877" w:rsidR="00F5520B" w:rsidRPr="00F5520B" w:rsidRDefault="00F5520B">
      <w:pPr>
        <w:jc w:val="center"/>
        <w:rPr>
          <w:ins w:id="1068" w:author="Alfredo" w:date="2020-10-04T15:23:00Z"/>
        </w:rPr>
        <w:pPrChange w:id="1069" w:author="Alfredo" w:date="2020-10-04T15:36:00Z">
          <w:pPr/>
        </w:pPrChange>
      </w:pPr>
      <w:ins w:id="1070" w:author="Alfredo" w:date="2020-10-04T15:23:00Z">
        <w:r>
          <w:rPr>
            <w:noProof/>
            <w:lang w:eastAsia="es-MX"/>
          </w:rPr>
          <w:lastRenderedPageBreak/>
          <w:drawing>
            <wp:inline distT="0" distB="0" distL="0" distR="0" wp14:anchorId="4873682A" wp14:editId="22E866E5">
              <wp:extent cx="3019333" cy="1750978"/>
              <wp:effectExtent l="0" t="0" r="0" b="190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l="26079" t="31730" r="26586" b="19441"/>
                      <a:stretch/>
                    </pic:blipFill>
                    <pic:spPr bwMode="auto">
                      <a:xfrm>
                        <a:off x="0" y="0"/>
                        <a:ext cx="3073418" cy="1782343"/>
                      </a:xfrm>
                      <a:prstGeom prst="rect">
                        <a:avLst/>
                      </a:prstGeom>
                      <a:ln>
                        <a:noFill/>
                      </a:ln>
                      <a:extLst>
                        <a:ext uri="{53640926-AAD7-44D8-BBD7-CCE9431645EC}">
                          <a14:shadowObscured xmlns:a14="http://schemas.microsoft.com/office/drawing/2010/main"/>
                        </a:ext>
                      </a:extLst>
                    </pic:spPr>
                  </pic:pic>
                </a:graphicData>
              </a:graphic>
            </wp:inline>
          </w:drawing>
        </w:r>
      </w:ins>
    </w:p>
    <w:p w14:paraId="694D67B3" w14:textId="77777777" w:rsidR="00F5520B" w:rsidRPr="00F5520B" w:rsidRDefault="00F5520B">
      <w:pPr>
        <w:rPr>
          <w:ins w:id="1071" w:author="Alfredo" w:date="2020-10-04T15:23:00Z"/>
        </w:rPr>
      </w:pPr>
      <w:ins w:id="1072" w:author="Alfredo" w:date="2020-10-04T15:23:00Z">
        <w:r w:rsidRPr="00F5520B">
          <w:t>Hay varias formas de especificar el </w:t>
        </w:r>
        <w:r w:rsidRPr="00F5520B">
          <w:rPr>
            <w:b/>
            <w:bCs/>
          </w:rPr>
          <w:t>radio</w:t>
        </w:r>
        <w:r w:rsidRPr="00F5520B">
          <w:t> de las esquinas:</w:t>
        </w:r>
      </w:ins>
    </w:p>
    <w:tbl>
      <w:tblPr>
        <w:tblStyle w:val="Tabladecuadrcula4-nfasis3"/>
        <w:tblW w:w="9209" w:type="dxa"/>
        <w:tblLayout w:type="fixed"/>
        <w:tblLook w:val="04A0" w:firstRow="1" w:lastRow="0" w:firstColumn="1" w:lastColumn="0" w:noHBand="0" w:noVBand="1"/>
        <w:tblPrChange w:id="1073" w:author="Alfredo" w:date="2020-10-04T15:31:00Z">
          <w:tblPr>
            <w:tblStyle w:val="Tabladecuadrcula4-nfasis3"/>
            <w:tblW w:w="9209" w:type="dxa"/>
            <w:tblLook w:val="04A0" w:firstRow="1" w:lastRow="0" w:firstColumn="1" w:lastColumn="0" w:noHBand="0" w:noVBand="1"/>
          </w:tblPr>
        </w:tblPrChange>
      </w:tblPr>
      <w:tblGrid>
        <w:gridCol w:w="1696"/>
        <w:gridCol w:w="2268"/>
        <w:gridCol w:w="5245"/>
        <w:tblGridChange w:id="1074">
          <w:tblGrid>
            <w:gridCol w:w="1843"/>
            <w:gridCol w:w="137"/>
            <w:gridCol w:w="2140"/>
            <w:gridCol w:w="5089"/>
          </w:tblGrid>
        </w:tblGridChange>
      </w:tblGrid>
      <w:tr w:rsidR="00451F78" w:rsidRPr="00451F78" w14:paraId="7792FAB0" w14:textId="77777777" w:rsidTr="001B111A">
        <w:trPr>
          <w:cnfStyle w:val="100000000000" w:firstRow="1" w:lastRow="0" w:firstColumn="0" w:lastColumn="0" w:oddVBand="0" w:evenVBand="0" w:oddHBand="0" w:evenHBand="0" w:firstRowFirstColumn="0" w:firstRowLastColumn="0" w:lastRowFirstColumn="0" w:lastRowLastColumn="0"/>
          <w:ins w:id="1075" w:author="Alfredo" w:date="2020-10-04T15:28:00Z"/>
        </w:trPr>
        <w:tc>
          <w:tcPr>
            <w:cnfStyle w:val="001000000000" w:firstRow="0" w:lastRow="0" w:firstColumn="1" w:lastColumn="0" w:oddVBand="0" w:evenVBand="0" w:oddHBand="0" w:evenHBand="0" w:firstRowFirstColumn="0" w:firstRowLastColumn="0" w:lastRowFirstColumn="0" w:lastRowLastColumn="0"/>
            <w:tcW w:w="1696" w:type="dxa"/>
            <w:hideMark/>
            <w:tcPrChange w:id="1076" w:author="Alfredo" w:date="2020-10-04T15:31:00Z">
              <w:tcPr>
                <w:tcW w:w="0" w:type="auto"/>
                <w:hideMark/>
              </w:tcPr>
            </w:tcPrChange>
          </w:tcPr>
          <w:p w14:paraId="0B5A8F7B" w14:textId="77777777" w:rsidR="00451F78" w:rsidRPr="00451F78" w:rsidRDefault="00451F78">
            <w:pPr>
              <w:tabs>
                <w:tab w:val="left" w:pos="8931"/>
              </w:tabs>
              <w:spacing w:after="160" w:line="259" w:lineRule="auto"/>
              <w:cnfStyle w:val="101000000000" w:firstRow="1" w:lastRow="0" w:firstColumn="1" w:lastColumn="0" w:oddVBand="0" w:evenVBand="0" w:oddHBand="0" w:evenHBand="0" w:firstRowFirstColumn="0" w:firstRowLastColumn="0" w:lastRowFirstColumn="0" w:lastRowLastColumn="0"/>
              <w:rPr>
                <w:ins w:id="1077" w:author="Alfredo" w:date="2020-10-04T15:28:00Z"/>
              </w:rPr>
              <w:pPrChange w:id="1078" w:author="Alfredo" w:date="2020-10-04T15:36:00Z">
                <w:pPr>
                  <w:tabs>
                    <w:tab w:val="left" w:pos="8931"/>
                  </w:tabs>
                  <w:spacing w:after="160" w:line="259" w:lineRule="auto"/>
                  <w:ind w:right="425"/>
                  <w:cnfStyle w:val="101000000000" w:firstRow="1" w:lastRow="0" w:firstColumn="1" w:lastColumn="0" w:oddVBand="0" w:evenVBand="0" w:oddHBand="0" w:evenHBand="0" w:firstRowFirstColumn="0" w:firstRowLastColumn="0" w:lastRowFirstColumn="0" w:lastRowLastColumn="0"/>
                </w:pPr>
              </w:pPrChange>
            </w:pPr>
            <w:ins w:id="1079" w:author="Alfredo" w:date="2020-10-04T15:28:00Z">
              <w:r w:rsidRPr="00451F78">
                <w:t>Propiedad</w:t>
              </w:r>
            </w:ins>
          </w:p>
        </w:tc>
        <w:tc>
          <w:tcPr>
            <w:tcW w:w="2268" w:type="dxa"/>
            <w:hideMark/>
            <w:tcPrChange w:id="1080" w:author="Alfredo" w:date="2020-10-04T15:31:00Z">
              <w:tcPr>
                <w:tcW w:w="2277" w:type="dxa"/>
                <w:gridSpan w:val="2"/>
                <w:hideMark/>
              </w:tcPr>
            </w:tcPrChange>
          </w:tcPr>
          <w:p w14:paraId="2C3F1828" w14:textId="77777777" w:rsidR="00451F78" w:rsidRPr="00451F78" w:rsidRDefault="00451F78">
            <w:pPr>
              <w:tabs>
                <w:tab w:val="left" w:pos="8931"/>
              </w:tabs>
              <w:spacing w:after="160" w:line="259" w:lineRule="auto"/>
              <w:cnfStyle w:val="100000000000" w:firstRow="1" w:lastRow="0" w:firstColumn="0" w:lastColumn="0" w:oddVBand="0" w:evenVBand="0" w:oddHBand="0" w:evenHBand="0" w:firstRowFirstColumn="0" w:firstRowLastColumn="0" w:lastRowFirstColumn="0" w:lastRowLastColumn="0"/>
              <w:rPr>
                <w:ins w:id="1081" w:author="Alfredo" w:date="2020-10-04T15:28:00Z"/>
              </w:rPr>
              <w:pPrChange w:id="1082" w:author="Alfredo" w:date="2020-10-04T15:36:00Z">
                <w:pPr>
                  <w:tabs>
                    <w:tab w:val="left" w:pos="8931"/>
                  </w:tabs>
                  <w:spacing w:after="160" w:line="259" w:lineRule="auto"/>
                  <w:ind w:right="425"/>
                  <w:cnfStyle w:val="100000000000" w:firstRow="1" w:lastRow="0" w:firstColumn="0" w:lastColumn="0" w:oddVBand="0" w:evenVBand="0" w:oddHBand="0" w:evenHBand="0" w:firstRowFirstColumn="0" w:firstRowLastColumn="0" w:lastRowFirstColumn="0" w:lastRowLastColumn="0"/>
                </w:pPr>
              </w:pPrChange>
            </w:pPr>
            <w:ins w:id="1083" w:author="Alfredo" w:date="2020-10-04T15:28:00Z">
              <w:r w:rsidRPr="00451F78">
                <w:t>Valor</w:t>
              </w:r>
            </w:ins>
          </w:p>
        </w:tc>
        <w:tc>
          <w:tcPr>
            <w:tcW w:w="5245" w:type="dxa"/>
            <w:hideMark/>
            <w:tcPrChange w:id="1084" w:author="Alfredo" w:date="2020-10-04T15:31:00Z">
              <w:tcPr>
                <w:tcW w:w="5089" w:type="dxa"/>
                <w:hideMark/>
              </w:tcPr>
            </w:tcPrChange>
          </w:tcPr>
          <w:p w14:paraId="0B8E9266" w14:textId="77777777" w:rsidR="00451F78" w:rsidRPr="00451F78" w:rsidRDefault="00451F78">
            <w:pPr>
              <w:tabs>
                <w:tab w:val="left" w:pos="8931"/>
              </w:tabs>
              <w:spacing w:after="160" w:line="259" w:lineRule="auto"/>
              <w:cnfStyle w:val="100000000000" w:firstRow="1" w:lastRow="0" w:firstColumn="0" w:lastColumn="0" w:oddVBand="0" w:evenVBand="0" w:oddHBand="0" w:evenHBand="0" w:firstRowFirstColumn="0" w:firstRowLastColumn="0" w:lastRowFirstColumn="0" w:lastRowLastColumn="0"/>
              <w:rPr>
                <w:ins w:id="1085" w:author="Alfredo" w:date="2020-10-04T15:28:00Z"/>
              </w:rPr>
              <w:pPrChange w:id="1086" w:author="Alfredo" w:date="2020-10-04T15:36:00Z">
                <w:pPr>
                  <w:tabs>
                    <w:tab w:val="left" w:pos="8931"/>
                  </w:tabs>
                  <w:spacing w:after="160" w:line="259" w:lineRule="auto"/>
                  <w:ind w:right="425"/>
                  <w:cnfStyle w:val="100000000000" w:firstRow="1" w:lastRow="0" w:firstColumn="0" w:lastColumn="0" w:oddVBand="0" w:evenVBand="0" w:oddHBand="0" w:evenHBand="0" w:firstRowFirstColumn="0" w:firstRowLastColumn="0" w:lastRowFirstColumn="0" w:lastRowLastColumn="0"/>
                </w:pPr>
              </w:pPrChange>
            </w:pPr>
            <w:ins w:id="1087" w:author="Alfredo" w:date="2020-10-04T15:28:00Z">
              <w:r w:rsidRPr="00451F78">
                <w:t>Significado</w:t>
              </w:r>
            </w:ins>
          </w:p>
        </w:tc>
      </w:tr>
      <w:tr w:rsidR="00451F78" w:rsidRPr="00451F78" w14:paraId="24B86F6E" w14:textId="77777777" w:rsidTr="001B111A">
        <w:trPr>
          <w:cnfStyle w:val="000000100000" w:firstRow="0" w:lastRow="0" w:firstColumn="0" w:lastColumn="0" w:oddVBand="0" w:evenVBand="0" w:oddHBand="1" w:evenHBand="0" w:firstRowFirstColumn="0" w:firstRowLastColumn="0" w:lastRowFirstColumn="0" w:lastRowLastColumn="0"/>
          <w:ins w:id="1088" w:author="Alfredo" w:date="2020-10-04T15:28:00Z"/>
        </w:trPr>
        <w:tc>
          <w:tcPr>
            <w:cnfStyle w:val="001000000000" w:firstRow="0" w:lastRow="0" w:firstColumn="1" w:lastColumn="0" w:oddVBand="0" w:evenVBand="0" w:oddHBand="0" w:evenHBand="0" w:firstRowFirstColumn="0" w:firstRowLastColumn="0" w:lastRowFirstColumn="0" w:lastRowLastColumn="0"/>
            <w:tcW w:w="1696" w:type="dxa"/>
            <w:hideMark/>
            <w:tcPrChange w:id="1089" w:author="Alfredo" w:date="2020-10-04T15:31:00Z">
              <w:tcPr>
                <w:tcW w:w="0" w:type="auto"/>
                <w:hideMark/>
              </w:tcPr>
            </w:tcPrChange>
          </w:tcPr>
          <w:p w14:paraId="5CA83583" w14:textId="77777777" w:rsidR="00451F78" w:rsidRPr="00451F78" w:rsidRDefault="00451F78">
            <w:pPr>
              <w:tabs>
                <w:tab w:val="left" w:pos="8931"/>
              </w:tabs>
              <w:spacing w:after="160" w:line="259" w:lineRule="auto"/>
              <w:cnfStyle w:val="001000100000" w:firstRow="0" w:lastRow="0" w:firstColumn="1" w:lastColumn="0" w:oddVBand="0" w:evenVBand="0" w:oddHBand="1" w:evenHBand="0" w:firstRowFirstColumn="0" w:firstRowLastColumn="0" w:lastRowFirstColumn="0" w:lastRowLastColumn="0"/>
              <w:rPr>
                <w:ins w:id="1090" w:author="Alfredo" w:date="2020-10-04T15:28:00Z"/>
              </w:rPr>
              <w:pPrChange w:id="1091" w:author="Alfredo" w:date="2020-10-04T15:36:00Z">
                <w:pPr>
                  <w:tabs>
                    <w:tab w:val="left" w:pos="8931"/>
                  </w:tabs>
                  <w:spacing w:after="160" w:line="259" w:lineRule="auto"/>
                  <w:ind w:right="425"/>
                  <w:cnfStyle w:val="001000100000" w:firstRow="0" w:lastRow="0" w:firstColumn="1" w:lastColumn="0" w:oddVBand="0" w:evenVBand="0" w:oddHBand="1" w:evenHBand="0" w:firstRowFirstColumn="0" w:firstRowLastColumn="0" w:lastRowFirstColumn="0" w:lastRowLastColumn="0"/>
                </w:pPr>
              </w:pPrChange>
            </w:pPr>
            <w:ins w:id="1092" w:author="Alfredo" w:date="2020-10-04T15:28:00Z">
              <w:r w:rsidRPr="00451F78">
                <w:t xml:space="preserve">border-radius </w:t>
              </w:r>
            </w:ins>
          </w:p>
        </w:tc>
        <w:tc>
          <w:tcPr>
            <w:tcW w:w="2268" w:type="dxa"/>
            <w:hideMark/>
            <w:tcPrChange w:id="1093" w:author="Alfredo" w:date="2020-10-04T15:31:00Z">
              <w:tcPr>
                <w:tcW w:w="2277" w:type="dxa"/>
                <w:gridSpan w:val="2"/>
                <w:hideMark/>
              </w:tcPr>
            </w:tcPrChange>
          </w:tcPr>
          <w:p w14:paraId="3C19BAEE" w14:textId="1AF96EFF" w:rsidR="00451F78" w:rsidRPr="00451F78" w:rsidRDefault="00451F78">
            <w:pPr>
              <w:tabs>
                <w:tab w:val="left" w:pos="8931"/>
              </w:tabs>
              <w:spacing w:after="160" w:line="259" w:lineRule="auto"/>
              <w:cnfStyle w:val="000000100000" w:firstRow="0" w:lastRow="0" w:firstColumn="0" w:lastColumn="0" w:oddVBand="0" w:evenVBand="0" w:oddHBand="1" w:evenHBand="0" w:firstRowFirstColumn="0" w:firstRowLastColumn="0" w:lastRowFirstColumn="0" w:lastRowLastColumn="0"/>
              <w:rPr>
                <w:ins w:id="1094" w:author="Alfredo" w:date="2020-10-04T15:28:00Z"/>
              </w:rPr>
              <w:pPrChange w:id="1095" w:author="Alfredo" w:date="2020-10-04T15:36:00Z">
                <w:pPr>
                  <w:tabs>
                    <w:tab w:val="left" w:pos="8931"/>
                  </w:tabs>
                  <w:spacing w:after="160" w:line="259" w:lineRule="auto"/>
                  <w:ind w:right="425"/>
                  <w:cnfStyle w:val="000000100000" w:firstRow="0" w:lastRow="0" w:firstColumn="0" w:lastColumn="0" w:oddVBand="0" w:evenVBand="0" w:oddHBand="1" w:evenHBand="0" w:firstRowFirstColumn="0" w:firstRowLastColumn="0" w:lastRowFirstColumn="0" w:lastRowLastColumn="0"/>
                </w:pPr>
              </w:pPrChange>
            </w:pPr>
            <w:ins w:id="1096" w:author="Alfredo" w:date="2020-10-04T15:29:00Z">
              <w:r>
                <w:t>size</w:t>
              </w:r>
            </w:ins>
          </w:p>
        </w:tc>
        <w:tc>
          <w:tcPr>
            <w:tcW w:w="5245" w:type="dxa"/>
            <w:hideMark/>
            <w:tcPrChange w:id="1097" w:author="Alfredo" w:date="2020-10-04T15:31:00Z">
              <w:tcPr>
                <w:tcW w:w="5089" w:type="dxa"/>
                <w:hideMark/>
              </w:tcPr>
            </w:tcPrChange>
          </w:tcPr>
          <w:p w14:paraId="42251C38" w14:textId="77777777" w:rsidR="00451F78" w:rsidRPr="00451F78" w:rsidRDefault="00451F78">
            <w:pPr>
              <w:tabs>
                <w:tab w:val="left" w:pos="8931"/>
              </w:tabs>
              <w:spacing w:after="160" w:line="259" w:lineRule="auto"/>
              <w:cnfStyle w:val="000000100000" w:firstRow="0" w:lastRow="0" w:firstColumn="0" w:lastColumn="0" w:oddVBand="0" w:evenVBand="0" w:oddHBand="1" w:evenHBand="0" w:firstRowFirstColumn="0" w:firstRowLastColumn="0" w:lastRowFirstColumn="0" w:lastRowLastColumn="0"/>
              <w:rPr>
                <w:ins w:id="1098" w:author="Alfredo" w:date="2020-10-04T15:28:00Z"/>
              </w:rPr>
              <w:pPrChange w:id="1099" w:author="Alfredo" w:date="2020-10-04T15:36:00Z">
                <w:pPr>
                  <w:tabs>
                    <w:tab w:val="left" w:pos="8931"/>
                  </w:tabs>
                  <w:spacing w:after="160" w:line="259" w:lineRule="auto"/>
                  <w:ind w:right="425"/>
                  <w:cnfStyle w:val="000000100000" w:firstRow="0" w:lastRow="0" w:firstColumn="0" w:lastColumn="0" w:oddVBand="0" w:evenVBand="0" w:oddHBand="1" w:evenHBand="0" w:firstRowFirstColumn="0" w:firstRowLastColumn="0" w:lastRowFirstColumn="0" w:lastRowLastColumn="0"/>
                </w:pPr>
              </w:pPrChange>
            </w:pPr>
            <w:ins w:id="1100" w:author="Alfredo" w:date="2020-10-04T15:28:00Z">
              <w:r w:rsidRPr="00451F78">
                <w:t xml:space="preserve">1 parámetro. Aplica el radio a </w:t>
              </w:r>
              <w:r w:rsidRPr="00451F78">
                <w:rPr>
                  <w:b/>
                  <w:bCs/>
                </w:rPr>
                <w:t>todas</w:t>
              </w:r>
              <w:r w:rsidRPr="00451F78">
                <w:t xml:space="preserve"> y cada una de las esquinas.</w:t>
              </w:r>
            </w:ins>
          </w:p>
        </w:tc>
      </w:tr>
      <w:tr w:rsidR="00451F78" w:rsidRPr="00451F78" w14:paraId="62F6CBE6" w14:textId="77777777" w:rsidTr="001B111A">
        <w:tblPrEx>
          <w:tblPrExChange w:id="1101" w:author="Alfredo" w:date="2020-10-04T15:31:00Z">
            <w:tblPrEx>
              <w:tblLayout w:type="fixed"/>
            </w:tblPrEx>
          </w:tblPrExChange>
        </w:tblPrEx>
        <w:trPr>
          <w:ins w:id="1102" w:author="Alfredo" w:date="2020-10-04T15:28:00Z"/>
        </w:trPr>
        <w:tc>
          <w:tcPr>
            <w:cnfStyle w:val="001000000000" w:firstRow="0" w:lastRow="0" w:firstColumn="1" w:lastColumn="0" w:oddVBand="0" w:evenVBand="0" w:oddHBand="0" w:evenHBand="0" w:firstRowFirstColumn="0" w:firstRowLastColumn="0" w:lastRowFirstColumn="0" w:lastRowLastColumn="0"/>
            <w:tcW w:w="1696" w:type="dxa"/>
            <w:hideMark/>
            <w:tcPrChange w:id="1103" w:author="Alfredo" w:date="2020-10-04T15:31:00Z">
              <w:tcPr>
                <w:tcW w:w="1980" w:type="dxa"/>
                <w:gridSpan w:val="2"/>
                <w:hideMark/>
              </w:tcPr>
            </w:tcPrChange>
          </w:tcPr>
          <w:p w14:paraId="529795B1" w14:textId="77777777" w:rsidR="00451F78" w:rsidRPr="00451F78" w:rsidRDefault="00451F78">
            <w:pPr>
              <w:tabs>
                <w:tab w:val="left" w:pos="8931"/>
              </w:tabs>
              <w:spacing w:after="160" w:line="259" w:lineRule="auto"/>
              <w:rPr>
                <w:ins w:id="1104" w:author="Alfredo" w:date="2020-10-04T15:28:00Z"/>
              </w:rPr>
              <w:pPrChange w:id="1105" w:author="Alfredo" w:date="2020-10-04T15:36:00Z">
                <w:pPr>
                  <w:tabs>
                    <w:tab w:val="left" w:pos="8931"/>
                  </w:tabs>
                  <w:spacing w:after="160" w:line="259" w:lineRule="auto"/>
                  <w:ind w:right="425"/>
                </w:pPr>
              </w:pPrChange>
            </w:pPr>
          </w:p>
        </w:tc>
        <w:tc>
          <w:tcPr>
            <w:tcW w:w="2268" w:type="dxa"/>
            <w:hideMark/>
            <w:tcPrChange w:id="1106" w:author="Alfredo" w:date="2020-10-04T15:31:00Z">
              <w:tcPr>
                <w:tcW w:w="2140" w:type="dxa"/>
                <w:hideMark/>
              </w:tcPr>
            </w:tcPrChange>
          </w:tcPr>
          <w:p w14:paraId="1C569320" w14:textId="0FCCE03B" w:rsidR="00451F78" w:rsidRPr="00451F78" w:rsidRDefault="00451F78">
            <w:pPr>
              <w:tabs>
                <w:tab w:val="left" w:pos="8931"/>
              </w:tabs>
              <w:spacing w:after="160" w:line="259" w:lineRule="auto"/>
              <w:cnfStyle w:val="000000000000" w:firstRow="0" w:lastRow="0" w:firstColumn="0" w:lastColumn="0" w:oddVBand="0" w:evenVBand="0" w:oddHBand="0" w:evenHBand="0" w:firstRowFirstColumn="0" w:firstRowLastColumn="0" w:lastRowFirstColumn="0" w:lastRowLastColumn="0"/>
              <w:rPr>
                <w:ins w:id="1107" w:author="Alfredo" w:date="2020-10-04T15:28:00Z"/>
              </w:rPr>
              <w:pPrChange w:id="1108" w:author="Alfredo" w:date="2020-10-04T15:36:00Z">
                <w:pPr>
                  <w:tabs>
                    <w:tab w:val="left" w:pos="8931"/>
                  </w:tabs>
                  <w:spacing w:after="160" w:line="259" w:lineRule="auto"/>
                  <w:ind w:right="425"/>
                  <w:cnfStyle w:val="000000000000" w:firstRow="0" w:lastRow="0" w:firstColumn="0" w:lastColumn="0" w:oddVBand="0" w:evenVBand="0" w:oddHBand="0" w:evenHBand="0" w:firstRowFirstColumn="0" w:firstRowLastColumn="0" w:lastRowFirstColumn="0" w:lastRowLastColumn="0"/>
                </w:pPr>
              </w:pPrChange>
            </w:pPr>
            <w:ins w:id="1109" w:author="Alfredo" w:date="2020-10-04T15:29:00Z">
              <w:r>
                <w:t>size|size</w:t>
              </w:r>
            </w:ins>
          </w:p>
        </w:tc>
        <w:tc>
          <w:tcPr>
            <w:tcW w:w="5245" w:type="dxa"/>
            <w:hideMark/>
            <w:tcPrChange w:id="1110" w:author="Alfredo" w:date="2020-10-04T15:31:00Z">
              <w:tcPr>
                <w:tcW w:w="5089" w:type="dxa"/>
                <w:hideMark/>
              </w:tcPr>
            </w:tcPrChange>
          </w:tcPr>
          <w:p w14:paraId="4056F4B6" w14:textId="77777777" w:rsidR="00451F78" w:rsidRPr="00451F78" w:rsidRDefault="00451F78">
            <w:pPr>
              <w:tabs>
                <w:tab w:val="left" w:pos="8931"/>
              </w:tabs>
              <w:spacing w:after="160" w:line="259" w:lineRule="auto"/>
              <w:cnfStyle w:val="000000000000" w:firstRow="0" w:lastRow="0" w:firstColumn="0" w:lastColumn="0" w:oddVBand="0" w:evenVBand="0" w:oddHBand="0" w:evenHBand="0" w:firstRowFirstColumn="0" w:firstRowLastColumn="0" w:lastRowFirstColumn="0" w:lastRowLastColumn="0"/>
              <w:rPr>
                <w:ins w:id="1111" w:author="Alfredo" w:date="2020-10-04T15:28:00Z"/>
              </w:rPr>
              <w:pPrChange w:id="1112" w:author="Alfredo" w:date="2020-10-04T15:36:00Z">
                <w:pPr>
                  <w:tabs>
                    <w:tab w:val="left" w:pos="8931"/>
                  </w:tabs>
                  <w:spacing w:after="160" w:line="259" w:lineRule="auto"/>
                  <w:ind w:right="425"/>
                  <w:cnfStyle w:val="000000000000" w:firstRow="0" w:lastRow="0" w:firstColumn="0" w:lastColumn="0" w:oddVBand="0" w:evenVBand="0" w:oddHBand="0" w:evenHBand="0" w:firstRowFirstColumn="0" w:firstRowLastColumn="0" w:lastRowFirstColumn="0" w:lastRowLastColumn="0"/>
                </w:pPr>
              </w:pPrChange>
            </w:pPr>
            <w:ins w:id="1113" w:author="Alfredo" w:date="2020-10-04T15:28:00Z">
              <w:r w:rsidRPr="00451F78">
                <w:t xml:space="preserve">2 parámetros: </w:t>
              </w:r>
              <w:r w:rsidRPr="00451F78">
                <w:rPr>
                  <w:b/>
                  <w:bCs/>
                </w:rPr>
                <w:t>top-left</w:t>
              </w:r>
              <w:r w:rsidRPr="00451F78">
                <w:t xml:space="preserve"> + </w:t>
              </w:r>
              <w:r w:rsidRPr="00451F78">
                <w:rPr>
                  <w:b/>
                  <w:bCs/>
                </w:rPr>
                <w:t>bottom-right</w:t>
              </w:r>
              <w:r w:rsidRPr="00451F78">
                <w:t xml:space="preserve"> y a </w:t>
              </w:r>
              <w:r w:rsidRPr="00451F78">
                <w:rPr>
                  <w:b/>
                  <w:bCs/>
                </w:rPr>
                <w:t>top-right</w:t>
              </w:r>
              <w:r w:rsidRPr="00451F78">
                <w:t xml:space="preserve"> + </w:t>
              </w:r>
              <w:r w:rsidRPr="00451F78">
                <w:rPr>
                  <w:b/>
                  <w:bCs/>
                </w:rPr>
                <w:t>bottom-left</w:t>
              </w:r>
              <w:r w:rsidRPr="00451F78">
                <w:t>.</w:t>
              </w:r>
            </w:ins>
          </w:p>
        </w:tc>
      </w:tr>
      <w:tr w:rsidR="00451F78" w:rsidRPr="00451F78" w14:paraId="645B09D4" w14:textId="77777777" w:rsidTr="001B111A">
        <w:trPr>
          <w:cnfStyle w:val="000000100000" w:firstRow="0" w:lastRow="0" w:firstColumn="0" w:lastColumn="0" w:oddVBand="0" w:evenVBand="0" w:oddHBand="1" w:evenHBand="0" w:firstRowFirstColumn="0" w:firstRowLastColumn="0" w:lastRowFirstColumn="0" w:lastRowLastColumn="0"/>
          <w:ins w:id="1114" w:author="Alfredo" w:date="2020-10-04T15:28:00Z"/>
        </w:trPr>
        <w:tc>
          <w:tcPr>
            <w:cnfStyle w:val="001000000000" w:firstRow="0" w:lastRow="0" w:firstColumn="1" w:lastColumn="0" w:oddVBand="0" w:evenVBand="0" w:oddHBand="0" w:evenHBand="0" w:firstRowFirstColumn="0" w:firstRowLastColumn="0" w:lastRowFirstColumn="0" w:lastRowLastColumn="0"/>
            <w:tcW w:w="1696" w:type="dxa"/>
            <w:hideMark/>
            <w:tcPrChange w:id="1115" w:author="Alfredo" w:date="2020-10-04T15:31:00Z">
              <w:tcPr>
                <w:tcW w:w="0" w:type="auto"/>
                <w:hideMark/>
              </w:tcPr>
            </w:tcPrChange>
          </w:tcPr>
          <w:p w14:paraId="30F911F8" w14:textId="77777777" w:rsidR="00451F78" w:rsidRPr="00451F78" w:rsidRDefault="00451F78">
            <w:pPr>
              <w:tabs>
                <w:tab w:val="left" w:pos="8931"/>
              </w:tabs>
              <w:spacing w:after="160" w:line="259" w:lineRule="auto"/>
              <w:cnfStyle w:val="001000100000" w:firstRow="0" w:lastRow="0" w:firstColumn="1" w:lastColumn="0" w:oddVBand="0" w:evenVBand="0" w:oddHBand="1" w:evenHBand="0" w:firstRowFirstColumn="0" w:firstRowLastColumn="0" w:lastRowFirstColumn="0" w:lastRowLastColumn="0"/>
              <w:rPr>
                <w:ins w:id="1116" w:author="Alfredo" w:date="2020-10-04T15:28:00Z"/>
              </w:rPr>
              <w:pPrChange w:id="1117" w:author="Alfredo" w:date="2020-10-04T15:36:00Z">
                <w:pPr>
                  <w:tabs>
                    <w:tab w:val="left" w:pos="8931"/>
                  </w:tabs>
                  <w:spacing w:after="160" w:line="259" w:lineRule="auto"/>
                  <w:ind w:right="425"/>
                  <w:cnfStyle w:val="001000100000" w:firstRow="0" w:lastRow="0" w:firstColumn="1" w:lastColumn="0" w:oddVBand="0" w:evenVBand="0" w:oddHBand="1" w:evenHBand="0" w:firstRowFirstColumn="0" w:firstRowLastColumn="0" w:lastRowFirstColumn="0" w:lastRowLastColumn="0"/>
                </w:pPr>
              </w:pPrChange>
            </w:pPr>
          </w:p>
        </w:tc>
        <w:tc>
          <w:tcPr>
            <w:tcW w:w="2268" w:type="dxa"/>
            <w:hideMark/>
            <w:tcPrChange w:id="1118" w:author="Alfredo" w:date="2020-10-04T15:31:00Z">
              <w:tcPr>
                <w:tcW w:w="2277" w:type="dxa"/>
                <w:gridSpan w:val="2"/>
                <w:hideMark/>
              </w:tcPr>
            </w:tcPrChange>
          </w:tcPr>
          <w:p w14:paraId="5E3321A5" w14:textId="66B493D5" w:rsidR="00451F78" w:rsidRPr="00451F78" w:rsidRDefault="00451F78">
            <w:pPr>
              <w:tabs>
                <w:tab w:val="left" w:pos="8931"/>
              </w:tabs>
              <w:spacing w:after="160" w:line="259" w:lineRule="auto"/>
              <w:cnfStyle w:val="000000100000" w:firstRow="0" w:lastRow="0" w:firstColumn="0" w:lastColumn="0" w:oddVBand="0" w:evenVBand="0" w:oddHBand="1" w:evenHBand="0" w:firstRowFirstColumn="0" w:firstRowLastColumn="0" w:lastRowFirstColumn="0" w:lastRowLastColumn="0"/>
              <w:rPr>
                <w:ins w:id="1119" w:author="Alfredo" w:date="2020-10-04T15:28:00Z"/>
              </w:rPr>
              <w:pPrChange w:id="1120" w:author="Alfredo" w:date="2020-10-04T15:36:00Z">
                <w:pPr>
                  <w:tabs>
                    <w:tab w:val="left" w:pos="8931"/>
                  </w:tabs>
                  <w:spacing w:after="160" w:line="259" w:lineRule="auto"/>
                  <w:ind w:right="425"/>
                  <w:cnfStyle w:val="000000100000" w:firstRow="0" w:lastRow="0" w:firstColumn="0" w:lastColumn="0" w:oddVBand="0" w:evenVBand="0" w:oddHBand="1" w:evenHBand="0" w:firstRowFirstColumn="0" w:firstRowLastColumn="0" w:lastRowFirstColumn="0" w:lastRowLastColumn="0"/>
                </w:pPr>
              </w:pPrChange>
            </w:pPr>
            <w:ins w:id="1121" w:author="Alfredo" w:date="2020-10-04T15:29:00Z">
              <w:r>
                <w:t>size</w:t>
              </w:r>
            </w:ins>
            <w:ins w:id="1122" w:author="Alfredo" w:date="2020-10-04T15:30:00Z">
              <w:r>
                <w:t>|size|size</w:t>
              </w:r>
            </w:ins>
          </w:p>
        </w:tc>
        <w:tc>
          <w:tcPr>
            <w:tcW w:w="5245" w:type="dxa"/>
            <w:hideMark/>
            <w:tcPrChange w:id="1123" w:author="Alfredo" w:date="2020-10-04T15:31:00Z">
              <w:tcPr>
                <w:tcW w:w="5089" w:type="dxa"/>
                <w:hideMark/>
              </w:tcPr>
            </w:tcPrChange>
          </w:tcPr>
          <w:p w14:paraId="6A9EACE0" w14:textId="77777777" w:rsidR="00451F78" w:rsidRPr="00451F78" w:rsidRDefault="00451F78">
            <w:pPr>
              <w:tabs>
                <w:tab w:val="left" w:pos="8931"/>
              </w:tabs>
              <w:spacing w:after="160" w:line="259" w:lineRule="auto"/>
              <w:cnfStyle w:val="000000100000" w:firstRow="0" w:lastRow="0" w:firstColumn="0" w:lastColumn="0" w:oddVBand="0" w:evenVBand="0" w:oddHBand="1" w:evenHBand="0" w:firstRowFirstColumn="0" w:firstRowLastColumn="0" w:lastRowFirstColumn="0" w:lastRowLastColumn="0"/>
              <w:rPr>
                <w:ins w:id="1124" w:author="Alfredo" w:date="2020-10-04T15:28:00Z"/>
              </w:rPr>
              <w:pPrChange w:id="1125" w:author="Alfredo" w:date="2020-10-04T15:36:00Z">
                <w:pPr>
                  <w:tabs>
                    <w:tab w:val="left" w:pos="8931"/>
                  </w:tabs>
                  <w:spacing w:after="160" w:line="259" w:lineRule="auto"/>
                  <w:ind w:right="425"/>
                  <w:cnfStyle w:val="000000100000" w:firstRow="0" w:lastRow="0" w:firstColumn="0" w:lastColumn="0" w:oddVBand="0" w:evenVBand="0" w:oddHBand="1" w:evenHBand="0" w:firstRowFirstColumn="0" w:firstRowLastColumn="0" w:lastRowFirstColumn="0" w:lastRowLastColumn="0"/>
                </w:pPr>
              </w:pPrChange>
            </w:pPr>
            <w:ins w:id="1126" w:author="Alfredo" w:date="2020-10-04T15:28:00Z">
              <w:r w:rsidRPr="00451F78">
                <w:t xml:space="preserve">3 parámetros: </w:t>
              </w:r>
              <w:r w:rsidRPr="00451F78">
                <w:rPr>
                  <w:b/>
                  <w:bCs/>
                </w:rPr>
                <w:t>top-left</w:t>
              </w:r>
              <w:r w:rsidRPr="00451F78">
                <w:t xml:space="preserve">, a </w:t>
              </w:r>
              <w:r w:rsidRPr="00451F78">
                <w:rPr>
                  <w:b/>
                  <w:bCs/>
                </w:rPr>
                <w:t>top-right</w:t>
              </w:r>
              <w:r w:rsidRPr="00451F78">
                <w:t xml:space="preserve"> y </w:t>
              </w:r>
              <w:r w:rsidRPr="00451F78">
                <w:rPr>
                  <w:b/>
                  <w:bCs/>
                </w:rPr>
                <w:t>bottom-left</w:t>
              </w:r>
              <w:r w:rsidRPr="00451F78">
                <w:t xml:space="preserve"> y a </w:t>
              </w:r>
              <w:r w:rsidRPr="00451F78">
                <w:rPr>
                  <w:b/>
                  <w:bCs/>
                </w:rPr>
                <w:t>bottom-right</w:t>
              </w:r>
              <w:r w:rsidRPr="00451F78">
                <w:t>.</w:t>
              </w:r>
            </w:ins>
          </w:p>
        </w:tc>
      </w:tr>
      <w:tr w:rsidR="00451F78" w:rsidRPr="00451F78" w14:paraId="4236E014" w14:textId="77777777" w:rsidTr="001B111A">
        <w:tblPrEx>
          <w:tblPrExChange w:id="1127" w:author="Alfredo" w:date="2020-10-04T15:31:00Z">
            <w:tblPrEx>
              <w:tblLayout w:type="fixed"/>
            </w:tblPrEx>
          </w:tblPrExChange>
        </w:tblPrEx>
        <w:trPr>
          <w:ins w:id="1128" w:author="Alfredo" w:date="2020-10-04T15:28:00Z"/>
        </w:trPr>
        <w:tc>
          <w:tcPr>
            <w:cnfStyle w:val="001000000000" w:firstRow="0" w:lastRow="0" w:firstColumn="1" w:lastColumn="0" w:oddVBand="0" w:evenVBand="0" w:oddHBand="0" w:evenHBand="0" w:firstRowFirstColumn="0" w:firstRowLastColumn="0" w:lastRowFirstColumn="0" w:lastRowLastColumn="0"/>
            <w:tcW w:w="1696" w:type="dxa"/>
            <w:hideMark/>
            <w:tcPrChange w:id="1129" w:author="Alfredo" w:date="2020-10-04T15:31:00Z">
              <w:tcPr>
                <w:tcW w:w="1980" w:type="dxa"/>
                <w:gridSpan w:val="2"/>
                <w:hideMark/>
              </w:tcPr>
            </w:tcPrChange>
          </w:tcPr>
          <w:p w14:paraId="1394FEE8" w14:textId="77777777" w:rsidR="00451F78" w:rsidRPr="00451F78" w:rsidRDefault="00451F78">
            <w:pPr>
              <w:tabs>
                <w:tab w:val="left" w:pos="8931"/>
              </w:tabs>
              <w:spacing w:after="160" w:line="259" w:lineRule="auto"/>
              <w:rPr>
                <w:ins w:id="1130" w:author="Alfredo" w:date="2020-10-04T15:28:00Z"/>
              </w:rPr>
              <w:pPrChange w:id="1131" w:author="Alfredo" w:date="2020-10-04T15:36:00Z">
                <w:pPr>
                  <w:tabs>
                    <w:tab w:val="left" w:pos="8931"/>
                  </w:tabs>
                  <w:spacing w:after="160" w:line="259" w:lineRule="auto"/>
                  <w:ind w:right="425"/>
                </w:pPr>
              </w:pPrChange>
            </w:pPr>
          </w:p>
        </w:tc>
        <w:tc>
          <w:tcPr>
            <w:tcW w:w="2268" w:type="dxa"/>
            <w:hideMark/>
            <w:tcPrChange w:id="1132" w:author="Alfredo" w:date="2020-10-04T15:31:00Z">
              <w:tcPr>
                <w:tcW w:w="2140" w:type="dxa"/>
                <w:hideMark/>
              </w:tcPr>
            </w:tcPrChange>
          </w:tcPr>
          <w:p w14:paraId="5603CB8B" w14:textId="09D15833" w:rsidR="00451F78" w:rsidRPr="00451F78" w:rsidRDefault="00451F78">
            <w:pPr>
              <w:tabs>
                <w:tab w:val="left" w:pos="8931"/>
              </w:tabs>
              <w:spacing w:after="160" w:line="259" w:lineRule="auto"/>
              <w:cnfStyle w:val="000000000000" w:firstRow="0" w:lastRow="0" w:firstColumn="0" w:lastColumn="0" w:oddVBand="0" w:evenVBand="0" w:oddHBand="0" w:evenHBand="0" w:firstRowFirstColumn="0" w:firstRowLastColumn="0" w:lastRowFirstColumn="0" w:lastRowLastColumn="0"/>
              <w:rPr>
                <w:ins w:id="1133" w:author="Alfredo" w:date="2020-10-04T15:28:00Z"/>
              </w:rPr>
              <w:pPrChange w:id="1134" w:author="Alfredo" w:date="2020-10-04T15:36:00Z">
                <w:pPr>
                  <w:tabs>
                    <w:tab w:val="left" w:pos="8931"/>
                  </w:tabs>
                  <w:spacing w:after="160" w:line="259" w:lineRule="auto"/>
                  <w:ind w:right="425"/>
                  <w:cnfStyle w:val="000000000000" w:firstRow="0" w:lastRow="0" w:firstColumn="0" w:lastColumn="0" w:oddVBand="0" w:evenVBand="0" w:oddHBand="0" w:evenHBand="0" w:firstRowFirstColumn="0" w:firstRowLastColumn="0" w:lastRowFirstColumn="0" w:lastRowLastColumn="0"/>
                </w:pPr>
              </w:pPrChange>
            </w:pPr>
            <w:ins w:id="1135" w:author="Alfredo" w:date="2020-10-04T15:30:00Z">
              <w:r>
                <w:t>size|size|size|size</w:t>
              </w:r>
            </w:ins>
          </w:p>
        </w:tc>
        <w:tc>
          <w:tcPr>
            <w:tcW w:w="5245" w:type="dxa"/>
            <w:hideMark/>
            <w:tcPrChange w:id="1136" w:author="Alfredo" w:date="2020-10-04T15:31:00Z">
              <w:tcPr>
                <w:tcW w:w="5089" w:type="dxa"/>
                <w:hideMark/>
              </w:tcPr>
            </w:tcPrChange>
          </w:tcPr>
          <w:p w14:paraId="6AA4755A" w14:textId="77777777" w:rsidR="00451F78" w:rsidRPr="00451F78" w:rsidRDefault="00451F78">
            <w:pPr>
              <w:tabs>
                <w:tab w:val="left" w:pos="8931"/>
              </w:tabs>
              <w:spacing w:after="160" w:line="259" w:lineRule="auto"/>
              <w:cnfStyle w:val="000000000000" w:firstRow="0" w:lastRow="0" w:firstColumn="0" w:lastColumn="0" w:oddVBand="0" w:evenVBand="0" w:oddHBand="0" w:evenHBand="0" w:firstRowFirstColumn="0" w:firstRowLastColumn="0" w:lastRowFirstColumn="0" w:lastRowLastColumn="0"/>
              <w:rPr>
                <w:ins w:id="1137" w:author="Alfredo" w:date="2020-10-04T15:28:00Z"/>
              </w:rPr>
              <w:pPrChange w:id="1138" w:author="Alfredo" w:date="2020-10-04T15:36:00Z">
                <w:pPr>
                  <w:tabs>
                    <w:tab w:val="left" w:pos="8931"/>
                  </w:tabs>
                  <w:spacing w:after="160" w:line="259" w:lineRule="auto"/>
                  <w:ind w:right="425"/>
                  <w:cnfStyle w:val="000000000000" w:firstRow="0" w:lastRow="0" w:firstColumn="0" w:lastColumn="0" w:oddVBand="0" w:evenVBand="0" w:oddHBand="0" w:evenHBand="0" w:firstRowFirstColumn="0" w:firstRowLastColumn="0" w:lastRowFirstColumn="0" w:lastRowLastColumn="0"/>
                </w:pPr>
              </w:pPrChange>
            </w:pPr>
            <w:ins w:id="1139" w:author="Alfredo" w:date="2020-10-04T15:28:00Z">
              <w:r w:rsidRPr="00451F78">
                <w:t xml:space="preserve">4 parámetros. Orden de las agujas del reloj, empezando por </w:t>
              </w:r>
              <w:r w:rsidRPr="00451F78">
                <w:rPr>
                  <w:b/>
                  <w:bCs/>
                </w:rPr>
                <w:t>top-left</w:t>
              </w:r>
              <w:r w:rsidRPr="00451F78">
                <w:t>.</w:t>
              </w:r>
            </w:ins>
          </w:p>
        </w:tc>
      </w:tr>
    </w:tbl>
    <w:p w14:paraId="5722F7A4" w14:textId="220C89D5" w:rsidR="00F5520B" w:rsidRDefault="00F5520B">
      <w:pPr>
        <w:tabs>
          <w:tab w:val="left" w:pos="8931"/>
        </w:tabs>
        <w:rPr>
          <w:ins w:id="1140" w:author="Alfredo" w:date="2020-10-04T15:35:00Z"/>
        </w:rPr>
        <w:pPrChange w:id="1141" w:author="Alfredo" w:date="2020-10-04T15:36:00Z">
          <w:pPr/>
        </w:pPrChange>
      </w:pPr>
    </w:p>
    <w:p w14:paraId="3CCAA789" w14:textId="77777777" w:rsidR="001B111A" w:rsidRPr="001B111A" w:rsidRDefault="001B111A">
      <w:pPr>
        <w:pStyle w:val="Ttulo3"/>
        <w:rPr>
          <w:ins w:id="1142" w:author="Alfredo" w:date="2020-10-04T15:35:00Z"/>
          <w:b w:val="0"/>
          <w:rPrChange w:id="1143" w:author="Alfredo" w:date="2020-10-04T15:36:00Z">
            <w:rPr>
              <w:ins w:id="1144" w:author="Alfredo" w:date="2020-10-04T15:35:00Z"/>
              <w:b/>
            </w:rPr>
          </w:rPrChange>
        </w:rPr>
        <w:pPrChange w:id="1145" w:author="Alfredo" w:date="2020-10-04T15:36:00Z">
          <w:pPr>
            <w:tabs>
              <w:tab w:val="left" w:pos="8931"/>
            </w:tabs>
            <w:ind w:right="425"/>
          </w:pPr>
        </w:pPrChange>
      </w:pPr>
      <w:ins w:id="1146" w:author="Alfredo" w:date="2020-10-04T15:35:00Z">
        <w:r w:rsidRPr="001B111A">
          <w:fldChar w:fldCharType="begin"/>
        </w:r>
        <w:r w:rsidRPr="001B111A">
          <w:rPr>
            <w:rPrChange w:id="1147" w:author="Alfredo" w:date="2020-10-04T15:36:00Z">
              <w:rPr>
                <w:b/>
              </w:rPr>
            </w:rPrChange>
          </w:rPr>
          <w:instrText xml:space="preserve"> HYPERLINK "https://lenguajecss.com/css/modelo-de-cajas/border-radius/" \l "esquinas-irregulares" </w:instrText>
        </w:r>
        <w:r w:rsidRPr="001B111A">
          <w:rPr>
            <w:rPrChange w:id="1148" w:author="Alfredo" w:date="2020-10-04T15:36:00Z">
              <w:rPr/>
            </w:rPrChange>
          </w:rPr>
          <w:fldChar w:fldCharType="separate"/>
        </w:r>
        <w:r w:rsidRPr="001B111A">
          <w:rPr>
            <w:rStyle w:val="Hipervnculo"/>
            <w:color w:val="0070C0"/>
            <w:u w:val="none"/>
            <w:rPrChange w:id="1149" w:author="Alfredo" w:date="2020-10-04T15:36:00Z">
              <w:rPr>
                <w:rStyle w:val="Hipervnculo"/>
                <w:b/>
                <w:bCs/>
              </w:rPr>
            </w:rPrChange>
          </w:rPr>
          <w:t>Esquinas irregulares</w:t>
        </w:r>
        <w:r w:rsidRPr="001B111A">
          <w:rPr>
            <w:rPrChange w:id="1150" w:author="Alfredo" w:date="2020-10-04T15:36:00Z">
              <w:rPr/>
            </w:rPrChange>
          </w:rPr>
          <w:fldChar w:fldCharType="end"/>
        </w:r>
      </w:ins>
    </w:p>
    <w:p w14:paraId="458A1766" w14:textId="77777777" w:rsidR="001B111A" w:rsidRPr="001B111A" w:rsidRDefault="001B111A">
      <w:pPr>
        <w:tabs>
          <w:tab w:val="left" w:pos="8931"/>
        </w:tabs>
        <w:jc w:val="both"/>
        <w:rPr>
          <w:ins w:id="1151" w:author="Alfredo" w:date="2020-10-04T15:35:00Z"/>
        </w:rPr>
        <w:pPrChange w:id="1152" w:author="Alfredo" w:date="2020-10-04T15:36:00Z">
          <w:pPr>
            <w:tabs>
              <w:tab w:val="left" w:pos="8931"/>
            </w:tabs>
            <w:ind w:right="425"/>
          </w:pPr>
        </w:pPrChange>
      </w:pPr>
      <w:ins w:id="1153" w:author="Alfredo" w:date="2020-10-04T15:35:00Z">
        <w:r w:rsidRPr="001B111A">
          <w:rPr>
            <w:b/>
            <w:bCs/>
          </w:rPr>
          <w:t>Truco</w:t>
        </w:r>
        <w:r w:rsidRPr="001B111A">
          <w:t xml:space="preserve">: Es posible diferenciar el </w:t>
        </w:r>
        <w:r w:rsidRPr="001B111A">
          <w:rPr>
            <w:b/>
            <w:bCs/>
          </w:rPr>
          <w:t>radio horizontal</w:t>
        </w:r>
        <w:r w:rsidRPr="001B111A">
          <w:t xml:space="preserve"> del </w:t>
        </w:r>
        <w:r w:rsidRPr="001B111A">
          <w:rPr>
            <w:b/>
            <w:bCs/>
          </w:rPr>
          <w:t>radio vertical</w:t>
        </w:r>
        <w:r w:rsidRPr="001B111A">
          <w:t xml:space="preserve"> de una esquina determinada, creando una esquina redondeada irregular.</w:t>
        </w:r>
      </w:ins>
    </w:p>
    <w:p w14:paraId="09B6FEE0" w14:textId="5DDBC6EA" w:rsidR="0056017A" w:rsidRPr="001B111A" w:rsidRDefault="00256A75">
      <w:pPr>
        <w:tabs>
          <w:tab w:val="left" w:pos="8505"/>
          <w:tab w:val="left" w:pos="8931"/>
        </w:tabs>
        <w:jc w:val="both"/>
        <w:rPr>
          <w:ins w:id="1154" w:author="Alfredo" w:date="2020-10-04T15:35:00Z"/>
        </w:rPr>
        <w:pPrChange w:id="1155" w:author="Alfredo" w:date="2020-10-04T15:36:00Z">
          <w:pPr>
            <w:tabs>
              <w:tab w:val="left" w:pos="8931"/>
            </w:tabs>
            <w:ind w:right="425"/>
          </w:pPr>
        </w:pPrChange>
      </w:pPr>
      <w:ins w:id="1156" w:author="Alfredo" w:date="2020-10-04T15:37:00Z">
        <w:r>
          <w:rPr>
            <w:noProof/>
          </w:rPr>
          <w:object w:dxaOrig="1440" w:dyaOrig="1440" w14:anchorId="353F9CBF">
            <v:shape id="_x0000_s1043" type="#_x0000_t75" style="position:absolute;left:0;text-align:left;margin-left:-2.3pt;margin-top:53.35pt;width:441.95pt;height:56.7pt;z-index:251659264;mso-position-horizontal-relative:text;mso-position-vertical-relative:text">
              <v:imagedata r:id="rId54" o:title=""/>
              <w10:wrap type="square" side="right"/>
            </v:shape>
            <o:OLEObject Type="Embed" ProgID="Word.OpenDocumentText.12" ShapeID="_x0000_s1043" DrawAspect="Content" ObjectID="_1664042575" r:id="rId55"/>
          </w:object>
        </w:r>
      </w:ins>
      <w:ins w:id="1157" w:author="Alfredo" w:date="2020-10-04T15:35:00Z">
        <w:r w:rsidR="001B111A" w:rsidRPr="001B111A">
          <w:t>Para conseguirlo, no hay más que añadir una barra (/) y repetir nuevamente el número de parámetros escogido. De esta forma, los parámetros a la izquierda de la barra representan el radio horizontal, mientras que los que están a la derecha, representan el radio vertical.</w:t>
        </w:r>
      </w:ins>
    </w:p>
    <w:p w14:paraId="4AEFACFA" w14:textId="77777777" w:rsidR="0056017A" w:rsidRDefault="0056017A" w:rsidP="0056017A">
      <w:pPr>
        <w:tabs>
          <w:tab w:val="left" w:pos="9072"/>
        </w:tabs>
        <w:rPr>
          <w:ins w:id="1158" w:author="Alfredo" w:date="2020-10-04T15:42:00Z"/>
          <w:noProof/>
        </w:rPr>
      </w:pPr>
    </w:p>
    <w:p w14:paraId="6C63FD63" w14:textId="77777777" w:rsidR="00A67B42" w:rsidRDefault="00A67B42" w:rsidP="0056017A">
      <w:pPr>
        <w:tabs>
          <w:tab w:val="left" w:pos="9072"/>
        </w:tabs>
        <w:rPr>
          <w:ins w:id="1159" w:author="Alfredo" w:date="2020-10-04T15:42:00Z"/>
          <w:noProof/>
        </w:rPr>
      </w:pPr>
    </w:p>
    <w:p w14:paraId="52FCBDAB" w14:textId="77777777" w:rsidR="00A67B42" w:rsidRDefault="00A67B42" w:rsidP="0056017A">
      <w:pPr>
        <w:tabs>
          <w:tab w:val="left" w:pos="9072"/>
        </w:tabs>
        <w:rPr>
          <w:ins w:id="1160" w:author="Alfredo" w:date="2020-10-04T15:42:00Z"/>
          <w:noProof/>
        </w:rPr>
      </w:pPr>
    </w:p>
    <w:p w14:paraId="450528F4" w14:textId="77777777" w:rsidR="00A67B42" w:rsidRDefault="00A67B42" w:rsidP="0056017A">
      <w:pPr>
        <w:tabs>
          <w:tab w:val="left" w:pos="9072"/>
        </w:tabs>
        <w:rPr>
          <w:ins w:id="1161" w:author="Alfredo" w:date="2020-10-04T15:42:00Z"/>
          <w:noProof/>
        </w:rPr>
      </w:pPr>
    </w:p>
    <w:p w14:paraId="75ACD6CD" w14:textId="77777777" w:rsidR="00A67B42" w:rsidRPr="00485530" w:rsidRDefault="00A67B42">
      <w:pPr>
        <w:pStyle w:val="Ttulo3"/>
        <w:rPr>
          <w:ins w:id="1162" w:author="Alfredo" w:date="2020-10-04T15:42:00Z"/>
        </w:rPr>
        <w:pPrChange w:id="1163" w:author="Alfredo" w:date="2020-10-04T15:42:00Z">
          <w:pPr>
            <w:pStyle w:val="Ttulo4"/>
          </w:pPr>
        </w:pPrChange>
      </w:pPr>
      <w:ins w:id="1164" w:author="Alfredo" w:date="2020-10-04T15:42:00Z">
        <w:r w:rsidRPr="00A67B42">
          <w:lastRenderedPageBreak/>
          <w:fldChar w:fldCharType="begin"/>
        </w:r>
        <w:r w:rsidRPr="00A67B42">
          <w:rPr>
            <w:rPrChange w:id="1165" w:author="Alfredo" w:date="2020-10-04T15:42:00Z">
              <w:rPr>
                <w:color w:val="auto"/>
              </w:rPr>
            </w:rPrChange>
          </w:rPr>
          <w:instrText xml:space="preserve"> HYPERLINK "https://lenguajecss.com/css/modelo-de-cajas/border-radius/" \l "esquinas-específicas" </w:instrText>
        </w:r>
        <w:r w:rsidRPr="00A67B42">
          <w:rPr>
            <w:rPrChange w:id="1166" w:author="Alfredo" w:date="2020-10-04T15:42:00Z">
              <w:rPr>
                <w:color w:val="auto"/>
              </w:rPr>
            </w:rPrChange>
          </w:rPr>
          <w:fldChar w:fldCharType="separate"/>
        </w:r>
        <w:r w:rsidRPr="00485530">
          <w:rPr>
            <w:rStyle w:val="Hipervnculo"/>
            <w:color w:val="0070C0"/>
            <w:u w:val="none"/>
          </w:rPr>
          <w:t>Esquinas específicas</w:t>
        </w:r>
        <w:r w:rsidRPr="00A67B42">
          <w:rPr>
            <w:rPrChange w:id="1167" w:author="Alfredo" w:date="2020-10-04T15:42:00Z">
              <w:rPr>
                <w:color w:val="auto"/>
              </w:rPr>
            </w:rPrChange>
          </w:rPr>
          <w:fldChar w:fldCharType="end"/>
        </w:r>
      </w:ins>
    </w:p>
    <w:p w14:paraId="09645134" w14:textId="77777777" w:rsidR="0056017A" w:rsidRPr="0056017A" w:rsidRDefault="0056017A" w:rsidP="0056017A">
      <w:pPr>
        <w:tabs>
          <w:tab w:val="left" w:pos="9072"/>
        </w:tabs>
        <w:rPr>
          <w:ins w:id="1168" w:author="Alfredo" w:date="2020-10-04T15:38:00Z"/>
          <w:noProof/>
        </w:rPr>
      </w:pPr>
      <w:ins w:id="1169" w:author="Alfredo" w:date="2020-10-04T15:38:00Z">
        <w:r w:rsidRPr="0056017A">
          <w:rPr>
            <w:noProof/>
          </w:rPr>
          <w:t>De la misma forma que hemos visto con anterioridad en otras propiedades CSS similares, también es posible especificar los valores de cada esquina mediante propiedades por separado:</w:t>
        </w:r>
      </w:ins>
    </w:p>
    <w:tbl>
      <w:tblPr>
        <w:tblStyle w:val="Tabladecuadrcula4-nfasis3"/>
        <w:tblW w:w="0" w:type="auto"/>
        <w:tblLook w:val="04A0" w:firstRow="1" w:lastRow="0" w:firstColumn="1" w:lastColumn="0" w:noHBand="0" w:noVBand="1"/>
        <w:tblPrChange w:id="1170" w:author="Alfredo" w:date="2020-10-04T15:39:00Z">
          <w:tblPr>
            <w:tblW w:w="0" w:type="auto"/>
            <w:tblCellSpacing w:w="15" w:type="dxa"/>
            <w:tblCellMar>
              <w:top w:w="15" w:type="dxa"/>
              <w:left w:w="15" w:type="dxa"/>
              <w:bottom w:w="15" w:type="dxa"/>
              <w:right w:w="15" w:type="dxa"/>
            </w:tblCellMar>
            <w:tblLook w:val="04A0" w:firstRow="1" w:lastRow="0" w:firstColumn="1" w:lastColumn="0" w:noHBand="0" w:noVBand="1"/>
          </w:tblPr>
        </w:tblPrChange>
      </w:tblPr>
      <w:tblGrid>
        <w:gridCol w:w="2722"/>
        <w:gridCol w:w="706"/>
        <w:gridCol w:w="5233"/>
        <w:tblGridChange w:id="1171">
          <w:tblGrid>
            <w:gridCol w:w="2528"/>
            <w:gridCol w:w="550"/>
            <w:gridCol w:w="5092"/>
          </w:tblGrid>
        </w:tblGridChange>
      </w:tblGrid>
      <w:tr w:rsidR="0056017A" w:rsidRPr="0056017A" w14:paraId="3CA0EDD2" w14:textId="77777777" w:rsidTr="0056017A">
        <w:trPr>
          <w:cnfStyle w:val="100000000000" w:firstRow="1" w:lastRow="0" w:firstColumn="0" w:lastColumn="0" w:oddVBand="0" w:evenVBand="0" w:oddHBand="0" w:evenHBand="0" w:firstRowFirstColumn="0" w:firstRowLastColumn="0" w:lastRowFirstColumn="0" w:lastRowLastColumn="0"/>
          <w:ins w:id="1172" w:author="Alfredo" w:date="2020-10-04T15:38:00Z"/>
          <w:trPrChange w:id="1173" w:author="Alfredo" w:date="2020-10-04T15:39:00Z">
            <w:trPr>
              <w:tblHeader/>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1174" w:author="Alfredo" w:date="2020-10-04T15:39:00Z">
              <w:tcPr>
                <w:tcW w:w="0" w:type="auto"/>
                <w:vAlign w:val="center"/>
                <w:hideMark/>
              </w:tcPr>
            </w:tcPrChange>
          </w:tcPr>
          <w:p w14:paraId="688C0092" w14:textId="77777777" w:rsidR="0056017A" w:rsidRPr="0056017A" w:rsidRDefault="0056017A" w:rsidP="0056017A">
            <w:pPr>
              <w:tabs>
                <w:tab w:val="left" w:pos="9072"/>
              </w:tabs>
              <w:spacing w:after="160" w:line="259" w:lineRule="auto"/>
              <w:cnfStyle w:val="101000000000" w:firstRow="1" w:lastRow="0" w:firstColumn="1" w:lastColumn="0" w:oddVBand="0" w:evenVBand="0" w:oddHBand="0" w:evenHBand="0" w:firstRowFirstColumn="0" w:firstRowLastColumn="0" w:lastRowFirstColumn="0" w:lastRowLastColumn="0"/>
              <w:rPr>
                <w:ins w:id="1175" w:author="Alfredo" w:date="2020-10-04T15:38:00Z"/>
                <w:noProof/>
              </w:rPr>
            </w:pPr>
            <w:ins w:id="1176" w:author="Alfredo" w:date="2020-10-04T15:38:00Z">
              <w:r w:rsidRPr="0056017A">
                <w:rPr>
                  <w:noProof/>
                </w:rPr>
                <w:t>Propiedad</w:t>
              </w:r>
            </w:ins>
          </w:p>
        </w:tc>
        <w:tc>
          <w:tcPr>
            <w:tcW w:w="0" w:type="auto"/>
            <w:hideMark/>
            <w:tcPrChange w:id="1177" w:author="Alfredo" w:date="2020-10-04T15:39:00Z">
              <w:tcPr>
                <w:tcW w:w="0" w:type="auto"/>
                <w:vAlign w:val="center"/>
                <w:hideMark/>
              </w:tcPr>
            </w:tcPrChange>
          </w:tcPr>
          <w:p w14:paraId="5DFEC238" w14:textId="77777777" w:rsidR="0056017A" w:rsidRPr="0056017A" w:rsidRDefault="0056017A" w:rsidP="0056017A">
            <w:pPr>
              <w:tabs>
                <w:tab w:val="left" w:pos="9072"/>
              </w:tabs>
              <w:spacing w:after="160" w:line="259" w:lineRule="auto"/>
              <w:cnfStyle w:val="100000000000" w:firstRow="1" w:lastRow="0" w:firstColumn="0" w:lastColumn="0" w:oddVBand="0" w:evenVBand="0" w:oddHBand="0" w:evenHBand="0" w:firstRowFirstColumn="0" w:firstRowLastColumn="0" w:lastRowFirstColumn="0" w:lastRowLastColumn="0"/>
              <w:rPr>
                <w:ins w:id="1178" w:author="Alfredo" w:date="2020-10-04T15:38:00Z"/>
                <w:noProof/>
              </w:rPr>
            </w:pPr>
            <w:ins w:id="1179" w:author="Alfredo" w:date="2020-10-04T15:38:00Z">
              <w:r w:rsidRPr="0056017A">
                <w:rPr>
                  <w:noProof/>
                </w:rPr>
                <w:t>Valor</w:t>
              </w:r>
            </w:ins>
          </w:p>
        </w:tc>
        <w:tc>
          <w:tcPr>
            <w:tcW w:w="0" w:type="auto"/>
            <w:hideMark/>
            <w:tcPrChange w:id="1180" w:author="Alfredo" w:date="2020-10-04T15:39:00Z">
              <w:tcPr>
                <w:tcW w:w="0" w:type="auto"/>
                <w:vAlign w:val="center"/>
                <w:hideMark/>
              </w:tcPr>
            </w:tcPrChange>
          </w:tcPr>
          <w:p w14:paraId="116DCEBD" w14:textId="77777777" w:rsidR="0056017A" w:rsidRPr="0056017A" w:rsidRDefault="0056017A" w:rsidP="0056017A">
            <w:pPr>
              <w:tabs>
                <w:tab w:val="left" w:pos="9072"/>
              </w:tabs>
              <w:spacing w:after="160" w:line="259" w:lineRule="auto"/>
              <w:cnfStyle w:val="100000000000" w:firstRow="1" w:lastRow="0" w:firstColumn="0" w:lastColumn="0" w:oddVBand="0" w:evenVBand="0" w:oddHBand="0" w:evenHBand="0" w:firstRowFirstColumn="0" w:firstRowLastColumn="0" w:lastRowFirstColumn="0" w:lastRowLastColumn="0"/>
              <w:rPr>
                <w:ins w:id="1181" w:author="Alfredo" w:date="2020-10-04T15:38:00Z"/>
                <w:noProof/>
              </w:rPr>
            </w:pPr>
            <w:ins w:id="1182" w:author="Alfredo" w:date="2020-10-04T15:38:00Z">
              <w:r w:rsidRPr="0056017A">
                <w:rPr>
                  <w:noProof/>
                </w:rPr>
                <w:t>Significado</w:t>
              </w:r>
            </w:ins>
          </w:p>
        </w:tc>
      </w:tr>
      <w:tr w:rsidR="0056017A" w:rsidRPr="0056017A" w14:paraId="5260A75B" w14:textId="77777777" w:rsidTr="0056017A">
        <w:trPr>
          <w:cnfStyle w:val="000000100000" w:firstRow="0" w:lastRow="0" w:firstColumn="0" w:lastColumn="0" w:oddVBand="0" w:evenVBand="0" w:oddHBand="1" w:evenHBand="0" w:firstRowFirstColumn="0" w:firstRowLastColumn="0" w:lastRowFirstColumn="0" w:lastRowLastColumn="0"/>
          <w:ins w:id="1183" w:author="Alfredo" w:date="2020-10-04T15:38:00Z"/>
          <w:trPrChange w:id="1184" w:author="Alfredo" w:date="2020-10-04T15:39:00Z">
            <w:trPr>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1185" w:author="Alfredo" w:date="2020-10-04T15:39:00Z">
              <w:tcPr>
                <w:tcW w:w="0" w:type="auto"/>
                <w:vAlign w:val="center"/>
                <w:hideMark/>
              </w:tcPr>
            </w:tcPrChange>
          </w:tcPr>
          <w:p w14:paraId="04D05DDF" w14:textId="77777777" w:rsidR="0056017A" w:rsidRPr="0056017A" w:rsidRDefault="0056017A" w:rsidP="0056017A">
            <w:pPr>
              <w:tabs>
                <w:tab w:val="left" w:pos="9072"/>
              </w:tabs>
              <w:spacing w:after="160" w:line="259" w:lineRule="auto"/>
              <w:cnfStyle w:val="001000100000" w:firstRow="0" w:lastRow="0" w:firstColumn="1" w:lastColumn="0" w:oddVBand="0" w:evenVBand="0" w:oddHBand="1" w:evenHBand="0" w:firstRowFirstColumn="0" w:firstRowLastColumn="0" w:lastRowFirstColumn="0" w:lastRowLastColumn="0"/>
              <w:rPr>
                <w:ins w:id="1186" w:author="Alfredo" w:date="2020-10-04T15:38:00Z"/>
                <w:noProof/>
              </w:rPr>
            </w:pPr>
            <w:ins w:id="1187" w:author="Alfredo" w:date="2020-10-04T15:38:00Z">
              <w:r w:rsidRPr="0056017A">
                <w:rPr>
                  <w:noProof/>
                </w:rPr>
                <w:t>border-top-left-radius</w:t>
              </w:r>
            </w:ins>
          </w:p>
        </w:tc>
        <w:tc>
          <w:tcPr>
            <w:tcW w:w="0" w:type="auto"/>
            <w:hideMark/>
            <w:tcPrChange w:id="1188" w:author="Alfredo" w:date="2020-10-04T15:39:00Z">
              <w:tcPr>
                <w:tcW w:w="0" w:type="auto"/>
                <w:vAlign w:val="center"/>
                <w:hideMark/>
              </w:tcPr>
            </w:tcPrChange>
          </w:tcPr>
          <w:p w14:paraId="48ADD98D" w14:textId="77777777" w:rsidR="0056017A" w:rsidRPr="0056017A" w:rsidRDefault="0056017A" w:rsidP="0056017A">
            <w:pPr>
              <w:tabs>
                <w:tab w:val="left" w:pos="9072"/>
              </w:tabs>
              <w:spacing w:after="160" w:line="259" w:lineRule="auto"/>
              <w:cnfStyle w:val="000000100000" w:firstRow="0" w:lastRow="0" w:firstColumn="0" w:lastColumn="0" w:oddVBand="0" w:evenVBand="0" w:oddHBand="1" w:evenHBand="0" w:firstRowFirstColumn="0" w:firstRowLastColumn="0" w:lastRowFirstColumn="0" w:lastRowLastColumn="0"/>
              <w:rPr>
                <w:ins w:id="1189" w:author="Alfredo" w:date="2020-10-04T15:38:00Z"/>
                <w:noProof/>
              </w:rPr>
            </w:pPr>
          </w:p>
        </w:tc>
        <w:tc>
          <w:tcPr>
            <w:tcW w:w="0" w:type="auto"/>
            <w:hideMark/>
            <w:tcPrChange w:id="1190" w:author="Alfredo" w:date="2020-10-04T15:39:00Z">
              <w:tcPr>
                <w:tcW w:w="0" w:type="auto"/>
                <w:vAlign w:val="center"/>
                <w:hideMark/>
              </w:tcPr>
            </w:tcPrChange>
          </w:tcPr>
          <w:p w14:paraId="507FD023" w14:textId="77777777" w:rsidR="0056017A" w:rsidRPr="0056017A" w:rsidRDefault="0056017A" w:rsidP="0056017A">
            <w:pPr>
              <w:tabs>
                <w:tab w:val="left" w:pos="9072"/>
              </w:tabs>
              <w:spacing w:after="160" w:line="259" w:lineRule="auto"/>
              <w:cnfStyle w:val="000000100000" w:firstRow="0" w:lastRow="0" w:firstColumn="0" w:lastColumn="0" w:oddVBand="0" w:evenVBand="0" w:oddHBand="1" w:evenHBand="0" w:firstRowFirstColumn="0" w:firstRowLastColumn="0" w:lastRowFirstColumn="0" w:lastRowLastColumn="0"/>
              <w:rPr>
                <w:ins w:id="1191" w:author="Alfredo" w:date="2020-10-04T15:38:00Z"/>
                <w:noProof/>
              </w:rPr>
            </w:pPr>
            <w:ins w:id="1192" w:author="Alfredo" w:date="2020-10-04T15:38:00Z">
              <w:r w:rsidRPr="0056017A">
                <w:rPr>
                  <w:noProof/>
                </w:rPr>
                <w:t xml:space="preserve">Indica un radio para redondear la esquina </w:t>
              </w:r>
              <w:r w:rsidRPr="0056017A">
                <w:rPr>
                  <w:b/>
                  <w:bCs/>
                  <w:noProof/>
                </w:rPr>
                <w:t>top-left</w:t>
              </w:r>
              <w:r w:rsidRPr="0056017A">
                <w:rPr>
                  <w:noProof/>
                </w:rPr>
                <w:t>.</w:t>
              </w:r>
            </w:ins>
          </w:p>
        </w:tc>
      </w:tr>
      <w:tr w:rsidR="0056017A" w:rsidRPr="0056017A" w14:paraId="03C196BA" w14:textId="77777777" w:rsidTr="0056017A">
        <w:trPr>
          <w:ins w:id="1193" w:author="Alfredo" w:date="2020-10-04T15:38:00Z"/>
          <w:trPrChange w:id="1194" w:author="Alfredo" w:date="2020-10-04T15:39:00Z">
            <w:trPr>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1195" w:author="Alfredo" w:date="2020-10-04T15:39:00Z">
              <w:tcPr>
                <w:tcW w:w="0" w:type="auto"/>
                <w:vAlign w:val="center"/>
                <w:hideMark/>
              </w:tcPr>
            </w:tcPrChange>
          </w:tcPr>
          <w:p w14:paraId="61012353" w14:textId="77777777" w:rsidR="0056017A" w:rsidRPr="0056017A" w:rsidRDefault="0056017A" w:rsidP="0056017A">
            <w:pPr>
              <w:tabs>
                <w:tab w:val="left" w:pos="9072"/>
              </w:tabs>
              <w:spacing w:after="160" w:line="259" w:lineRule="auto"/>
              <w:rPr>
                <w:ins w:id="1196" w:author="Alfredo" w:date="2020-10-04T15:38:00Z"/>
                <w:noProof/>
              </w:rPr>
            </w:pPr>
            <w:ins w:id="1197" w:author="Alfredo" w:date="2020-10-04T15:38:00Z">
              <w:r w:rsidRPr="0056017A">
                <w:rPr>
                  <w:noProof/>
                </w:rPr>
                <w:t>border-top-right-radius</w:t>
              </w:r>
            </w:ins>
          </w:p>
        </w:tc>
        <w:tc>
          <w:tcPr>
            <w:tcW w:w="0" w:type="auto"/>
            <w:hideMark/>
            <w:tcPrChange w:id="1198" w:author="Alfredo" w:date="2020-10-04T15:39:00Z">
              <w:tcPr>
                <w:tcW w:w="0" w:type="auto"/>
                <w:vAlign w:val="center"/>
                <w:hideMark/>
              </w:tcPr>
            </w:tcPrChange>
          </w:tcPr>
          <w:p w14:paraId="03B51C1F" w14:textId="77777777" w:rsidR="0056017A" w:rsidRPr="0056017A" w:rsidRDefault="0056017A" w:rsidP="0056017A">
            <w:pPr>
              <w:tabs>
                <w:tab w:val="left" w:pos="9072"/>
              </w:tabs>
              <w:spacing w:after="160" w:line="259" w:lineRule="auto"/>
              <w:cnfStyle w:val="000000000000" w:firstRow="0" w:lastRow="0" w:firstColumn="0" w:lastColumn="0" w:oddVBand="0" w:evenVBand="0" w:oddHBand="0" w:evenHBand="0" w:firstRowFirstColumn="0" w:firstRowLastColumn="0" w:lastRowFirstColumn="0" w:lastRowLastColumn="0"/>
              <w:rPr>
                <w:ins w:id="1199" w:author="Alfredo" w:date="2020-10-04T15:38:00Z"/>
                <w:noProof/>
              </w:rPr>
            </w:pPr>
          </w:p>
        </w:tc>
        <w:tc>
          <w:tcPr>
            <w:tcW w:w="0" w:type="auto"/>
            <w:hideMark/>
            <w:tcPrChange w:id="1200" w:author="Alfredo" w:date="2020-10-04T15:39:00Z">
              <w:tcPr>
                <w:tcW w:w="0" w:type="auto"/>
                <w:vAlign w:val="center"/>
                <w:hideMark/>
              </w:tcPr>
            </w:tcPrChange>
          </w:tcPr>
          <w:p w14:paraId="56047321" w14:textId="77777777" w:rsidR="0056017A" w:rsidRPr="0056017A" w:rsidRDefault="0056017A" w:rsidP="0056017A">
            <w:pPr>
              <w:tabs>
                <w:tab w:val="left" w:pos="9072"/>
              </w:tabs>
              <w:spacing w:after="160" w:line="259" w:lineRule="auto"/>
              <w:cnfStyle w:val="000000000000" w:firstRow="0" w:lastRow="0" w:firstColumn="0" w:lastColumn="0" w:oddVBand="0" w:evenVBand="0" w:oddHBand="0" w:evenHBand="0" w:firstRowFirstColumn="0" w:firstRowLastColumn="0" w:lastRowFirstColumn="0" w:lastRowLastColumn="0"/>
              <w:rPr>
                <w:ins w:id="1201" w:author="Alfredo" w:date="2020-10-04T15:38:00Z"/>
                <w:noProof/>
              </w:rPr>
            </w:pPr>
            <w:ins w:id="1202" w:author="Alfredo" w:date="2020-10-04T15:38:00Z">
              <w:r w:rsidRPr="0056017A">
                <w:rPr>
                  <w:noProof/>
                </w:rPr>
                <w:t xml:space="preserve">Indica un radio para redondear la esquina </w:t>
              </w:r>
              <w:r w:rsidRPr="0056017A">
                <w:rPr>
                  <w:b/>
                  <w:bCs/>
                  <w:noProof/>
                </w:rPr>
                <w:t>top-right</w:t>
              </w:r>
              <w:r w:rsidRPr="0056017A">
                <w:rPr>
                  <w:noProof/>
                </w:rPr>
                <w:t>.</w:t>
              </w:r>
            </w:ins>
          </w:p>
        </w:tc>
      </w:tr>
      <w:tr w:rsidR="0056017A" w:rsidRPr="0056017A" w14:paraId="109C38F8" w14:textId="77777777" w:rsidTr="0056017A">
        <w:trPr>
          <w:cnfStyle w:val="000000100000" w:firstRow="0" w:lastRow="0" w:firstColumn="0" w:lastColumn="0" w:oddVBand="0" w:evenVBand="0" w:oddHBand="1" w:evenHBand="0" w:firstRowFirstColumn="0" w:firstRowLastColumn="0" w:lastRowFirstColumn="0" w:lastRowLastColumn="0"/>
          <w:ins w:id="1203" w:author="Alfredo" w:date="2020-10-04T15:38:00Z"/>
          <w:trPrChange w:id="1204" w:author="Alfredo" w:date="2020-10-04T15:39:00Z">
            <w:trPr>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1205" w:author="Alfredo" w:date="2020-10-04T15:39:00Z">
              <w:tcPr>
                <w:tcW w:w="0" w:type="auto"/>
                <w:vAlign w:val="center"/>
                <w:hideMark/>
              </w:tcPr>
            </w:tcPrChange>
          </w:tcPr>
          <w:p w14:paraId="34C019F7" w14:textId="77777777" w:rsidR="0056017A" w:rsidRPr="0056017A" w:rsidRDefault="0056017A" w:rsidP="0056017A">
            <w:pPr>
              <w:tabs>
                <w:tab w:val="left" w:pos="9072"/>
              </w:tabs>
              <w:spacing w:after="160" w:line="259" w:lineRule="auto"/>
              <w:cnfStyle w:val="001000100000" w:firstRow="0" w:lastRow="0" w:firstColumn="1" w:lastColumn="0" w:oddVBand="0" w:evenVBand="0" w:oddHBand="1" w:evenHBand="0" w:firstRowFirstColumn="0" w:firstRowLastColumn="0" w:lastRowFirstColumn="0" w:lastRowLastColumn="0"/>
              <w:rPr>
                <w:ins w:id="1206" w:author="Alfredo" w:date="2020-10-04T15:38:00Z"/>
                <w:noProof/>
              </w:rPr>
            </w:pPr>
            <w:ins w:id="1207" w:author="Alfredo" w:date="2020-10-04T15:38:00Z">
              <w:r w:rsidRPr="0056017A">
                <w:rPr>
                  <w:noProof/>
                </w:rPr>
                <w:t>border-bottom-left-radius</w:t>
              </w:r>
            </w:ins>
          </w:p>
        </w:tc>
        <w:tc>
          <w:tcPr>
            <w:tcW w:w="0" w:type="auto"/>
            <w:hideMark/>
            <w:tcPrChange w:id="1208" w:author="Alfredo" w:date="2020-10-04T15:39:00Z">
              <w:tcPr>
                <w:tcW w:w="0" w:type="auto"/>
                <w:vAlign w:val="center"/>
                <w:hideMark/>
              </w:tcPr>
            </w:tcPrChange>
          </w:tcPr>
          <w:p w14:paraId="48B0DBA4" w14:textId="77777777" w:rsidR="0056017A" w:rsidRPr="0056017A" w:rsidRDefault="0056017A" w:rsidP="0056017A">
            <w:pPr>
              <w:tabs>
                <w:tab w:val="left" w:pos="9072"/>
              </w:tabs>
              <w:spacing w:after="160" w:line="259" w:lineRule="auto"/>
              <w:cnfStyle w:val="000000100000" w:firstRow="0" w:lastRow="0" w:firstColumn="0" w:lastColumn="0" w:oddVBand="0" w:evenVBand="0" w:oddHBand="1" w:evenHBand="0" w:firstRowFirstColumn="0" w:firstRowLastColumn="0" w:lastRowFirstColumn="0" w:lastRowLastColumn="0"/>
              <w:rPr>
                <w:ins w:id="1209" w:author="Alfredo" w:date="2020-10-04T15:38:00Z"/>
                <w:noProof/>
              </w:rPr>
            </w:pPr>
          </w:p>
        </w:tc>
        <w:tc>
          <w:tcPr>
            <w:tcW w:w="0" w:type="auto"/>
            <w:hideMark/>
            <w:tcPrChange w:id="1210" w:author="Alfredo" w:date="2020-10-04T15:39:00Z">
              <w:tcPr>
                <w:tcW w:w="0" w:type="auto"/>
                <w:vAlign w:val="center"/>
                <w:hideMark/>
              </w:tcPr>
            </w:tcPrChange>
          </w:tcPr>
          <w:p w14:paraId="43E70449" w14:textId="77777777" w:rsidR="0056017A" w:rsidRPr="0056017A" w:rsidRDefault="0056017A" w:rsidP="0056017A">
            <w:pPr>
              <w:tabs>
                <w:tab w:val="left" w:pos="9072"/>
              </w:tabs>
              <w:spacing w:after="160" w:line="259" w:lineRule="auto"/>
              <w:cnfStyle w:val="000000100000" w:firstRow="0" w:lastRow="0" w:firstColumn="0" w:lastColumn="0" w:oddVBand="0" w:evenVBand="0" w:oddHBand="1" w:evenHBand="0" w:firstRowFirstColumn="0" w:firstRowLastColumn="0" w:lastRowFirstColumn="0" w:lastRowLastColumn="0"/>
              <w:rPr>
                <w:ins w:id="1211" w:author="Alfredo" w:date="2020-10-04T15:38:00Z"/>
                <w:noProof/>
              </w:rPr>
            </w:pPr>
            <w:ins w:id="1212" w:author="Alfredo" w:date="2020-10-04T15:38:00Z">
              <w:r w:rsidRPr="0056017A">
                <w:rPr>
                  <w:noProof/>
                </w:rPr>
                <w:t xml:space="preserve">Indica un radio para redondear la esquina </w:t>
              </w:r>
              <w:r w:rsidRPr="0056017A">
                <w:rPr>
                  <w:b/>
                  <w:bCs/>
                  <w:noProof/>
                </w:rPr>
                <w:t>bottom-left</w:t>
              </w:r>
              <w:r w:rsidRPr="0056017A">
                <w:rPr>
                  <w:noProof/>
                </w:rPr>
                <w:t>.</w:t>
              </w:r>
            </w:ins>
          </w:p>
        </w:tc>
      </w:tr>
      <w:tr w:rsidR="0056017A" w:rsidRPr="0056017A" w14:paraId="493DA93D" w14:textId="77777777" w:rsidTr="0056017A">
        <w:trPr>
          <w:ins w:id="1213" w:author="Alfredo" w:date="2020-10-04T15:38:00Z"/>
          <w:trPrChange w:id="1214" w:author="Alfredo" w:date="2020-10-04T15:39:00Z">
            <w:trPr>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1215" w:author="Alfredo" w:date="2020-10-04T15:39:00Z">
              <w:tcPr>
                <w:tcW w:w="0" w:type="auto"/>
                <w:vAlign w:val="center"/>
                <w:hideMark/>
              </w:tcPr>
            </w:tcPrChange>
          </w:tcPr>
          <w:p w14:paraId="54422A67" w14:textId="77777777" w:rsidR="0056017A" w:rsidRPr="0056017A" w:rsidRDefault="0056017A" w:rsidP="0056017A">
            <w:pPr>
              <w:tabs>
                <w:tab w:val="left" w:pos="9072"/>
              </w:tabs>
              <w:spacing w:after="160" w:line="259" w:lineRule="auto"/>
              <w:rPr>
                <w:ins w:id="1216" w:author="Alfredo" w:date="2020-10-04T15:38:00Z"/>
                <w:noProof/>
              </w:rPr>
            </w:pPr>
            <w:ins w:id="1217" w:author="Alfredo" w:date="2020-10-04T15:38:00Z">
              <w:r w:rsidRPr="0056017A">
                <w:rPr>
                  <w:noProof/>
                </w:rPr>
                <w:t>border-bottom-right-radius</w:t>
              </w:r>
            </w:ins>
          </w:p>
        </w:tc>
        <w:tc>
          <w:tcPr>
            <w:tcW w:w="0" w:type="auto"/>
            <w:hideMark/>
            <w:tcPrChange w:id="1218" w:author="Alfredo" w:date="2020-10-04T15:39:00Z">
              <w:tcPr>
                <w:tcW w:w="0" w:type="auto"/>
                <w:vAlign w:val="center"/>
                <w:hideMark/>
              </w:tcPr>
            </w:tcPrChange>
          </w:tcPr>
          <w:p w14:paraId="0961A6FC" w14:textId="77777777" w:rsidR="0056017A" w:rsidRPr="0056017A" w:rsidRDefault="0056017A" w:rsidP="0056017A">
            <w:pPr>
              <w:tabs>
                <w:tab w:val="left" w:pos="9072"/>
              </w:tabs>
              <w:spacing w:after="160" w:line="259" w:lineRule="auto"/>
              <w:cnfStyle w:val="000000000000" w:firstRow="0" w:lastRow="0" w:firstColumn="0" w:lastColumn="0" w:oddVBand="0" w:evenVBand="0" w:oddHBand="0" w:evenHBand="0" w:firstRowFirstColumn="0" w:firstRowLastColumn="0" w:lastRowFirstColumn="0" w:lastRowLastColumn="0"/>
              <w:rPr>
                <w:ins w:id="1219" w:author="Alfredo" w:date="2020-10-04T15:38:00Z"/>
                <w:noProof/>
              </w:rPr>
            </w:pPr>
          </w:p>
        </w:tc>
        <w:tc>
          <w:tcPr>
            <w:tcW w:w="0" w:type="auto"/>
            <w:hideMark/>
            <w:tcPrChange w:id="1220" w:author="Alfredo" w:date="2020-10-04T15:39:00Z">
              <w:tcPr>
                <w:tcW w:w="0" w:type="auto"/>
                <w:vAlign w:val="center"/>
                <w:hideMark/>
              </w:tcPr>
            </w:tcPrChange>
          </w:tcPr>
          <w:p w14:paraId="024FC4CD" w14:textId="77777777" w:rsidR="0056017A" w:rsidRPr="0056017A" w:rsidRDefault="0056017A" w:rsidP="0056017A">
            <w:pPr>
              <w:tabs>
                <w:tab w:val="left" w:pos="9072"/>
              </w:tabs>
              <w:spacing w:after="160" w:line="259" w:lineRule="auto"/>
              <w:cnfStyle w:val="000000000000" w:firstRow="0" w:lastRow="0" w:firstColumn="0" w:lastColumn="0" w:oddVBand="0" w:evenVBand="0" w:oddHBand="0" w:evenHBand="0" w:firstRowFirstColumn="0" w:firstRowLastColumn="0" w:lastRowFirstColumn="0" w:lastRowLastColumn="0"/>
              <w:rPr>
                <w:ins w:id="1221" w:author="Alfredo" w:date="2020-10-04T15:38:00Z"/>
                <w:noProof/>
              </w:rPr>
            </w:pPr>
            <w:ins w:id="1222" w:author="Alfredo" w:date="2020-10-04T15:38:00Z">
              <w:r w:rsidRPr="0056017A">
                <w:rPr>
                  <w:noProof/>
                </w:rPr>
                <w:t xml:space="preserve">Indica un radio para redondear la esquina </w:t>
              </w:r>
              <w:r w:rsidRPr="0056017A">
                <w:rPr>
                  <w:b/>
                  <w:bCs/>
                  <w:noProof/>
                </w:rPr>
                <w:t>bottom-right</w:t>
              </w:r>
              <w:r w:rsidRPr="0056017A">
                <w:rPr>
                  <w:noProof/>
                </w:rPr>
                <w:t>.</w:t>
              </w:r>
            </w:ins>
          </w:p>
        </w:tc>
      </w:tr>
    </w:tbl>
    <w:p w14:paraId="605E9915" w14:textId="65B70383" w:rsidR="001B111A" w:rsidRDefault="00A67B42">
      <w:pPr>
        <w:pStyle w:val="Ttulo2"/>
        <w:rPr>
          <w:ins w:id="1223" w:author="Alfredo" w:date="2020-10-04T15:46:00Z"/>
        </w:rPr>
        <w:pPrChange w:id="1224" w:author="Alfredo" w:date="2020-10-04T15:44:00Z">
          <w:pPr/>
        </w:pPrChange>
      </w:pPr>
      <w:ins w:id="1225" w:author="Alfredo" w:date="2020-10-04T15:45:00Z">
        <w:r>
          <w:t>B</w:t>
        </w:r>
      </w:ins>
      <w:ins w:id="1226" w:author="Alfredo" w:date="2020-10-04T15:43:00Z">
        <w:r w:rsidRPr="00AD0361">
          <w:t xml:space="preserve">ordes con </w:t>
        </w:r>
      </w:ins>
      <w:ins w:id="1227" w:author="Alfredo" w:date="2020-10-04T15:46:00Z">
        <w:r>
          <w:t>imágenes</w:t>
        </w:r>
      </w:ins>
    </w:p>
    <w:p w14:paraId="62115EE3" w14:textId="28577DDC" w:rsidR="00A67B42" w:rsidRDefault="00A67B42">
      <w:pPr>
        <w:jc w:val="both"/>
        <w:rPr>
          <w:ins w:id="1228" w:author="Alfredo" w:date="2020-10-04T15:46:00Z"/>
        </w:rPr>
        <w:pPrChange w:id="1229" w:author="Alfredo" w:date="2020-10-04T15:46:00Z">
          <w:pPr/>
        </w:pPrChange>
      </w:pPr>
      <w:ins w:id="1230" w:author="Alfredo" w:date="2020-10-04T15:46:00Z">
        <w:r w:rsidRPr="00A67B42">
          <w:t>Una de las limitaciones que tenía CSS, es que, si en lugar de utilizar los bordes de los que disponemos en CSS (</w:t>
        </w:r>
        <w:r w:rsidRPr="00A67B42">
          <w:rPr>
            <w:i/>
            <w:iCs/>
          </w:rPr>
          <w:t>sólidos, punteados, etc...</w:t>
        </w:r>
        <w:r w:rsidRPr="00A67B42">
          <w:t xml:space="preserve">) quisieramos hacer algo un poco más complejo con imágenes, podría volverse una tarea muy complicada. Por esa razón, </w:t>
        </w:r>
        <w:r w:rsidRPr="00A67B42">
          <w:rPr>
            <w:b/>
            <w:bCs/>
          </w:rPr>
          <w:t>CSS3</w:t>
        </w:r>
        <w:r w:rsidRPr="00A67B42">
          <w:t xml:space="preserve"> incorporó en su momento un sistema para crear bordes extensibles basados en una imagen de molde.</w:t>
        </w:r>
      </w:ins>
    </w:p>
    <w:p w14:paraId="62101A71" w14:textId="77777777" w:rsidR="00A67B42" w:rsidRPr="00A67B42" w:rsidRDefault="00A67B42">
      <w:pPr>
        <w:pStyle w:val="Ttulo3"/>
        <w:rPr>
          <w:ins w:id="1231" w:author="Alfredo" w:date="2020-10-04T15:46:00Z"/>
          <w:b w:val="0"/>
          <w:rPrChange w:id="1232" w:author="Alfredo" w:date="2020-10-04T15:46:00Z">
            <w:rPr>
              <w:ins w:id="1233" w:author="Alfredo" w:date="2020-10-04T15:46:00Z"/>
              <w:b/>
            </w:rPr>
          </w:rPrChange>
        </w:rPr>
        <w:pPrChange w:id="1234" w:author="Alfredo" w:date="2020-10-04T15:46:00Z">
          <w:pPr>
            <w:jc w:val="both"/>
          </w:pPr>
        </w:pPrChange>
      </w:pPr>
      <w:ins w:id="1235" w:author="Alfredo" w:date="2020-10-04T15:46:00Z">
        <w:r w:rsidRPr="00A67B42">
          <w:fldChar w:fldCharType="begin"/>
        </w:r>
        <w:r w:rsidRPr="00A67B42">
          <w:rPr>
            <w:rPrChange w:id="1236" w:author="Alfredo" w:date="2020-10-04T15:46:00Z">
              <w:rPr>
                <w:b/>
              </w:rPr>
            </w:rPrChange>
          </w:rPr>
          <w:instrText xml:space="preserve"> HYPERLINK "https://lenguajecss.com/css/modelo-de-cajas/bordes-imagenes/" \l "la-técnica-9-slice" </w:instrText>
        </w:r>
        <w:r w:rsidRPr="00A67B42">
          <w:rPr>
            <w:rPrChange w:id="1237" w:author="Alfredo" w:date="2020-10-04T15:46:00Z">
              <w:rPr/>
            </w:rPrChange>
          </w:rPr>
          <w:fldChar w:fldCharType="separate"/>
        </w:r>
        <w:r w:rsidRPr="00A67B42">
          <w:rPr>
            <w:rStyle w:val="Hipervnculo"/>
            <w:color w:val="0070C0"/>
            <w:u w:val="none"/>
            <w:rPrChange w:id="1238" w:author="Alfredo" w:date="2020-10-04T15:46:00Z">
              <w:rPr>
                <w:rStyle w:val="Hipervnculo"/>
                <w:b/>
                <w:bCs/>
              </w:rPr>
            </w:rPrChange>
          </w:rPr>
          <w:t>La técnica 9-slice</w:t>
        </w:r>
        <w:r w:rsidRPr="00A67B42">
          <w:rPr>
            <w:rPrChange w:id="1239" w:author="Alfredo" w:date="2020-10-04T15:46:00Z">
              <w:rPr/>
            </w:rPrChange>
          </w:rPr>
          <w:fldChar w:fldCharType="end"/>
        </w:r>
      </w:ins>
    </w:p>
    <w:p w14:paraId="1ED35172" w14:textId="77777777" w:rsidR="00A67B42" w:rsidRPr="00A67B42" w:rsidRDefault="00A67B42" w:rsidP="00A67B42">
      <w:pPr>
        <w:jc w:val="both"/>
        <w:rPr>
          <w:ins w:id="1240" w:author="Alfredo" w:date="2020-10-04T15:46:00Z"/>
        </w:rPr>
      </w:pPr>
      <w:ins w:id="1241" w:author="Alfredo" w:date="2020-10-04T15:46:00Z">
        <w:r w:rsidRPr="00A67B42">
          <w:t xml:space="preserve">Dicho sistema se denomina </w:t>
        </w:r>
        <w:r w:rsidRPr="00A67B42">
          <w:fldChar w:fldCharType="begin"/>
        </w:r>
        <w:r w:rsidRPr="00A67B42">
          <w:instrText xml:space="preserve"> HYPERLINK "https://en.wikipedia.org/wiki/9-slice_scaling" </w:instrText>
        </w:r>
        <w:r w:rsidRPr="00A67B42">
          <w:fldChar w:fldCharType="separate"/>
        </w:r>
        <w:r w:rsidRPr="00A67B42">
          <w:rPr>
            <w:rStyle w:val="Hipervnculo"/>
          </w:rPr>
          <w:t>9-slice</w:t>
        </w:r>
        <w:r w:rsidRPr="00A67B42">
          <w:fldChar w:fldCharType="end"/>
        </w:r>
        <w:r w:rsidRPr="00A67B42">
          <w:t xml:space="preserve"> (</w:t>
        </w:r>
        <w:r w:rsidRPr="00A67B42">
          <w:rPr>
            <w:i/>
            <w:iCs/>
          </w:rPr>
          <w:t>muy utilizado en videojuegos</w:t>
        </w:r>
        <w:r w:rsidRPr="00A67B42">
          <w:t xml:space="preserve">) y se basa en delimitar una imagen trazando </w:t>
        </w:r>
        <w:r w:rsidRPr="00A67B42">
          <w:rPr>
            <w:b/>
            <w:bCs/>
          </w:rPr>
          <w:t>cuatro líneas</w:t>
        </w:r>
        <w:r w:rsidRPr="00A67B42">
          <w:t xml:space="preserve"> (</w:t>
        </w:r>
        <w:r w:rsidRPr="00A67B42">
          <w:rPr>
            <w:i/>
            <w:iCs/>
          </w:rPr>
          <w:t>en rojo</w:t>
        </w:r>
        <w:r w:rsidRPr="00A67B42">
          <w:t>). Esto hará que la imagen quede dividida en 9 fragmentos, donde el fragmento central es descartado y el resto es utilizado de molde para los bordes de un elemento:</w:t>
        </w:r>
      </w:ins>
    </w:p>
    <w:p w14:paraId="4D734C29" w14:textId="5A3071F3" w:rsidR="00A67B42" w:rsidRDefault="000F17C9">
      <w:pPr>
        <w:jc w:val="center"/>
        <w:rPr>
          <w:ins w:id="1242" w:author="Alfredo" w:date="2020-10-04T19:31:00Z"/>
        </w:rPr>
        <w:pPrChange w:id="1243" w:author="Alfredo" w:date="2020-10-04T15:48:00Z">
          <w:pPr/>
        </w:pPrChange>
      </w:pPr>
      <w:ins w:id="1244" w:author="Alfredo" w:date="2020-10-04T15:47:00Z">
        <w:r>
          <w:rPr>
            <w:noProof/>
            <w:lang w:eastAsia="es-MX"/>
          </w:rPr>
          <w:drawing>
            <wp:inline distT="0" distB="0" distL="0" distR="0" wp14:anchorId="0F90505F" wp14:editId="7B301D91">
              <wp:extent cx="2870253" cy="1760707"/>
              <wp:effectExtent l="0" t="0" r="635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a:srcRect l="33281" t="37833" r="35677" b="28296"/>
                      <a:stretch/>
                    </pic:blipFill>
                    <pic:spPr bwMode="auto">
                      <a:xfrm>
                        <a:off x="0" y="0"/>
                        <a:ext cx="2933987" cy="1799804"/>
                      </a:xfrm>
                      <a:prstGeom prst="rect">
                        <a:avLst/>
                      </a:prstGeom>
                      <a:ln>
                        <a:noFill/>
                      </a:ln>
                      <a:extLst>
                        <a:ext uri="{53640926-AAD7-44D8-BBD7-CCE9431645EC}">
                          <a14:shadowObscured xmlns:a14="http://schemas.microsoft.com/office/drawing/2010/main"/>
                        </a:ext>
                      </a:extLst>
                    </pic:spPr>
                  </pic:pic>
                </a:graphicData>
              </a:graphic>
            </wp:inline>
          </w:drawing>
        </w:r>
      </w:ins>
    </w:p>
    <w:p w14:paraId="37C60494" w14:textId="2E5DC3E3" w:rsidR="007C272A" w:rsidRDefault="007C272A">
      <w:pPr>
        <w:jc w:val="both"/>
        <w:rPr>
          <w:ins w:id="1245" w:author="Alfredo" w:date="2020-10-04T19:31:00Z"/>
        </w:rPr>
        <w:pPrChange w:id="1246" w:author="Alfredo" w:date="2020-10-04T19:31:00Z">
          <w:pPr/>
        </w:pPrChange>
      </w:pPr>
      <w:ins w:id="1247" w:author="Alfredo" w:date="2020-10-04T19:31:00Z">
        <w:r w:rsidRPr="007C272A">
          <w:t xml:space="preserve">De esta forma, los fragmentos </w:t>
        </w:r>
        <w:r w:rsidRPr="007C272A">
          <w:rPr>
            <w:b/>
            <w:bCs/>
          </w:rPr>
          <w:t>1</w:t>
        </w:r>
        <w:r w:rsidRPr="007C272A">
          <w:t xml:space="preserve">, </w:t>
        </w:r>
        <w:r w:rsidRPr="007C272A">
          <w:rPr>
            <w:b/>
            <w:bCs/>
          </w:rPr>
          <w:t>3</w:t>
        </w:r>
        <w:r w:rsidRPr="007C272A">
          <w:t xml:space="preserve">, </w:t>
        </w:r>
        <w:r w:rsidRPr="007C272A">
          <w:rPr>
            <w:b/>
            <w:bCs/>
          </w:rPr>
          <w:t>7</w:t>
        </w:r>
        <w:r w:rsidRPr="007C272A">
          <w:t xml:space="preserve"> y </w:t>
        </w:r>
        <w:r w:rsidRPr="007C272A">
          <w:rPr>
            <w:b/>
            <w:bCs/>
          </w:rPr>
          <w:t>9</w:t>
        </w:r>
        <w:r w:rsidRPr="007C272A">
          <w:t xml:space="preserve"> se utilizarán para las esquinas y los fragmentos </w:t>
        </w:r>
        <w:r w:rsidRPr="007C272A">
          <w:rPr>
            <w:b/>
            <w:bCs/>
          </w:rPr>
          <w:t>2</w:t>
        </w:r>
        <w:r w:rsidRPr="007C272A">
          <w:t xml:space="preserve">, </w:t>
        </w:r>
        <w:r w:rsidRPr="007C272A">
          <w:rPr>
            <w:b/>
            <w:bCs/>
          </w:rPr>
          <w:t>4</w:t>
        </w:r>
        <w:r w:rsidRPr="007C272A">
          <w:t xml:space="preserve">, </w:t>
        </w:r>
        <w:r w:rsidRPr="007C272A">
          <w:rPr>
            <w:b/>
            <w:bCs/>
          </w:rPr>
          <w:t>6</w:t>
        </w:r>
        <w:r w:rsidRPr="007C272A">
          <w:t xml:space="preserve"> y </w:t>
        </w:r>
        <w:r w:rsidRPr="007C272A">
          <w:rPr>
            <w:b/>
            <w:bCs/>
          </w:rPr>
          <w:t>8</w:t>
        </w:r>
        <w:r w:rsidRPr="007C272A">
          <w:t xml:space="preserve"> se utilizarán para los bordes laterales, pudiendo expandirlos si se requiere y considera necesario con alguna de las propiedades que veremos a continuación.</w:t>
        </w:r>
      </w:ins>
    </w:p>
    <w:p w14:paraId="0DEA6009" w14:textId="0FDA25A0" w:rsidR="007C272A" w:rsidRDefault="007C272A">
      <w:pPr>
        <w:jc w:val="both"/>
        <w:rPr>
          <w:ins w:id="1248" w:author="Alfredo" w:date="2020-10-04T19:34:00Z"/>
        </w:rPr>
        <w:pPrChange w:id="1249" w:author="Alfredo" w:date="2020-10-04T19:31:00Z">
          <w:pPr/>
        </w:pPrChange>
      </w:pPr>
      <w:ins w:id="1250" w:author="Alfredo" w:date="2020-10-04T19:31:00Z">
        <w:r w:rsidRPr="007C272A">
          <w:t>Vamos a utilizar la siguiente imagen expandible (</w:t>
        </w:r>
        <w:r w:rsidRPr="007C272A">
          <w:rPr>
            <w:i/>
            <w:iCs/>
          </w:rPr>
          <w:t>a la izquierda</w:t>
        </w:r>
        <w:r w:rsidRPr="007C272A">
          <w:t xml:space="preserve">), que simula ser un antiguo carrete fotográfico, como imagen de borde. Las líneas rojas no forman parte de la imagen original, sino que se utilizan en este ejemplo para dejar claro cuáles serían los límites marcados con </w:t>
        </w:r>
        <w:r w:rsidRPr="007C272A">
          <w:rPr>
            <w:i/>
            <w:color w:val="0070C0"/>
            <w:rPrChange w:id="1251" w:author="Alfredo" w:date="2020-10-04T19:33:00Z">
              <w:rPr/>
            </w:rPrChange>
          </w:rPr>
          <w:t>border-image-slice</w:t>
        </w:r>
        <w:r w:rsidRPr="007C272A">
          <w:t xml:space="preserve">. </w:t>
        </w:r>
        <w:r w:rsidRPr="007C272A">
          <w:lastRenderedPageBreak/>
          <w:t>Una vez hecho esto, conseguiremos el resultado de la imagen de la derecha, en el cuál podremos ampliar el texto del elemento lo que queramos, que se adaptará solo a su contenido:</w:t>
        </w:r>
      </w:ins>
    </w:p>
    <w:p w14:paraId="269D5057" w14:textId="0273A0C8" w:rsidR="007C272A" w:rsidRDefault="007C272A">
      <w:pPr>
        <w:jc w:val="center"/>
        <w:rPr>
          <w:ins w:id="1252" w:author="Alfredo" w:date="2020-10-04T19:34:00Z"/>
        </w:rPr>
        <w:pPrChange w:id="1253" w:author="Alfredo" w:date="2020-10-04T19:34:00Z">
          <w:pPr/>
        </w:pPrChange>
      </w:pPr>
      <w:ins w:id="1254" w:author="Alfredo" w:date="2020-10-04T19:34:00Z">
        <w:r>
          <w:rPr>
            <w:noProof/>
            <w:lang w:eastAsia="es-MX"/>
          </w:rPr>
          <w:drawing>
            <wp:inline distT="0" distB="0" distL="0" distR="0" wp14:anchorId="28EBB940" wp14:editId="68A4E1A5">
              <wp:extent cx="4333875" cy="1866900"/>
              <wp:effectExtent l="0" t="0" r="952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srcRect l="33591" t="25992" r="33658" b="48914"/>
                      <a:stretch/>
                    </pic:blipFill>
                    <pic:spPr bwMode="auto">
                      <a:xfrm>
                        <a:off x="0" y="0"/>
                        <a:ext cx="4353092" cy="1875178"/>
                      </a:xfrm>
                      <a:prstGeom prst="rect">
                        <a:avLst/>
                      </a:prstGeom>
                      <a:ln>
                        <a:noFill/>
                      </a:ln>
                      <a:extLst>
                        <a:ext uri="{53640926-AAD7-44D8-BBD7-CCE9431645EC}">
                          <a14:shadowObscured xmlns:a14="http://schemas.microsoft.com/office/drawing/2010/main"/>
                        </a:ext>
                      </a:extLst>
                    </pic:spPr>
                  </pic:pic>
                </a:graphicData>
              </a:graphic>
            </wp:inline>
          </w:drawing>
        </w:r>
      </w:ins>
    </w:p>
    <w:p w14:paraId="18716BC2" w14:textId="150B13C9" w:rsidR="007C272A" w:rsidRDefault="00D2302C">
      <w:pPr>
        <w:jc w:val="both"/>
        <w:rPr>
          <w:ins w:id="1255" w:author="Alfredo" w:date="2020-10-04T19:35:00Z"/>
        </w:rPr>
        <w:pPrChange w:id="1256" w:author="Alfredo" w:date="2020-10-04T19:34:00Z">
          <w:pPr/>
        </w:pPrChange>
      </w:pPr>
      <w:ins w:id="1257" w:author="Alfredo" w:date="2020-10-04T19:35:00Z">
        <w:r w:rsidRPr="00D2302C">
          <w:t xml:space="preserve">Para ello, utilizaremos el siguiente código CSS, donde antes que nada, establecemos un ancho al elemento con </w:t>
        </w:r>
        <w:r w:rsidRPr="00D2302C">
          <w:rPr>
            <w:b/>
            <w:color w:val="0070C0"/>
            <w:rPrChange w:id="1258" w:author="Alfredo" w:date="2020-10-04T19:35:00Z">
              <w:rPr/>
            </w:rPrChange>
          </w:rPr>
          <w:t>width</w:t>
        </w:r>
        <w:r w:rsidRPr="00D2302C">
          <w:rPr>
            <w:color w:val="0070C0"/>
            <w:rPrChange w:id="1259" w:author="Alfredo" w:date="2020-10-04T19:35:00Z">
              <w:rPr/>
            </w:rPrChange>
          </w:rPr>
          <w:t xml:space="preserve"> </w:t>
        </w:r>
        <w:r w:rsidRPr="00D2302C">
          <w:t xml:space="preserve">y un </w:t>
        </w:r>
        <w:r w:rsidRPr="00D2302C">
          <w:rPr>
            <w:b/>
            <w:color w:val="0070C0"/>
            <w:rPrChange w:id="1260" w:author="Alfredo" w:date="2020-10-04T19:35:00Z">
              <w:rPr/>
            </w:rPrChange>
          </w:rPr>
          <w:t>border</w:t>
        </w:r>
        <w:r w:rsidRPr="00D2302C">
          <w:rPr>
            <w:color w:val="0070C0"/>
            <w:rPrChange w:id="1261" w:author="Alfredo" w:date="2020-10-04T19:35:00Z">
              <w:rPr/>
            </w:rPrChange>
          </w:rPr>
          <w:t xml:space="preserve"> </w:t>
        </w:r>
        <w:r w:rsidRPr="00D2302C">
          <w:t xml:space="preserve">básico para que, en el caso de navegadores que no soporten </w:t>
        </w:r>
        <w:r w:rsidRPr="00D2302C">
          <w:rPr>
            <w:b/>
            <w:color w:val="0070C0"/>
            <w:rPrChange w:id="1262" w:author="Alfredo" w:date="2020-10-04T19:35:00Z">
              <w:rPr/>
            </w:rPrChange>
          </w:rPr>
          <w:t>border-image</w:t>
        </w:r>
        <w:r w:rsidRPr="00D2302C">
          <w:t>, tenga al menos un borde básico y nos sirva también como base a lo que vamos a hacer a continuación:</w:t>
        </w:r>
      </w:ins>
    </w:p>
    <w:bookmarkStart w:id="1263" w:name="_MON_1663345348"/>
    <w:bookmarkEnd w:id="1263"/>
    <w:p w14:paraId="277828F6" w14:textId="77777777" w:rsidR="00D2302C" w:rsidRDefault="00D2302C">
      <w:pPr>
        <w:jc w:val="both"/>
        <w:rPr>
          <w:ins w:id="1264" w:author="Alfredo" w:date="2020-10-04T19:36:00Z"/>
        </w:rPr>
        <w:pPrChange w:id="1265" w:author="Alfredo" w:date="2020-10-04T19:34:00Z">
          <w:pPr/>
        </w:pPrChange>
      </w:pPr>
      <w:ins w:id="1266" w:author="Alfredo" w:date="2020-10-04T19:36:00Z">
        <w:r>
          <w:object w:dxaOrig="8838" w:dyaOrig="2280" w14:anchorId="61F19D6E">
            <v:shape id="_x0000_i1042" type="#_x0000_t75" style="width:439.5pt;height:115.5pt" o:ole="">
              <v:imagedata r:id="rId58" o:title=""/>
            </v:shape>
            <o:OLEObject Type="Embed" ProgID="Word.OpenDocumentText.12" ShapeID="_x0000_i1042" DrawAspect="Content" ObjectID="_1664042551" r:id="rId59"/>
          </w:object>
        </w:r>
      </w:ins>
    </w:p>
    <w:p w14:paraId="3529C6E3" w14:textId="2459861A" w:rsidR="00D2302C" w:rsidRDefault="00D2302C">
      <w:pPr>
        <w:jc w:val="both"/>
        <w:rPr>
          <w:ins w:id="1267" w:author="Alfredo" w:date="2020-10-04T19:37:00Z"/>
        </w:rPr>
        <w:pPrChange w:id="1268" w:author="Alfredo" w:date="2020-10-04T19:34:00Z">
          <w:pPr/>
        </w:pPrChange>
      </w:pPr>
      <w:ins w:id="1269" w:author="Alfredo" w:date="2020-10-04T19:37:00Z">
        <w:r w:rsidRPr="00D2302C">
          <w:t>Para establecer los límites y poder utilizar imágenes en los bordes, hemos hecho uso de las siguientes propiedades de CSS:</w:t>
        </w:r>
      </w:ins>
    </w:p>
    <w:tbl>
      <w:tblPr>
        <w:tblStyle w:val="Tabladecuadrcula4-nfasis3"/>
        <w:tblW w:w="9067" w:type="dxa"/>
        <w:tblLayout w:type="fixed"/>
        <w:tblLook w:val="04A0" w:firstRow="1" w:lastRow="0" w:firstColumn="1" w:lastColumn="0" w:noHBand="0" w:noVBand="1"/>
        <w:tblPrChange w:id="1270" w:author="Alfredo" w:date="2020-10-04T19:41:00Z">
          <w:tblPr>
            <w:tblStyle w:val="Tabladecuadrcula4-nfasis3"/>
            <w:tblW w:w="0" w:type="auto"/>
            <w:tblLayout w:type="fixed"/>
            <w:tblLook w:val="04A0" w:firstRow="1" w:lastRow="0" w:firstColumn="1" w:lastColumn="0" w:noHBand="0" w:noVBand="1"/>
          </w:tblPr>
        </w:tblPrChange>
      </w:tblPr>
      <w:tblGrid>
        <w:gridCol w:w="2547"/>
        <w:gridCol w:w="2410"/>
        <w:gridCol w:w="4110"/>
        <w:tblGridChange w:id="1271">
          <w:tblGrid>
            <w:gridCol w:w="2547"/>
            <w:gridCol w:w="1830"/>
            <w:gridCol w:w="580"/>
            <w:gridCol w:w="3964"/>
          </w:tblGrid>
        </w:tblGridChange>
      </w:tblGrid>
      <w:tr w:rsidR="00AC383B" w:rsidRPr="00D2302C" w14:paraId="559AB516" w14:textId="77777777" w:rsidTr="00AC383B">
        <w:trPr>
          <w:cnfStyle w:val="100000000000" w:firstRow="1" w:lastRow="0" w:firstColumn="0" w:lastColumn="0" w:oddVBand="0" w:evenVBand="0" w:oddHBand="0" w:evenHBand="0" w:firstRowFirstColumn="0" w:firstRowLastColumn="0" w:lastRowFirstColumn="0" w:lastRowLastColumn="0"/>
          <w:ins w:id="1272" w:author="Alfredo" w:date="2020-10-04T19:37:00Z"/>
        </w:trPr>
        <w:tc>
          <w:tcPr>
            <w:cnfStyle w:val="001000000000" w:firstRow="0" w:lastRow="0" w:firstColumn="1" w:lastColumn="0" w:oddVBand="0" w:evenVBand="0" w:oddHBand="0" w:evenHBand="0" w:firstRowFirstColumn="0" w:firstRowLastColumn="0" w:lastRowFirstColumn="0" w:lastRowLastColumn="0"/>
            <w:tcW w:w="2547" w:type="dxa"/>
            <w:hideMark/>
            <w:tcPrChange w:id="1273" w:author="Alfredo" w:date="2020-10-04T19:41:00Z">
              <w:tcPr>
                <w:tcW w:w="2547" w:type="dxa"/>
                <w:hideMark/>
              </w:tcPr>
            </w:tcPrChange>
          </w:tcPr>
          <w:p w14:paraId="5E2F1965" w14:textId="77777777" w:rsidR="00D2302C" w:rsidRPr="00D2302C" w:rsidRDefault="00D2302C" w:rsidP="00D2302C">
            <w:pPr>
              <w:spacing w:after="160" w:line="259" w:lineRule="auto"/>
              <w:jc w:val="both"/>
              <w:cnfStyle w:val="101000000000" w:firstRow="1" w:lastRow="0" w:firstColumn="1" w:lastColumn="0" w:oddVBand="0" w:evenVBand="0" w:oddHBand="0" w:evenHBand="0" w:firstRowFirstColumn="0" w:firstRowLastColumn="0" w:lastRowFirstColumn="0" w:lastRowLastColumn="0"/>
              <w:rPr>
                <w:ins w:id="1274" w:author="Alfredo" w:date="2020-10-04T19:37:00Z"/>
              </w:rPr>
            </w:pPr>
            <w:ins w:id="1275" w:author="Alfredo" w:date="2020-10-04T19:37:00Z">
              <w:r w:rsidRPr="00D2302C">
                <w:t>Propiedad</w:t>
              </w:r>
            </w:ins>
          </w:p>
        </w:tc>
        <w:tc>
          <w:tcPr>
            <w:tcW w:w="2410" w:type="dxa"/>
            <w:hideMark/>
            <w:tcPrChange w:id="1276" w:author="Alfredo" w:date="2020-10-04T19:41:00Z">
              <w:tcPr>
                <w:tcW w:w="1830" w:type="dxa"/>
                <w:hideMark/>
              </w:tcPr>
            </w:tcPrChange>
          </w:tcPr>
          <w:p w14:paraId="4FEE2888" w14:textId="77777777" w:rsidR="00D2302C" w:rsidRPr="00D2302C" w:rsidRDefault="00D2302C" w:rsidP="00D2302C">
            <w:pPr>
              <w:spacing w:after="160" w:line="259" w:lineRule="auto"/>
              <w:jc w:val="both"/>
              <w:cnfStyle w:val="100000000000" w:firstRow="1" w:lastRow="0" w:firstColumn="0" w:lastColumn="0" w:oddVBand="0" w:evenVBand="0" w:oddHBand="0" w:evenHBand="0" w:firstRowFirstColumn="0" w:firstRowLastColumn="0" w:lastRowFirstColumn="0" w:lastRowLastColumn="0"/>
              <w:rPr>
                <w:ins w:id="1277" w:author="Alfredo" w:date="2020-10-04T19:37:00Z"/>
              </w:rPr>
            </w:pPr>
            <w:ins w:id="1278" w:author="Alfredo" w:date="2020-10-04T19:37:00Z">
              <w:r w:rsidRPr="00D2302C">
                <w:t>Valor</w:t>
              </w:r>
            </w:ins>
          </w:p>
        </w:tc>
        <w:tc>
          <w:tcPr>
            <w:tcW w:w="4110" w:type="dxa"/>
            <w:hideMark/>
            <w:tcPrChange w:id="1279" w:author="Alfredo" w:date="2020-10-04T19:41:00Z">
              <w:tcPr>
                <w:tcW w:w="4544" w:type="dxa"/>
                <w:gridSpan w:val="2"/>
                <w:hideMark/>
              </w:tcPr>
            </w:tcPrChange>
          </w:tcPr>
          <w:p w14:paraId="7E95D85F" w14:textId="77777777" w:rsidR="00D2302C" w:rsidRPr="00D2302C" w:rsidRDefault="00D2302C" w:rsidP="00D2302C">
            <w:pPr>
              <w:spacing w:after="160" w:line="259" w:lineRule="auto"/>
              <w:jc w:val="both"/>
              <w:cnfStyle w:val="100000000000" w:firstRow="1" w:lastRow="0" w:firstColumn="0" w:lastColumn="0" w:oddVBand="0" w:evenVBand="0" w:oddHBand="0" w:evenHBand="0" w:firstRowFirstColumn="0" w:firstRowLastColumn="0" w:lastRowFirstColumn="0" w:lastRowLastColumn="0"/>
              <w:rPr>
                <w:ins w:id="1280" w:author="Alfredo" w:date="2020-10-04T19:37:00Z"/>
              </w:rPr>
            </w:pPr>
            <w:ins w:id="1281" w:author="Alfredo" w:date="2020-10-04T19:37:00Z">
              <w:r w:rsidRPr="00D2302C">
                <w:t>Significado</w:t>
              </w:r>
            </w:ins>
          </w:p>
        </w:tc>
      </w:tr>
      <w:tr w:rsidR="00AC383B" w:rsidRPr="00D2302C" w14:paraId="7DDBADF1" w14:textId="77777777" w:rsidTr="00AC383B">
        <w:trPr>
          <w:cnfStyle w:val="000000100000" w:firstRow="0" w:lastRow="0" w:firstColumn="0" w:lastColumn="0" w:oddVBand="0" w:evenVBand="0" w:oddHBand="1" w:evenHBand="0" w:firstRowFirstColumn="0" w:firstRowLastColumn="0" w:lastRowFirstColumn="0" w:lastRowLastColumn="0"/>
          <w:ins w:id="1282" w:author="Alfredo" w:date="2020-10-04T19:37:00Z"/>
        </w:trPr>
        <w:tc>
          <w:tcPr>
            <w:cnfStyle w:val="001000000000" w:firstRow="0" w:lastRow="0" w:firstColumn="1" w:lastColumn="0" w:oddVBand="0" w:evenVBand="0" w:oddHBand="0" w:evenHBand="0" w:firstRowFirstColumn="0" w:firstRowLastColumn="0" w:lastRowFirstColumn="0" w:lastRowLastColumn="0"/>
            <w:tcW w:w="2547" w:type="dxa"/>
            <w:hideMark/>
            <w:tcPrChange w:id="1283" w:author="Alfredo" w:date="2020-10-04T19:41:00Z">
              <w:tcPr>
                <w:tcW w:w="2547" w:type="dxa"/>
                <w:hideMark/>
              </w:tcPr>
            </w:tcPrChange>
          </w:tcPr>
          <w:p w14:paraId="2B220182" w14:textId="77777777" w:rsidR="00D2302C" w:rsidRPr="00D2302C" w:rsidRDefault="00D2302C" w:rsidP="00D2302C">
            <w:pPr>
              <w:spacing w:after="160" w:line="259" w:lineRule="auto"/>
              <w:jc w:val="both"/>
              <w:cnfStyle w:val="001000100000" w:firstRow="0" w:lastRow="0" w:firstColumn="1" w:lastColumn="0" w:oddVBand="0" w:evenVBand="0" w:oddHBand="1" w:evenHBand="0" w:firstRowFirstColumn="0" w:firstRowLastColumn="0" w:lastRowFirstColumn="0" w:lastRowLastColumn="0"/>
              <w:rPr>
                <w:ins w:id="1284" w:author="Alfredo" w:date="2020-10-04T19:37:00Z"/>
              </w:rPr>
            </w:pPr>
            <w:ins w:id="1285" w:author="Alfredo" w:date="2020-10-04T19:37:00Z">
              <w:r w:rsidRPr="00D2302C">
                <w:t xml:space="preserve">border-image-width </w:t>
              </w:r>
            </w:ins>
          </w:p>
        </w:tc>
        <w:tc>
          <w:tcPr>
            <w:tcW w:w="2410" w:type="dxa"/>
            <w:hideMark/>
            <w:tcPrChange w:id="1286" w:author="Alfredo" w:date="2020-10-04T19:41:00Z">
              <w:tcPr>
                <w:tcW w:w="1830" w:type="dxa"/>
                <w:hideMark/>
              </w:tcPr>
            </w:tcPrChange>
          </w:tcPr>
          <w:p w14:paraId="52A09D03" w14:textId="327D3CFF" w:rsidR="00D2302C" w:rsidRPr="00D2302C" w:rsidRDefault="00D2302C" w:rsidP="00D2302C">
            <w:pPr>
              <w:spacing w:after="160" w:line="259" w:lineRule="auto"/>
              <w:jc w:val="both"/>
              <w:cnfStyle w:val="000000100000" w:firstRow="0" w:lastRow="0" w:firstColumn="0" w:lastColumn="0" w:oddVBand="0" w:evenVBand="0" w:oddHBand="1" w:evenHBand="0" w:firstRowFirstColumn="0" w:firstRowLastColumn="0" w:lastRowFirstColumn="0" w:lastRowLastColumn="0"/>
              <w:rPr>
                <w:ins w:id="1287" w:author="Alfredo" w:date="2020-10-04T19:37:00Z"/>
              </w:rPr>
            </w:pPr>
            <w:ins w:id="1288" w:author="Alfredo" w:date="2020-10-04T19:37:00Z">
              <w:r w:rsidRPr="00D2302C">
                <w:rPr>
                  <w:b/>
                  <w:bCs/>
                </w:rPr>
                <w:t>1</w:t>
              </w:r>
              <w:r w:rsidRPr="00D2302C">
                <w:t xml:space="preserve"> |</w:t>
              </w:r>
            </w:ins>
            <w:ins w:id="1289" w:author="Alfredo" w:date="2020-10-04T19:38:00Z">
              <w:r>
                <w:t>size</w:t>
              </w:r>
            </w:ins>
            <w:ins w:id="1290" w:author="Alfredo" w:date="2020-10-04T19:37:00Z">
              <w:r w:rsidRPr="00D2302C">
                <w:t>|</w:t>
              </w:r>
            </w:ins>
            <w:ins w:id="1291" w:author="Alfredo" w:date="2020-10-04T19:38:00Z">
              <w:r>
                <w:t>number</w:t>
              </w:r>
            </w:ins>
            <w:ins w:id="1292" w:author="Alfredo" w:date="2020-10-04T19:37:00Z">
              <w:r>
                <w:t>|</w:t>
              </w:r>
              <w:r w:rsidRPr="00D2302C">
                <w:t>auto</w:t>
              </w:r>
            </w:ins>
          </w:p>
        </w:tc>
        <w:tc>
          <w:tcPr>
            <w:tcW w:w="4110" w:type="dxa"/>
            <w:hideMark/>
            <w:tcPrChange w:id="1293" w:author="Alfredo" w:date="2020-10-04T19:41:00Z">
              <w:tcPr>
                <w:tcW w:w="4544" w:type="dxa"/>
                <w:gridSpan w:val="2"/>
                <w:hideMark/>
              </w:tcPr>
            </w:tcPrChange>
          </w:tcPr>
          <w:p w14:paraId="76B44C2F" w14:textId="77777777" w:rsidR="00D2302C" w:rsidRPr="00D2302C" w:rsidRDefault="00D2302C" w:rsidP="00D2302C">
            <w:pPr>
              <w:spacing w:after="160" w:line="259" w:lineRule="auto"/>
              <w:jc w:val="both"/>
              <w:cnfStyle w:val="000000100000" w:firstRow="0" w:lastRow="0" w:firstColumn="0" w:lastColumn="0" w:oddVBand="0" w:evenVBand="0" w:oddHBand="1" w:evenHBand="0" w:firstRowFirstColumn="0" w:firstRowLastColumn="0" w:lastRowFirstColumn="0" w:lastRowLastColumn="0"/>
              <w:rPr>
                <w:ins w:id="1294" w:author="Alfredo" w:date="2020-10-04T19:37:00Z"/>
              </w:rPr>
            </w:pPr>
            <w:ins w:id="1295" w:author="Alfredo" w:date="2020-10-04T19:37:00Z">
              <w:r w:rsidRPr="00D2302C">
                <w:t>Grosor de la imagen de borde.</w:t>
              </w:r>
            </w:ins>
          </w:p>
        </w:tc>
      </w:tr>
      <w:tr w:rsidR="00AC383B" w:rsidRPr="00D2302C" w14:paraId="31899A44" w14:textId="77777777" w:rsidTr="00AC383B">
        <w:trPr>
          <w:ins w:id="1296" w:author="Alfredo" w:date="2020-10-04T19:37:00Z"/>
        </w:trPr>
        <w:tc>
          <w:tcPr>
            <w:cnfStyle w:val="001000000000" w:firstRow="0" w:lastRow="0" w:firstColumn="1" w:lastColumn="0" w:oddVBand="0" w:evenVBand="0" w:oddHBand="0" w:evenHBand="0" w:firstRowFirstColumn="0" w:firstRowLastColumn="0" w:lastRowFirstColumn="0" w:lastRowLastColumn="0"/>
            <w:tcW w:w="2547" w:type="dxa"/>
            <w:hideMark/>
            <w:tcPrChange w:id="1297" w:author="Alfredo" w:date="2020-10-04T19:41:00Z">
              <w:tcPr>
                <w:tcW w:w="2547" w:type="dxa"/>
                <w:hideMark/>
              </w:tcPr>
            </w:tcPrChange>
          </w:tcPr>
          <w:p w14:paraId="6FACF4F4" w14:textId="77777777" w:rsidR="00D2302C" w:rsidRPr="00D2302C" w:rsidRDefault="00D2302C" w:rsidP="00D2302C">
            <w:pPr>
              <w:spacing w:after="160" w:line="259" w:lineRule="auto"/>
              <w:jc w:val="both"/>
              <w:rPr>
                <w:ins w:id="1298" w:author="Alfredo" w:date="2020-10-04T19:37:00Z"/>
              </w:rPr>
            </w:pPr>
            <w:ins w:id="1299" w:author="Alfredo" w:date="2020-10-04T19:37:00Z">
              <w:r w:rsidRPr="00D2302C">
                <w:t>border-image-source</w:t>
              </w:r>
            </w:ins>
          </w:p>
        </w:tc>
        <w:tc>
          <w:tcPr>
            <w:tcW w:w="2410" w:type="dxa"/>
            <w:hideMark/>
            <w:tcPrChange w:id="1300" w:author="Alfredo" w:date="2020-10-04T19:41:00Z">
              <w:tcPr>
                <w:tcW w:w="1830" w:type="dxa"/>
                <w:hideMark/>
              </w:tcPr>
            </w:tcPrChange>
          </w:tcPr>
          <w:p w14:paraId="593E1EF6" w14:textId="2136DC77" w:rsidR="00D2302C" w:rsidRPr="00D2302C" w:rsidRDefault="00D2302C" w:rsidP="00D2302C">
            <w:pPr>
              <w:spacing w:after="160" w:line="259" w:lineRule="auto"/>
              <w:jc w:val="both"/>
              <w:cnfStyle w:val="000000000000" w:firstRow="0" w:lastRow="0" w:firstColumn="0" w:lastColumn="0" w:oddVBand="0" w:evenVBand="0" w:oddHBand="0" w:evenHBand="0" w:firstRowFirstColumn="0" w:firstRowLastColumn="0" w:lastRowFirstColumn="0" w:lastRowLastColumn="0"/>
              <w:rPr>
                <w:ins w:id="1301" w:author="Alfredo" w:date="2020-10-04T19:37:00Z"/>
              </w:rPr>
            </w:pPr>
            <w:ins w:id="1302" w:author="Alfredo" w:date="2020-10-04T19:37:00Z">
              <w:r w:rsidRPr="00D2302C">
                <w:rPr>
                  <w:b/>
                  <w:bCs/>
                </w:rPr>
                <w:t>none</w:t>
              </w:r>
              <w:r w:rsidR="00AC383B">
                <w:t>|</w:t>
              </w:r>
              <w:r w:rsidRPr="00D2302C">
                <w:t>url(</w:t>
              </w:r>
              <w:r w:rsidRPr="00D2302C">
                <w:rPr>
                  <w:i/>
                  <w:iCs/>
                </w:rPr>
                <w:t>imagen.png</w:t>
              </w:r>
              <w:r w:rsidRPr="00D2302C">
                <w:t>)</w:t>
              </w:r>
            </w:ins>
          </w:p>
        </w:tc>
        <w:tc>
          <w:tcPr>
            <w:tcW w:w="4110" w:type="dxa"/>
            <w:hideMark/>
            <w:tcPrChange w:id="1303" w:author="Alfredo" w:date="2020-10-04T19:41:00Z">
              <w:tcPr>
                <w:tcW w:w="4544" w:type="dxa"/>
                <w:gridSpan w:val="2"/>
                <w:hideMark/>
              </w:tcPr>
            </w:tcPrChange>
          </w:tcPr>
          <w:p w14:paraId="3F36B9FB" w14:textId="77777777" w:rsidR="00D2302C" w:rsidRPr="00D2302C" w:rsidRDefault="00D2302C" w:rsidP="00D2302C">
            <w:pPr>
              <w:spacing w:after="160" w:line="259" w:lineRule="auto"/>
              <w:jc w:val="both"/>
              <w:cnfStyle w:val="000000000000" w:firstRow="0" w:lastRow="0" w:firstColumn="0" w:lastColumn="0" w:oddVBand="0" w:evenVBand="0" w:oddHBand="0" w:evenHBand="0" w:firstRowFirstColumn="0" w:firstRowLastColumn="0" w:lastRowFirstColumn="0" w:lastRowLastColumn="0"/>
              <w:rPr>
                <w:ins w:id="1304" w:author="Alfredo" w:date="2020-10-04T19:37:00Z"/>
              </w:rPr>
            </w:pPr>
            <w:ins w:id="1305" w:author="Alfredo" w:date="2020-10-04T19:37:00Z">
              <w:r w:rsidRPr="00D2302C">
                <w:t>Imagen a utilizar de molde para el 9-slice.</w:t>
              </w:r>
            </w:ins>
          </w:p>
        </w:tc>
      </w:tr>
      <w:tr w:rsidR="00AC383B" w:rsidRPr="00D2302C" w14:paraId="66C8C724" w14:textId="77777777" w:rsidTr="00AC383B">
        <w:trPr>
          <w:cnfStyle w:val="000000100000" w:firstRow="0" w:lastRow="0" w:firstColumn="0" w:lastColumn="0" w:oddVBand="0" w:evenVBand="0" w:oddHBand="1" w:evenHBand="0" w:firstRowFirstColumn="0" w:firstRowLastColumn="0" w:lastRowFirstColumn="0" w:lastRowLastColumn="0"/>
          <w:ins w:id="1306" w:author="Alfredo" w:date="2020-10-04T19:37:00Z"/>
        </w:trPr>
        <w:tc>
          <w:tcPr>
            <w:cnfStyle w:val="001000000000" w:firstRow="0" w:lastRow="0" w:firstColumn="1" w:lastColumn="0" w:oddVBand="0" w:evenVBand="0" w:oddHBand="0" w:evenHBand="0" w:firstRowFirstColumn="0" w:firstRowLastColumn="0" w:lastRowFirstColumn="0" w:lastRowLastColumn="0"/>
            <w:tcW w:w="2547" w:type="dxa"/>
            <w:hideMark/>
            <w:tcPrChange w:id="1307" w:author="Alfredo" w:date="2020-10-04T19:41:00Z">
              <w:tcPr>
                <w:tcW w:w="2547" w:type="dxa"/>
                <w:hideMark/>
              </w:tcPr>
            </w:tcPrChange>
          </w:tcPr>
          <w:p w14:paraId="06EFF281" w14:textId="77777777" w:rsidR="00D2302C" w:rsidRPr="00D2302C" w:rsidRDefault="00D2302C" w:rsidP="00D2302C">
            <w:pPr>
              <w:spacing w:after="160" w:line="259" w:lineRule="auto"/>
              <w:jc w:val="both"/>
              <w:cnfStyle w:val="001000100000" w:firstRow="0" w:lastRow="0" w:firstColumn="1" w:lastColumn="0" w:oddVBand="0" w:evenVBand="0" w:oddHBand="1" w:evenHBand="0" w:firstRowFirstColumn="0" w:firstRowLastColumn="0" w:lastRowFirstColumn="0" w:lastRowLastColumn="0"/>
              <w:rPr>
                <w:ins w:id="1308" w:author="Alfredo" w:date="2020-10-04T19:37:00Z"/>
              </w:rPr>
            </w:pPr>
            <w:ins w:id="1309" w:author="Alfredo" w:date="2020-10-04T19:37:00Z">
              <w:r w:rsidRPr="00D2302C">
                <w:t xml:space="preserve">border-image-slice </w:t>
              </w:r>
            </w:ins>
          </w:p>
        </w:tc>
        <w:tc>
          <w:tcPr>
            <w:tcW w:w="2410" w:type="dxa"/>
            <w:hideMark/>
            <w:tcPrChange w:id="1310" w:author="Alfredo" w:date="2020-10-04T19:41:00Z">
              <w:tcPr>
                <w:tcW w:w="1830" w:type="dxa"/>
                <w:hideMark/>
              </w:tcPr>
            </w:tcPrChange>
          </w:tcPr>
          <w:p w14:paraId="3E37037F" w14:textId="5210BFEB" w:rsidR="00D2302C" w:rsidRPr="00D2302C" w:rsidRDefault="00D2302C" w:rsidP="00D2302C">
            <w:pPr>
              <w:spacing w:after="160" w:line="259" w:lineRule="auto"/>
              <w:jc w:val="both"/>
              <w:cnfStyle w:val="000000100000" w:firstRow="0" w:lastRow="0" w:firstColumn="0" w:lastColumn="0" w:oddVBand="0" w:evenVBand="0" w:oddHBand="1" w:evenHBand="0" w:firstRowFirstColumn="0" w:firstRowLastColumn="0" w:lastRowFirstColumn="0" w:lastRowLastColumn="0"/>
              <w:rPr>
                <w:ins w:id="1311" w:author="Alfredo" w:date="2020-10-04T19:37:00Z"/>
              </w:rPr>
            </w:pPr>
            <w:ins w:id="1312" w:author="Alfredo" w:date="2020-10-04T19:37:00Z">
              <w:r w:rsidRPr="00D2302C">
                <w:rPr>
                  <w:b/>
                  <w:bCs/>
                </w:rPr>
                <w:t>100%</w:t>
              </w:r>
              <w:r w:rsidRPr="00D2302C">
                <w:t xml:space="preserve"> |</w:t>
              </w:r>
            </w:ins>
            <w:ins w:id="1313" w:author="Alfredo" w:date="2020-10-04T19:38:00Z">
              <w:r>
                <w:t>size</w:t>
              </w:r>
            </w:ins>
            <w:ins w:id="1314" w:author="Alfredo" w:date="2020-10-04T19:37:00Z">
              <w:r w:rsidRPr="00D2302C">
                <w:t>|</w:t>
              </w:r>
            </w:ins>
            <w:ins w:id="1315" w:author="Alfredo" w:date="2020-10-04T19:38:00Z">
              <w:r>
                <w:t>number</w:t>
              </w:r>
            </w:ins>
            <w:ins w:id="1316" w:author="Alfredo" w:date="2020-10-04T19:37:00Z">
              <w:r w:rsidRPr="00D2302C">
                <w:t>| fill</w:t>
              </w:r>
            </w:ins>
          </w:p>
        </w:tc>
        <w:tc>
          <w:tcPr>
            <w:tcW w:w="4110" w:type="dxa"/>
            <w:hideMark/>
            <w:tcPrChange w:id="1317" w:author="Alfredo" w:date="2020-10-04T19:41:00Z">
              <w:tcPr>
                <w:tcW w:w="4544" w:type="dxa"/>
                <w:gridSpan w:val="2"/>
                <w:hideMark/>
              </w:tcPr>
            </w:tcPrChange>
          </w:tcPr>
          <w:p w14:paraId="5F8E07A9" w14:textId="77777777" w:rsidR="00D2302C" w:rsidRPr="00D2302C" w:rsidRDefault="00D2302C" w:rsidP="00D2302C">
            <w:pPr>
              <w:spacing w:after="160" w:line="259" w:lineRule="auto"/>
              <w:jc w:val="both"/>
              <w:cnfStyle w:val="000000100000" w:firstRow="0" w:lastRow="0" w:firstColumn="0" w:lastColumn="0" w:oddVBand="0" w:evenVBand="0" w:oddHBand="1" w:evenHBand="0" w:firstRowFirstColumn="0" w:firstRowLastColumn="0" w:lastRowFirstColumn="0" w:lastRowLastColumn="0"/>
              <w:rPr>
                <w:ins w:id="1318" w:author="Alfredo" w:date="2020-10-04T19:37:00Z"/>
              </w:rPr>
            </w:pPr>
            <w:ins w:id="1319" w:author="Alfredo" w:date="2020-10-04T19:37:00Z">
              <w:r w:rsidRPr="00D2302C">
                <w:t>Tamaño de los bordes en la imagen.</w:t>
              </w:r>
            </w:ins>
          </w:p>
        </w:tc>
      </w:tr>
      <w:tr w:rsidR="00AC383B" w:rsidRPr="00D2302C" w14:paraId="38DA461D" w14:textId="77777777" w:rsidTr="00AC383B">
        <w:trPr>
          <w:ins w:id="1320" w:author="Alfredo" w:date="2020-10-04T19:37:00Z"/>
        </w:trPr>
        <w:tc>
          <w:tcPr>
            <w:cnfStyle w:val="001000000000" w:firstRow="0" w:lastRow="0" w:firstColumn="1" w:lastColumn="0" w:oddVBand="0" w:evenVBand="0" w:oddHBand="0" w:evenHBand="0" w:firstRowFirstColumn="0" w:firstRowLastColumn="0" w:lastRowFirstColumn="0" w:lastRowLastColumn="0"/>
            <w:tcW w:w="2547" w:type="dxa"/>
            <w:hideMark/>
            <w:tcPrChange w:id="1321" w:author="Alfredo" w:date="2020-10-04T19:41:00Z">
              <w:tcPr>
                <w:tcW w:w="2547" w:type="dxa"/>
                <w:hideMark/>
              </w:tcPr>
            </w:tcPrChange>
          </w:tcPr>
          <w:p w14:paraId="3F8CADBC" w14:textId="77777777" w:rsidR="00D2302C" w:rsidRPr="00D2302C" w:rsidRDefault="00D2302C" w:rsidP="00D2302C">
            <w:pPr>
              <w:spacing w:after="160" w:line="259" w:lineRule="auto"/>
              <w:jc w:val="both"/>
              <w:rPr>
                <w:ins w:id="1322" w:author="Alfredo" w:date="2020-10-04T19:37:00Z"/>
              </w:rPr>
            </w:pPr>
            <w:ins w:id="1323" w:author="Alfredo" w:date="2020-10-04T19:37:00Z">
              <w:r w:rsidRPr="00D2302C">
                <w:t xml:space="preserve">border-image-outset </w:t>
              </w:r>
            </w:ins>
          </w:p>
        </w:tc>
        <w:tc>
          <w:tcPr>
            <w:tcW w:w="2410" w:type="dxa"/>
            <w:hideMark/>
            <w:tcPrChange w:id="1324" w:author="Alfredo" w:date="2020-10-04T19:41:00Z">
              <w:tcPr>
                <w:tcW w:w="1830" w:type="dxa"/>
                <w:hideMark/>
              </w:tcPr>
            </w:tcPrChange>
          </w:tcPr>
          <w:p w14:paraId="12F1D03A" w14:textId="376AD2B5" w:rsidR="00D2302C" w:rsidRPr="00D2302C" w:rsidRDefault="00D2302C" w:rsidP="00D2302C">
            <w:pPr>
              <w:spacing w:after="160" w:line="259" w:lineRule="auto"/>
              <w:jc w:val="both"/>
              <w:cnfStyle w:val="000000000000" w:firstRow="0" w:lastRow="0" w:firstColumn="0" w:lastColumn="0" w:oddVBand="0" w:evenVBand="0" w:oddHBand="0" w:evenHBand="0" w:firstRowFirstColumn="0" w:firstRowLastColumn="0" w:lastRowFirstColumn="0" w:lastRowLastColumn="0"/>
              <w:rPr>
                <w:ins w:id="1325" w:author="Alfredo" w:date="2020-10-04T19:37:00Z"/>
              </w:rPr>
            </w:pPr>
            <w:ins w:id="1326" w:author="Alfredo" w:date="2020-10-04T19:37:00Z">
              <w:r w:rsidRPr="00D2302C">
                <w:rPr>
                  <w:b/>
                  <w:bCs/>
                </w:rPr>
                <w:t>0</w:t>
              </w:r>
              <w:r w:rsidRPr="00D2302C">
                <w:t xml:space="preserve"> | </w:t>
              </w:r>
            </w:ins>
            <w:ins w:id="1327" w:author="Alfredo" w:date="2020-10-04T19:38:00Z">
              <w:r>
                <w:t>size</w:t>
              </w:r>
            </w:ins>
          </w:p>
        </w:tc>
        <w:tc>
          <w:tcPr>
            <w:tcW w:w="4110" w:type="dxa"/>
            <w:hideMark/>
            <w:tcPrChange w:id="1328" w:author="Alfredo" w:date="2020-10-04T19:41:00Z">
              <w:tcPr>
                <w:tcW w:w="4544" w:type="dxa"/>
                <w:gridSpan w:val="2"/>
                <w:hideMark/>
              </w:tcPr>
            </w:tcPrChange>
          </w:tcPr>
          <w:p w14:paraId="61CE0D1F" w14:textId="748DE69A" w:rsidR="00D2302C" w:rsidRPr="00D2302C" w:rsidRDefault="00D2302C" w:rsidP="00D2302C">
            <w:pPr>
              <w:spacing w:after="160" w:line="259" w:lineRule="auto"/>
              <w:jc w:val="both"/>
              <w:cnfStyle w:val="000000000000" w:firstRow="0" w:lastRow="0" w:firstColumn="0" w:lastColumn="0" w:oddVBand="0" w:evenVBand="0" w:oddHBand="0" w:evenHBand="0" w:firstRowFirstColumn="0" w:firstRowLastColumn="0" w:lastRowFirstColumn="0" w:lastRowLastColumn="0"/>
              <w:rPr>
                <w:ins w:id="1329" w:author="Alfredo" w:date="2020-10-04T19:37:00Z"/>
              </w:rPr>
            </w:pPr>
            <w:ins w:id="1330" w:author="Alfredo" w:date="2020-10-04T19:37:00Z">
              <w:r w:rsidRPr="00D2302C">
                <w:t>Tamaño en el que el borde crece hacia fuera.</w:t>
              </w:r>
            </w:ins>
          </w:p>
        </w:tc>
      </w:tr>
      <w:tr w:rsidR="00AC383B" w:rsidRPr="00D2302C" w14:paraId="7369EAC3" w14:textId="77777777" w:rsidTr="00AC383B">
        <w:trPr>
          <w:cnfStyle w:val="000000100000" w:firstRow="0" w:lastRow="0" w:firstColumn="0" w:lastColumn="0" w:oddVBand="0" w:evenVBand="0" w:oddHBand="1" w:evenHBand="0" w:firstRowFirstColumn="0" w:firstRowLastColumn="0" w:lastRowFirstColumn="0" w:lastRowLastColumn="0"/>
          <w:ins w:id="1331" w:author="Alfredo" w:date="2020-10-04T19:39:00Z"/>
        </w:trPr>
        <w:tc>
          <w:tcPr>
            <w:cnfStyle w:val="001000000000" w:firstRow="0" w:lastRow="0" w:firstColumn="1" w:lastColumn="0" w:oddVBand="0" w:evenVBand="0" w:oddHBand="0" w:evenHBand="0" w:firstRowFirstColumn="0" w:firstRowLastColumn="0" w:lastRowFirstColumn="0" w:lastRowLastColumn="0"/>
            <w:tcW w:w="2547" w:type="dxa"/>
            <w:hideMark/>
            <w:tcPrChange w:id="1332" w:author="Alfredo" w:date="2020-10-04T19:41:00Z">
              <w:tcPr>
                <w:tcW w:w="2547" w:type="dxa"/>
                <w:hideMark/>
              </w:tcPr>
            </w:tcPrChange>
          </w:tcPr>
          <w:p w14:paraId="3673208B" w14:textId="77777777" w:rsidR="00D2302C" w:rsidRPr="00D2302C" w:rsidRDefault="00D2302C" w:rsidP="00D2302C">
            <w:pPr>
              <w:cnfStyle w:val="001000100000" w:firstRow="0" w:lastRow="0" w:firstColumn="1" w:lastColumn="0" w:oddVBand="0" w:evenVBand="0" w:oddHBand="1" w:evenHBand="0" w:firstRowFirstColumn="0" w:firstRowLastColumn="0" w:lastRowFirstColumn="0" w:lastRowLastColumn="0"/>
              <w:rPr>
                <w:ins w:id="1333" w:author="Alfredo" w:date="2020-10-04T19:39:00Z"/>
                <w:rFonts w:ascii="Times New Roman" w:eastAsia="Times New Roman" w:hAnsi="Times New Roman" w:cs="Times New Roman"/>
                <w:sz w:val="24"/>
                <w:szCs w:val="24"/>
                <w:lang w:eastAsia="es-MX"/>
              </w:rPr>
            </w:pPr>
            <w:ins w:id="1334" w:author="Alfredo" w:date="2020-10-04T19:39:00Z">
              <w:r w:rsidRPr="00D2302C">
                <w:rPr>
                  <w:rFonts w:ascii="Courier New" w:eastAsia="Times New Roman" w:hAnsi="Courier New" w:cs="Courier New"/>
                  <w:sz w:val="20"/>
                  <w:szCs w:val="20"/>
                  <w:lang w:eastAsia="es-MX"/>
                </w:rPr>
                <w:t>border-image-repeat</w:t>
              </w:r>
              <w:r w:rsidRPr="00D2302C">
                <w:rPr>
                  <w:rFonts w:ascii="Times New Roman" w:eastAsia="Times New Roman" w:hAnsi="Times New Roman" w:cs="Times New Roman"/>
                  <w:sz w:val="24"/>
                  <w:szCs w:val="24"/>
                  <w:lang w:eastAsia="es-MX"/>
                </w:rPr>
                <w:t xml:space="preserve"> </w:t>
              </w:r>
            </w:ins>
          </w:p>
        </w:tc>
        <w:tc>
          <w:tcPr>
            <w:tcW w:w="2410" w:type="dxa"/>
            <w:hideMark/>
            <w:tcPrChange w:id="1335" w:author="Alfredo" w:date="2020-10-04T19:41:00Z">
              <w:tcPr>
                <w:tcW w:w="1830" w:type="dxa"/>
                <w:hideMark/>
              </w:tcPr>
            </w:tcPrChange>
          </w:tcPr>
          <w:p w14:paraId="79B4432B" w14:textId="77777777" w:rsidR="00D2302C" w:rsidRPr="00D2302C" w:rsidRDefault="00D2302C" w:rsidP="00D2302C">
            <w:pPr>
              <w:cnfStyle w:val="000000100000" w:firstRow="0" w:lastRow="0" w:firstColumn="0" w:lastColumn="0" w:oddVBand="0" w:evenVBand="0" w:oddHBand="1" w:evenHBand="0" w:firstRowFirstColumn="0" w:firstRowLastColumn="0" w:lastRowFirstColumn="0" w:lastRowLastColumn="0"/>
              <w:rPr>
                <w:ins w:id="1336" w:author="Alfredo" w:date="2020-10-04T19:39:00Z"/>
                <w:rFonts w:ascii="Times New Roman" w:eastAsia="Times New Roman" w:hAnsi="Times New Roman" w:cs="Times New Roman"/>
                <w:sz w:val="24"/>
                <w:szCs w:val="24"/>
                <w:lang w:eastAsia="es-MX"/>
              </w:rPr>
            </w:pPr>
            <w:ins w:id="1337" w:author="Alfredo" w:date="2020-10-04T19:39:00Z">
              <w:r w:rsidRPr="00D2302C">
                <w:rPr>
                  <w:rFonts w:ascii="Times New Roman" w:eastAsia="Times New Roman" w:hAnsi="Times New Roman" w:cs="Times New Roman"/>
                  <w:sz w:val="24"/>
                  <w:szCs w:val="24"/>
                  <w:lang w:eastAsia="es-MX"/>
                </w:rPr>
                <w:t>[</w:t>
              </w:r>
              <w:r w:rsidRPr="00D2302C">
                <w:rPr>
                  <w:rFonts w:ascii="Times New Roman" w:eastAsia="Times New Roman" w:hAnsi="Times New Roman" w:cs="Times New Roman"/>
                  <w:i/>
                  <w:iCs/>
                  <w:sz w:val="24"/>
                  <w:szCs w:val="24"/>
                  <w:lang w:eastAsia="es-MX"/>
                </w:rPr>
                <w:t>repetición en X e Y</w:t>
              </w:r>
              <w:r w:rsidRPr="00D2302C">
                <w:rPr>
                  <w:rFonts w:ascii="Times New Roman" w:eastAsia="Times New Roman" w:hAnsi="Times New Roman" w:cs="Times New Roman"/>
                  <w:sz w:val="24"/>
                  <w:szCs w:val="24"/>
                  <w:lang w:eastAsia="es-MX"/>
                </w:rPr>
                <w:t>]</w:t>
              </w:r>
            </w:ins>
          </w:p>
        </w:tc>
        <w:tc>
          <w:tcPr>
            <w:tcW w:w="4110" w:type="dxa"/>
            <w:hideMark/>
            <w:tcPrChange w:id="1338" w:author="Alfredo" w:date="2020-10-04T19:41:00Z">
              <w:tcPr>
                <w:tcW w:w="4544" w:type="dxa"/>
                <w:gridSpan w:val="2"/>
                <w:hideMark/>
              </w:tcPr>
            </w:tcPrChange>
          </w:tcPr>
          <w:p w14:paraId="1381BE30" w14:textId="77777777" w:rsidR="00D2302C" w:rsidRPr="00D2302C" w:rsidRDefault="00D2302C" w:rsidP="00D2302C">
            <w:pPr>
              <w:cnfStyle w:val="000000100000" w:firstRow="0" w:lastRow="0" w:firstColumn="0" w:lastColumn="0" w:oddVBand="0" w:evenVBand="0" w:oddHBand="1" w:evenHBand="0" w:firstRowFirstColumn="0" w:firstRowLastColumn="0" w:lastRowFirstColumn="0" w:lastRowLastColumn="0"/>
              <w:rPr>
                <w:ins w:id="1339" w:author="Alfredo" w:date="2020-10-04T19:39:00Z"/>
                <w:rFonts w:ascii="Times New Roman" w:eastAsia="Times New Roman" w:hAnsi="Times New Roman" w:cs="Times New Roman"/>
                <w:sz w:val="24"/>
                <w:szCs w:val="24"/>
                <w:lang w:eastAsia="es-MX"/>
              </w:rPr>
            </w:pPr>
            <w:ins w:id="1340" w:author="Alfredo" w:date="2020-10-04T19:39:00Z">
              <w:r w:rsidRPr="00D2302C">
                <w:rPr>
                  <w:rFonts w:ascii="Times New Roman" w:eastAsia="Times New Roman" w:hAnsi="Times New Roman" w:cs="Times New Roman"/>
                  <w:sz w:val="24"/>
                  <w:szCs w:val="24"/>
                  <w:lang w:eastAsia="es-MX"/>
                </w:rPr>
                <w:t>1 parámetro. Comportamiento de repetición en ambos ejes.</w:t>
              </w:r>
            </w:ins>
          </w:p>
        </w:tc>
      </w:tr>
      <w:tr w:rsidR="00AC383B" w:rsidRPr="00D2302C" w14:paraId="2C4F8F00" w14:textId="77777777" w:rsidTr="00AC383B">
        <w:trPr>
          <w:ins w:id="1341" w:author="Alfredo" w:date="2020-10-04T19:39:00Z"/>
        </w:trPr>
        <w:tc>
          <w:tcPr>
            <w:cnfStyle w:val="001000000000" w:firstRow="0" w:lastRow="0" w:firstColumn="1" w:lastColumn="0" w:oddVBand="0" w:evenVBand="0" w:oddHBand="0" w:evenHBand="0" w:firstRowFirstColumn="0" w:firstRowLastColumn="0" w:lastRowFirstColumn="0" w:lastRowLastColumn="0"/>
            <w:tcW w:w="2547" w:type="dxa"/>
            <w:hideMark/>
            <w:tcPrChange w:id="1342" w:author="Alfredo" w:date="2020-10-04T19:41:00Z">
              <w:tcPr>
                <w:tcW w:w="2547" w:type="dxa"/>
                <w:hideMark/>
              </w:tcPr>
            </w:tcPrChange>
          </w:tcPr>
          <w:p w14:paraId="416024F0" w14:textId="77777777" w:rsidR="00D2302C" w:rsidRPr="00D2302C" w:rsidRDefault="00D2302C" w:rsidP="00D2302C">
            <w:pPr>
              <w:rPr>
                <w:ins w:id="1343" w:author="Alfredo" w:date="2020-10-04T19:39:00Z"/>
                <w:rFonts w:ascii="Times New Roman" w:eastAsia="Times New Roman" w:hAnsi="Times New Roman" w:cs="Times New Roman"/>
                <w:sz w:val="24"/>
                <w:szCs w:val="24"/>
                <w:lang w:eastAsia="es-MX"/>
              </w:rPr>
            </w:pPr>
          </w:p>
        </w:tc>
        <w:tc>
          <w:tcPr>
            <w:tcW w:w="2410" w:type="dxa"/>
            <w:hideMark/>
            <w:tcPrChange w:id="1344" w:author="Alfredo" w:date="2020-10-04T19:41:00Z">
              <w:tcPr>
                <w:tcW w:w="2410" w:type="dxa"/>
                <w:gridSpan w:val="2"/>
                <w:hideMark/>
              </w:tcPr>
            </w:tcPrChange>
          </w:tcPr>
          <w:p w14:paraId="2075ECD2" w14:textId="77777777" w:rsidR="00D2302C" w:rsidRPr="00D2302C" w:rsidRDefault="00D2302C" w:rsidP="00D2302C">
            <w:pPr>
              <w:cnfStyle w:val="000000000000" w:firstRow="0" w:lastRow="0" w:firstColumn="0" w:lastColumn="0" w:oddVBand="0" w:evenVBand="0" w:oddHBand="0" w:evenHBand="0" w:firstRowFirstColumn="0" w:firstRowLastColumn="0" w:lastRowFirstColumn="0" w:lastRowLastColumn="0"/>
              <w:rPr>
                <w:ins w:id="1345" w:author="Alfredo" w:date="2020-10-04T19:39:00Z"/>
                <w:rFonts w:ascii="Times New Roman" w:eastAsia="Times New Roman" w:hAnsi="Times New Roman" w:cs="Times New Roman"/>
                <w:sz w:val="24"/>
                <w:szCs w:val="24"/>
                <w:lang w:eastAsia="es-MX"/>
              </w:rPr>
            </w:pPr>
            <w:ins w:id="1346" w:author="Alfredo" w:date="2020-10-04T19:39:00Z">
              <w:r w:rsidRPr="00D2302C">
                <w:rPr>
                  <w:rFonts w:ascii="Times New Roman" w:eastAsia="Times New Roman" w:hAnsi="Times New Roman" w:cs="Times New Roman"/>
                  <w:sz w:val="24"/>
                  <w:szCs w:val="24"/>
                  <w:lang w:eastAsia="es-MX"/>
                </w:rPr>
                <w:t>[</w:t>
              </w:r>
              <w:r w:rsidRPr="00D2302C">
                <w:rPr>
                  <w:rFonts w:ascii="Times New Roman" w:eastAsia="Times New Roman" w:hAnsi="Times New Roman" w:cs="Times New Roman"/>
                  <w:i/>
                  <w:iCs/>
                  <w:sz w:val="24"/>
                  <w:szCs w:val="24"/>
                  <w:lang w:eastAsia="es-MX"/>
                </w:rPr>
                <w:t>rep. en X</w:t>
              </w:r>
              <w:r w:rsidRPr="00D2302C">
                <w:rPr>
                  <w:rFonts w:ascii="Times New Roman" w:eastAsia="Times New Roman" w:hAnsi="Times New Roman" w:cs="Times New Roman"/>
                  <w:sz w:val="24"/>
                  <w:szCs w:val="24"/>
                  <w:lang w:eastAsia="es-MX"/>
                </w:rPr>
                <w:t>] [</w:t>
              </w:r>
              <w:r w:rsidRPr="00D2302C">
                <w:rPr>
                  <w:rFonts w:ascii="Times New Roman" w:eastAsia="Times New Roman" w:hAnsi="Times New Roman" w:cs="Times New Roman"/>
                  <w:i/>
                  <w:iCs/>
                  <w:sz w:val="24"/>
                  <w:szCs w:val="24"/>
                  <w:lang w:eastAsia="es-MX"/>
                </w:rPr>
                <w:t>rep. en Y</w:t>
              </w:r>
              <w:r w:rsidRPr="00D2302C">
                <w:rPr>
                  <w:rFonts w:ascii="Times New Roman" w:eastAsia="Times New Roman" w:hAnsi="Times New Roman" w:cs="Times New Roman"/>
                  <w:sz w:val="24"/>
                  <w:szCs w:val="24"/>
                  <w:lang w:eastAsia="es-MX"/>
                </w:rPr>
                <w:t>]</w:t>
              </w:r>
            </w:ins>
          </w:p>
        </w:tc>
        <w:tc>
          <w:tcPr>
            <w:tcW w:w="4110" w:type="dxa"/>
            <w:hideMark/>
            <w:tcPrChange w:id="1347" w:author="Alfredo" w:date="2020-10-04T19:41:00Z">
              <w:tcPr>
                <w:tcW w:w="3964" w:type="dxa"/>
                <w:hideMark/>
              </w:tcPr>
            </w:tcPrChange>
          </w:tcPr>
          <w:p w14:paraId="670B01C3" w14:textId="77777777" w:rsidR="00D2302C" w:rsidRPr="00D2302C" w:rsidRDefault="00D2302C" w:rsidP="00D2302C">
            <w:pPr>
              <w:cnfStyle w:val="000000000000" w:firstRow="0" w:lastRow="0" w:firstColumn="0" w:lastColumn="0" w:oddVBand="0" w:evenVBand="0" w:oddHBand="0" w:evenHBand="0" w:firstRowFirstColumn="0" w:firstRowLastColumn="0" w:lastRowFirstColumn="0" w:lastRowLastColumn="0"/>
              <w:rPr>
                <w:ins w:id="1348" w:author="Alfredo" w:date="2020-10-04T19:39:00Z"/>
                <w:rFonts w:ascii="Times New Roman" w:eastAsia="Times New Roman" w:hAnsi="Times New Roman" w:cs="Times New Roman"/>
                <w:sz w:val="24"/>
                <w:szCs w:val="24"/>
                <w:lang w:eastAsia="es-MX"/>
              </w:rPr>
            </w:pPr>
            <w:ins w:id="1349" w:author="Alfredo" w:date="2020-10-04T19:39:00Z">
              <w:r w:rsidRPr="00D2302C">
                <w:rPr>
                  <w:rFonts w:ascii="Times New Roman" w:eastAsia="Times New Roman" w:hAnsi="Times New Roman" w:cs="Times New Roman"/>
                  <w:sz w:val="24"/>
                  <w:szCs w:val="24"/>
                  <w:lang w:eastAsia="es-MX"/>
                </w:rPr>
                <w:t>2 parámetros. Comportamiento de repetición por separado.</w:t>
              </w:r>
            </w:ins>
          </w:p>
        </w:tc>
      </w:tr>
    </w:tbl>
    <w:p w14:paraId="18F31ED7" w14:textId="77777777" w:rsidR="00AC383B" w:rsidRDefault="00AC383B">
      <w:pPr>
        <w:ind w:left="720"/>
        <w:jc w:val="both"/>
        <w:rPr>
          <w:ins w:id="1350" w:author="Alfredo" w:date="2020-10-04T19:44:00Z"/>
        </w:rPr>
        <w:pPrChange w:id="1351" w:author="Alfredo" w:date="2020-10-04T19:44:00Z">
          <w:pPr>
            <w:numPr>
              <w:numId w:val="8"/>
            </w:numPr>
            <w:tabs>
              <w:tab w:val="num" w:pos="720"/>
            </w:tabs>
            <w:ind w:left="720" w:hanging="360"/>
            <w:jc w:val="both"/>
          </w:pPr>
        </w:pPrChange>
      </w:pPr>
    </w:p>
    <w:p w14:paraId="36DDE1CF" w14:textId="77777777" w:rsidR="00AC383B" w:rsidRPr="00AC383B" w:rsidRDefault="00AC383B">
      <w:pPr>
        <w:pStyle w:val="Prrafodelista"/>
        <w:numPr>
          <w:ilvl w:val="0"/>
          <w:numId w:val="10"/>
        </w:numPr>
        <w:jc w:val="both"/>
        <w:rPr>
          <w:ins w:id="1352" w:author="Alfredo" w:date="2020-10-04T19:44:00Z"/>
        </w:rPr>
        <w:pPrChange w:id="1353" w:author="Alfredo" w:date="2020-10-04T19:53:00Z">
          <w:pPr>
            <w:numPr>
              <w:numId w:val="8"/>
            </w:numPr>
            <w:tabs>
              <w:tab w:val="num" w:pos="720"/>
            </w:tabs>
            <w:ind w:left="720" w:hanging="360"/>
            <w:jc w:val="both"/>
          </w:pPr>
        </w:pPrChange>
      </w:pPr>
      <w:ins w:id="1354" w:author="Alfredo" w:date="2020-10-04T19:44:00Z">
        <w:r w:rsidRPr="00AC383B">
          <w:lastRenderedPageBreak/>
          <w:t xml:space="preserve">La propiedad </w:t>
        </w:r>
        <w:r w:rsidRPr="00192585">
          <w:rPr>
            <w:b/>
            <w:color w:val="0070C0"/>
            <w:rPrChange w:id="1355" w:author="Alfredo" w:date="2020-10-04T19:53:00Z">
              <w:rPr/>
            </w:rPrChange>
          </w:rPr>
          <w:t>border-image-width</w:t>
        </w:r>
        <w:r w:rsidRPr="00192585">
          <w:rPr>
            <w:color w:val="0070C0"/>
            <w:rPrChange w:id="1356" w:author="Alfredo" w:date="2020-10-04T19:53:00Z">
              <w:rPr/>
            </w:rPrChange>
          </w:rPr>
          <w:t xml:space="preserve"> </w:t>
        </w:r>
        <w:r w:rsidRPr="00AC383B">
          <w:t xml:space="preserve">indica el </w:t>
        </w:r>
        <w:r w:rsidRPr="00192585">
          <w:rPr>
            <w:b/>
            <w:bCs/>
          </w:rPr>
          <w:t>tamaño</w:t>
        </w:r>
        <w:r w:rsidRPr="00AC383B">
          <w:t xml:space="preserve"> que tendrá el borde de la imagen. El tamaño puede ser indicado con unidades (</w:t>
        </w:r>
        <w:r w:rsidRPr="00192585">
          <w:rPr>
            <w:i/>
            <w:iCs/>
          </w:rPr>
          <w:t>píxeles o porcentajes, por ejemplo</w:t>
        </w:r>
        <w:r w:rsidRPr="00AC383B">
          <w:t xml:space="preserve">) o sin ellas, lo que lo tomará como múltiplo del tamaño indicado en </w:t>
        </w:r>
        <w:r w:rsidRPr="00192585">
          <w:rPr>
            <w:b/>
            <w:rPrChange w:id="1357" w:author="Alfredo" w:date="2020-10-04T19:53:00Z">
              <w:rPr/>
            </w:rPrChange>
          </w:rPr>
          <w:t>border-width</w:t>
        </w:r>
        <w:r w:rsidRPr="00AC383B">
          <w:t>.</w:t>
        </w:r>
      </w:ins>
    </w:p>
    <w:p w14:paraId="792C9EBC" w14:textId="77777777" w:rsidR="00AC383B" w:rsidRPr="00AC383B" w:rsidRDefault="00AC383B" w:rsidP="00AC383B">
      <w:pPr>
        <w:jc w:val="both"/>
        <w:rPr>
          <w:ins w:id="1358" w:author="Alfredo" w:date="2020-10-04T19:44:00Z"/>
        </w:rPr>
      </w:pPr>
      <w:ins w:id="1359" w:author="Alfredo" w:date="2020-10-04T19:44:00Z">
        <w:r w:rsidRPr="00AC383B">
          <w:t xml:space="preserve">En nuestro ejemplo, tanto indicarle un valor de </w:t>
        </w:r>
        <w:r w:rsidRPr="00AC383B">
          <w:rPr>
            <w:b/>
            <w:bCs/>
          </w:rPr>
          <w:t>1</w:t>
        </w:r>
        <w:r w:rsidRPr="00AC383B">
          <w:t xml:space="preserve"> como dejarlo sin especificar, sería decirle que el tamaño del borde de la imagen será de 42px, pero por ejemplo, si indicamos </w:t>
        </w:r>
        <w:r w:rsidRPr="00192585">
          <w:rPr>
            <w:b/>
            <w:rPrChange w:id="1360" w:author="Alfredo" w:date="2020-10-04T19:50:00Z">
              <w:rPr/>
            </w:rPrChange>
          </w:rPr>
          <w:t>border-image-width</w:t>
        </w:r>
        <w:r w:rsidRPr="00AC383B">
          <w:t>: 2, le estaremos indicando que use un tamaño de 84px.</w:t>
        </w:r>
      </w:ins>
    </w:p>
    <w:p w14:paraId="03055D27" w14:textId="2D34E8E6" w:rsidR="00D2302C" w:rsidRDefault="00B94393">
      <w:pPr>
        <w:shd w:val="clear" w:color="auto" w:fill="000000" w:themeFill="text1"/>
        <w:jc w:val="both"/>
        <w:rPr>
          <w:ins w:id="1361" w:author="Alfredo" w:date="2020-10-04T19:49:00Z"/>
        </w:rPr>
        <w:pPrChange w:id="1362" w:author="Alfredo" w:date="2020-10-04T19:47:00Z">
          <w:pPr/>
        </w:pPrChange>
      </w:pPr>
      <w:ins w:id="1363" w:author="Alfredo" w:date="2020-10-04T19:47:00Z">
        <w:r w:rsidRPr="00B94393">
          <w:rPr>
            <w:b/>
            <w:bCs/>
          </w:rPr>
          <w:t>Consejo:</w:t>
        </w:r>
        <w:r w:rsidRPr="00B94393">
          <w:t xml:space="preserve"> No olvides que hay que indicar también un border-width y un border-style para que el borde CSS esté definido y se pueda visualizar.</w:t>
        </w:r>
      </w:ins>
    </w:p>
    <w:p w14:paraId="573777C1" w14:textId="7E00479F" w:rsidR="00B94393" w:rsidRDefault="00B94393">
      <w:pPr>
        <w:pStyle w:val="Prrafodelista"/>
        <w:numPr>
          <w:ilvl w:val="0"/>
          <w:numId w:val="10"/>
        </w:numPr>
        <w:jc w:val="both"/>
        <w:rPr>
          <w:ins w:id="1364" w:author="Alfredo" w:date="2020-10-04T19:50:00Z"/>
        </w:rPr>
        <w:pPrChange w:id="1365" w:author="Alfredo" w:date="2020-10-04T19:54:00Z">
          <w:pPr/>
        </w:pPrChange>
      </w:pPr>
      <w:ins w:id="1366" w:author="Alfredo" w:date="2020-10-04T19:49:00Z">
        <w:r w:rsidRPr="00B94393">
          <w:t xml:space="preserve">La propiedad </w:t>
        </w:r>
        <w:r w:rsidRPr="00192585">
          <w:rPr>
            <w:b/>
            <w:color w:val="0070C0"/>
            <w:rPrChange w:id="1367" w:author="Alfredo" w:date="2020-10-04T19:54:00Z">
              <w:rPr/>
            </w:rPrChange>
          </w:rPr>
          <w:t>border-image-source</w:t>
        </w:r>
        <w:r w:rsidRPr="00B94393">
          <w:t xml:space="preserve"> establece, mediante la expresión </w:t>
        </w:r>
        <w:r w:rsidRPr="00192585">
          <w:rPr>
            <w:b/>
            <w:bCs/>
          </w:rPr>
          <w:t>url()</w:t>
        </w:r>
        <w:r w:rsidRPr="00B94393">
          <w:t>, la imagen que vamos a utilizar para crear nuestro borde con imágenes.</w:t>
        </w:r>
      </w:ins>
    </w:p>
    <w:p w14:paraId="0D912B2B" w14:textId="093A631E" w:rsidR="00192585" w:rsidRDefault="00192585">
      <w:pPr>
        <w:shd w:val="clear" w:color="auto" w:fill="FFD966" w:themeFill="accent4" w:themeFillTint="99"/>
        <w:jc w:val="both"/>
        <w:rPr>
          <w:ins w:id="1368" w:author="Alfredo" w:date="2020-10-04T19:52:00Z"/>
        </w:rPr>
        <w:pPrChange w:id="1369" w:author="Alfredo" w:date="2020-10-04T19:51:00Z">
          <w:pPr/>
        </w:pPrChange>
      </w:pPr>
      <w:ins w:id="1370" w:author="Alfredo" w:date="2020-10-04T19:50:00Z">
        <w:r w:rsidRPr="00192585">
          <w:rPr>
            <w:b/>
            <w:bCs/>
          </w:rPr>
          <w:t>Truco</w:t>
        </w:r>
        <w:r w:rsidRPr="00192585">
          <w:t xml:space="preserve">: ¡Como imagen de fondo puedes utilizar un </w:t>
        </w:r>
        <w:r w:rsidRPr="00192585">
          <w:fldChar w:fldCharType="begin"/>
        </w:r>
        <w:r w:rsidRPr="00192585">
          <w:instrText xml:space="preserve"> HYPERLINK "https://lenguajecss.com/css/colores-y-fondos/gradientes-css/" </w:instrText>
        </w:r>
        <w:r w:rsidRPr="00192585">
          <w:fldChar w:fldCharType="separate"/>
        </w:r>
        <w:r w:rsidRPr="00192585">
          <w:rPr>
            <w:rStyle w:val="Hipervnculo"/>
          </w:rPr>
          <w:t>gradiente de CSS</w:t>
        </w:r>
        <w:r w:rsidRPr="00192585">
          <w:fldChar w:fldCharType="end"/>
        </w:r>
        <w:r w:rsidRPr="00192585">
          <w:t>, ya que internamente se interpretan como imágenes!</w:t>
        </w:r>
      </w:ins>
    </w:p>
    <w:p w14:paraId="785A6F9C" w14:textId="5F2397C1" w:rsidR="00192585" w:rsidRDefault="00192585">
      <w:pPr>
        <w:pStyle w:val="Prrafodelista"/>
        <w:numPr>
          <w:ilvl w:val="0"/>
          <w:numId w:val="10"/>
        </w:numPr>
        <w:jc w:val="both"/>
        <w:rPr>
          <w:ins w:id="1371" w:author="Alfredo" w:date="2020-10-04T19:55:00Z"/>
        </w:rPr>
        <w:pPrChange w:id="1372" w:author="Alfredo" w:date="2020-10-04T19:54:00Z">
          <w:pPr/>
        </w:pPrChange>
      </w:pPr>
      <w:ins w:id="1373" w:author="Alfredo" w:date="2020-10-04T19:52:00Z">
        <w:r w:rsidRPr="00192585">
          <w:t xml:space="preserve">La propiedad </w:t>
        </w:r>
        <w:r w:rsidRPr="00192585">
          <w:rPr>
            <w:b/>
            <w:color w:val="0070C0"/>
            <w:rPrChange w:id="1374" w:author="Alfredo" w:date="2020-10-04T19:54:00Z">
              <w:rPr/>
            </w:rPrChange>
          </w:rPr>
          <w:t>border-image-slice</w:t>
        </w:r>
        <w:r w:rsidRPr="00192585">
          <w:rPr>
            <w:b/>
            <w:color w:val="4472C4" w:themeColor="accent5"/>
            <w:rPrChange w:id="1375" w:author="Alfredo" w:date="2020-10-04T19:54:00Z">
              <w:rPr/>
            </w:rPrChange>
          </w:rPr>
          <w:t xml:space="preserve"> </w:t>
        </w:r>
        <w:r w:rsidRPr="00192585">
          <w:t xml:space="preserve">define la posición de las líneas divisorias de la imagen, o lo que es lo mismo, el tamaño de los bordes. Por defecto, el valor es de </w:t>
        </w:r>
        <w:r w:rsidRPr="00192585">
          <w:rPr>
            <w:b/>
            <w:bCs/>
          </w:rPr>
          <w:t>100%</w:t>
        </w:r>
        <w:r w:rsidRPr="00192585">
          <w:t xml:space="preserve"> (</w:t>
        </w:r>
        <w:r w:rsidRPr="00192585">
          <w:rPr>
            <w:i/>
            <w:iCs/>
          </w:rPr>
          <w:t>tamaño de ancho completo de la imagen</w:t>
        </w:r>
        <w:r w:rsidRPr="00192585">
          <w:t>), pero también podemos usar números sin unidad, que simbolizan píxeles de recorte. Se pueden especificar 1, 2, 3 ó 4 parámetros.</w:t>
        </w:r>
      </w:ins>
    </w:p>
    <w:p w14:paraId="1250CE18" w14:textId="77777777" w:rsidR="006445E7" w:rsidRPr="006445E7" w:rsidRDefault="006445E7">
      <w:pPr>
        <w:jc w:val="both"/>
        <w:rPr>
          <w:ins w:id="1376" w:author="Alfredo" w:date="2020-10-04T19:56:00Z"/>
          <w:rPrChange w:id="1377" w:author="Alfredo" w:date="2020-10-04T19:56:00Z">
            <w:rPr>
              <w:ins w:id="1378" w:author="Alfredo" w:date="2020-10-04T19:56:00Z"/>
              <w:rFonts w:ascii="Times New Roman" w:eastAsia="Times New Roman" w:hAnsi="Times New Roman" w:cs="Times New Roman"/>
              <w:sz w:val="24"/>
              <w:szCs w:val="24"/>
              <w:lang w:eastAsia="es-MX"/>
            </w:rPr>
          </w:rPrChange>
        </w:rPr>
        <w:pPrChange w:id="1379" w:author="Alfredo" w:date="2020-10-04T19:56:00Z">
          <w:pPr>
            <w:spacing w:before="100" w:beforeAutospacing="1" w:after="100" w:afterAutospacing="1" w:line="240" w:lineRule="auto"/>
          </w:pPr>
        </w:pPrChange>
      </w:pPr>
      <w:ins w:id="1380" w:author="Alfredo" w:date="2020-10-04T19:56:00Z">
        <w:r w:rsidRPr="006445E7">
          <w:rPr>
            <w:rPrChange w:id="1381" w:author="Alfredo" w:date="2020-10-04T19:56:00Z">
              <w:rPr>
                <w:rFonts w:ascii="Times New Roman" w:eastAsia="Times New Roman" w:hAnsi="Times New Roman" w:cs="Times New Roman"/>
                <w:sz w:val="24"/>
                <w:szCs w:val="24"/>
                <w:lang w:eastAsia="es-MX"/>
              </w:rPr>
            </w:rPrChange>
          </w:rPr>
          <w:t xml:space="preserve">Por otro lado, el valor opcional </w:t>
        </w:r>
        <w:r w:rsidRPr="006445E7">
          <w:rPr>
            <w:b/>
            <w:rPrChange w:id="1382" w:author="Alfredo" w:date="2020-10-04T19:56:00Z">
              <w:rPr>
                <w:rFonts w:ascii="Courier New" w:eastAsia="Times New Roman" w:hAnsi="Courier New" w:cs="Courier New"/>
                <w:sz w:val="20"/>
                <w:szCs w:val="20"/>
                <w:lang w:eastAsia="es-MX"/>
              </w:rPr>
            </w:rPrChange>
          </w:rPr>
          <w:t>fill</w:t>
        </w:r>
        <w:r w:rsidRPr="006445E7">
          <w:rPr>
            <w:rPrChange w:id="1383" w:author="Alfredo" w:date="2020-10-04T19:56:00Z">
              <w:rPr>
                <w:rFonts w:ascii="Times New Roman" w:eastAsia="Times New Roman" w:hAnsi="Times New Roman" w:cs="Times New Roman"/>
                <w:sz w:val="24"/>
                <w:szCs w:val="24"/>
                <w:lang w:eastAsia="es-MX"/>
              </w:rPr>
            </w:rPrChange>
          </w:rPr>
          <w:t xml:space="preserve"> sirve para indicar que quieres rellenar el elemento con el fondo del fragmento 5, que por defecto es descartado. Útil en casos que quieras aprovechar el fondo.</w:t>
        </w:r>
      </w:ins>
    </w:p>
    <w:p w14:paraId="40FF23EB" w14:textId="77777777" w:rsidR="006445E7" w:rsidRPr="006445E7" w:rsidRDefault="006445E7">
      <w:pPr>
        <w:jc w:val="both"/>
        <w:rPr>
          <w:ins w:id="1384" w:author="Alfredo" w:date="2020-10-04T19:56:00Z"/>
          <w:rPrChange w:id="1385" w:author="Alfredo" w:date="2020-10-04T19:56:00Z">
            <w:rPr>
              <w:ins w:id="1386" w:author="Alfredo" w:date="2020-10-04T19:56:00Z"/>
              <w:rFonts w:ascii="Times New Roman" w:eastAsia="Times New Roman" w:hAnsi="Times New Roman" w:cs="Times New Roman"/>
              <w:sz w:val="24"/>
              <w:szCs w:val="24"/>
              <w:lang w:eastAsia="es-MX"/>
            </w:rPr>
          </w:rPrChange>
        </w:rPr>
        <w:pPrChange w:id="1387" w:author="Alfredo" w:date="2020-10-04T19:56:00Z">
          <w:pPr>
            <w:spacing w:before="100" w:beforeAutospacing="1" w:after="100" w:afterAutospacing="1" w:line="240" w:lineRule="auto"/>
          </w:pPr>
        </w:pPrChange>
      </w:pPr>
      <w:ins w:id="1388" w:author="Alfredo" w:date="2020-10-04T19:56:00Z">
        <w:r w:rsidRPr="006445E7">
          <w:rPr>
            <w:rPrChange w:id="1389" w:author="Alfredo" w:date="2020-10-04T19:56:00Z">
              <w:rPr>
                <w:rFonts w:ascii="Times New Roman" w:eastAsia="Times New Roman" w:hAnsi="Times New Roman" w:cs="Times New Roman"/>
                <w:sz w:val="24"/>
                <w:szCs w:val="24"/>
                <w:lang w:eastAsia="es-MX"/>
              </w:rPr>
            </w:rPrChange>
          </w:rPr>
          <w:t xml:space="preserve">En nuestro caso, nos podría valer tanto con </w:t>
        </w:r>
        <w:r w:rsidRPr="006445E7">
          <w:rPr>
            <w:b/>
            <w:rPrChange w:id="1390" w:author="Alfredo" w:date="2020-10-04T19:56:00Z">
              <w:rPr>
                <w:rFonts w:ascii="Courier New" w:eastAsia="Times New Roman" w:hAnsi="Courier New" w:cs="Courier New"/>
                <w:sz w:val="20"/>
                <w:szCs w:val="20"/>
                <w:lang w:eastAsia="es-MX"/>
              </w:rPr>
            </w:rPrChange>
          </w:rPr>
          <w:t>110</w:t>
        </w:r>
        <w:r w:rsidRPr="006445E7">
          <w:rPr>
            <w:rPrChange w:id="1391" w:author="Alfredo" w:date="2020-10-04T19:56:00Z">
              <w:rPr>
                <w:rFonts w:ascii="Times New Roman" w:eastAsia="Times New Roman" w:hAnsi="Times New Roman" w:cs="Times New Roman"/>
                <w:sz w:val="24"/>
                <w:szCs w:val="24"/>
                <w:lang w:eastAsia="es-MX"/>
              </w:rPr>
            </w:rPrChange>
          </w:rPr>
          <w:t xml:space="preserve"> (110 píxeles de recorte) como con </w:t>
        </w:r>
        <w:r w:rsidRPr="006445E7">
          <w:rPr>
            <w:b/>
            <w:rPrChange w:id="1392" w:author="Alfredo" w:date="2020-10-04T19:56:00Z">
              <w:rPr>
                <w:rFonts w:ascii="Courier New" w:eastAsia="Times New Roman" w:hAnsi="Courier New" w:cs="Courier New"/>
                <w:sz w:val="20"/>
                <w:szCs w:val="20"/>
                <w:lang w:eastAsia="es-MX"/>
              </w:rPr>
            </w:rPrChange>
          </w:rPr>
          <w:t>23%</w:t>
        </w:r>
        <w:r w:rsidRPr="006445E7">
          <w:rPr>
            <w:rPrChange w:id="1393" w:author="Alfredo" w:date="2020-10-04T19:56:00Z">
              <w:rPr>
                <w:rFonts w:ascii="Times New Roman" w:eastAsia="Times New Roman" w:hAnsi="Times New Roman" w:cs="Times New Roman"/>
                <w:sz w:val="24"/>
                <w:szCs w:val="24"/>
                <w:lang w:eastAsia="es-MX"/>
              </w:rPr>
            </w:rPrChange>
          </w:rPr>
          <w:t>, ya que es más o menos la cantidad apropiada para establecer el límite tanto de ancho como de alto.</w:t>
        </w:r>
      </w:ins>
    </w:p>
    <w:p w14:paraId="71780DB6" w14:textId="25D28E0F" w:rsidR="006445E7" w:rsidRDefault="006445E7">
      <w:pPr>
        <w:pStyle w:val="Prrafodelista"/>
        <w:numPr>
          <w:ilvl w:val="0"/>
          <w:numId w:val="10"/>
        </w:numPr>
        <w:jc w:val="both"/>
        <w:rPr>
          <w:ins w:id="1394" w:author="Alfredo" w:date="2020-10-04T19:58:00Z"/>
        </w:rPr>
        <w:pPrChange w:id="1395" w:author="Alfredo" w:date="2020-10-04T19:57:00Z">
          <w:pPr/>
        </w:pPrChange>
      </w:pPr>
      <w:ins w:id="1396" w:author="Alfredo" w:date="2020-10-04T19:57:00Z">
        <w:r w:rsidRPr="006445E7">
          <w:t xml:space="preserve">La propiedad </w:t>
        </w:r>
        <w:r w:rsidRPr="006445E7">
          <w:rPr>
            <w:b/>
            <w:color w:val="4472C4" w:themeColor="accent5"/>
            <w:rPrChange w:id="1397" w:author="Alfredo" w:date="2020-10-04T19:57:00Z">
              <w:rPr/>
            </w:rPrChange>
          </w:rPr>
          <w:t>border-image-outset</w:t>
        </w:r>
        <w:r w:rsidRPr="006445E7">
          <w:rPr>
            <w:color w:val="4472C4" w:themeColor="accent5"/>
            <w:rPrChange w:id="1398" w:author="Alfredo" w:date="2020-10-04T19:57:00Z">
              <w:rPr/>
            </w:rPrChange>
          </w:rPr>
          <w:t xml:space="preserve"> </w:t>
        </w:r>
        <w:r w:rsidRPr="006445E7">
          <w:t>establece el factor de crecimiento (</w:t>
        </w:r>
        <w:r w:rsidRPr="006445E7">
          <w:rPr>
            <w:i/>
            <w:iCs/>
          </w:rPr>
          <w:t>hacia fuera</w:t>
        </w:r>
        <w:r w:rsidRPr="006445E7">
          <w:t>) de la imagen. Muy útil para compensar la imagen si se extiende hasta el contenido. Usar con cuidado, ya que puede desplazar el contenido. Por defecto no tiene desplazamiento.</w:t>
        </w:r>
      </w:ins>
    </w:p>
    <w:p w14:paraId="16A3108F" w14:textId="77777777" w:rsidR="006445E7" w:rsidRDefault="006445E7">
      <w:pPr>
        <w:pStyle w:val="Prrafodelista"/>
        <w:jc w:val="both"/>
        <w:rPr>
          <w:ins w:id="1399" w:author="Alfredo" w:date="2020-10-04T19:58:00Z"/>
        </w:rPr>
        <w:pPrChange w:id="1400" w:author="Alfredo" w:date="2020-10-04T19:59:00Z">
          <w:pPr/>
        </w:pPrChange>
      </w:pPr>
    </w:p>
    <w:p w14:paraId="6B1FA78D" w14:textId="65E319B5" w:rsidR="006445E7" w:rsidRDefault="006445E7">
      <w:pPr>
        <w:pStyle w:val="Prrafodelista"/>
        <w:numPr>
          <w:ilvl w:val="0"/>
          <w:numId w:val="10"/>
        </w:numPr>
        <w:jc w:val="both"/>
        <w:rPr>
          <w:ins w:id="1401" w:author="Alfredo" w:date="2020-10-04T20:01:00Z"/>
        </w:rPr>
        <w:pPrChange w:id="1402" w:author="Alfredo" w:date="2020-10-04T19:57:00Z">
          <w:pPr/>
        </w:pPrChange>
      </w:pPr>
      <w:ins w:id="1403" w:author="Alfredo" w:date="2020-10-04T19:58:00Z">
        <w:r w:rsidRPr="006445E7">
          <w:t xml:space="preserve">La propiedad </w:t>
        </w:r>
      </w:ins>
      <w:ins w:id="1404" w:author="Alfredo" w:date="2020-10-04T19:59:00Z">
        <w:r w:rsidRPr="006445E7">
          <w:rPr>
            <w:b/>
            <w:color w:val="4472C4" w:themeColor="accent5"/>
          </w:rPr>
          <w:t>border-image-repeat</w:t>
        </w:r>
        <w:r>
          <w:rPr>
            <w:b/>
            <w:color w:val="4472C4" w:themeColor="accent5"/>
          </w:rPr>
          <w:t xml:space="preserve"> </w:t>
        </w:r>
      </w:ins>
      <w:ins w:id="1405" w:author="Alfredo" w:date="2020-10-04T20:00:00Z">
        <w:r w:rsidR="00AF6883" w:rsidRPr="00AF6883">
          <w:rPr>
            <w:rPrChange w:id="1406" w:author="Alfredo" w:date="2020-10-04T20:00:00Z">
              <w:rPr>
                <w:b/>
                <w:color w:val="4472C4" w:themeColor="accent5"/>
              </w:rPr>
            </w:rPrChange>
          </w:rPr>
          <w:t>establece como deben comportarse los fragmentos del borde y el tipo de repetición que deben efectuar. Se puede usar la modalidad de un parámetro en la que se aplica a todos los bordes, o la modalidad de dos parámetros donde estableces diferente comportamiento para los bordes horizontales y verticales.</w:t>
        </w:r>
      </w:ins>
    </w:p>
    <w:p w14:paraId="4C38BF63" w14:textId="77777777" w:rsidR="00AF6883" w:rsidRDefault="00AF6883">
      <w:pPr>
        <w:pStyle w:val="Prrafodelista"/>
        <w:rPr>
          <w:ins w:id="1407" w:author="Alfredo" w:date="2020-10-04T20:01:00Z"/>
        </w:rPr>
        <w:pPrChange w:id="1408" w:author="Alfredo" w:date="2020-10-04T20:01:00Z">
          <w:pPr>
            <w:pStyle w:val="Prrafodelista"/>
            <w:numPr>
              <w:numId w:val="10"/>
            </w:numPr>
            <w:ind w:hanging="360"/>
            <w:jc w:val="both"/>
          </w:pPr>
        </w:pPrChange>
      </w:pPr>
    </w:p>
    <w:p w14:paraId="52EB917B" w14:textId="77777777" w:rsidR="00AF6883" w:rsidRPr="00AF6883" w:rsidRDefault="00AF6883" w:rsidP="00AF6883">
      <w:pPr>
        <w:jc w:val="both"/>
        <w:rPr>
          <w:ins w:id="1409" w:author="Alfredo" w:date="2020-10-04T20:01:00Z"/>
        </w:rPr>
      </w:pPr>
      <w:ins w:id="1410" w:author="Alfredo" w:date="2020-10-04T20:01:00Z">
        <w:r w:rsidRPr="00AF6883">
          <w:t>Esta propiedad puede tomar los siguientes valores:</w:t>
        </w:r>
      </w:ins>
    </w:p>
    <w:tbl>
      <w:tblPr>
        <w:tblStyle w:val="Tabladecuadrcula4-nfasis3"/>
        <w:tblW w:w="0" w:type="auto"/>
        <w:tblLook w:val="04A0" w:firstRow="1" w:lastRow="0" w:firstColumn="1" w:lastColumn="0" w:noHBand="0" w:noVBand="1"/>
        <w:tblPrChange w:id="1411" w:author="Alfredo" w:date="2020-10-04T20:01:00Z">
          <w:tblPr>
            <w:tblW w:w="0" w:type="auto"/>
            <w:tblCellSpacing w:w="15" w:type="dxa"/>
            <w:tblCellMar>
              <w:top w:w="15" w:type="dxa"/>
              <w:left w:w="15" w:type="dxa"/>
              <w:bottom w:w="15" w:type="dxa"/>
              <w:right w:w="15" w:type="dxa"/>
            </w:tblCellMar>
            <w:tblLook w:val="04A0" w:firstRow="1" w:lastRow="0" w:firstColumn="1" w:lastColumn="0" w:noHBand="0" w:noVBand="1"/>
          </w:tblPr>
        </w:tblPrChange>
      </w:tblPr>
      <w:tblGrid>
        <w:gridCol w:w="856"/>
        <w:gridCol w:w="8065"/>
        <w:tblGridChange w:id="1412">
          <w:tblGrid>
            <w:gridCol w:w="715"/>
            <w:gridCol w:w="8216"/>
          </w:tblGrid>
        </w:tblGridChange>
      </w:tblGrid>
      <w:tr w:rsidR="00AF6883" w:rsidRPr="00AF6883" w14:paraId="7B7731F8" w14:textId="77777777" w:rsidTr="00AF6883">
        <w:trPr>
          <w:cnfStyle w:val="100000000000" w:firstRow="1" w:lastRow="0" w:firstColumn="0" w:lastColumn="0" w:oddVBand="0" w:evenVBand="0" w:oddHBand="0" w:evenHBand="0" w:firstRowFirstColumn="0" w:firstRowLastColumn="0" w:lastRowFirstColumn="0" w:lastRowLastColumn="0"/>
          <w:ins w:id="1413" w:author="Alfredo" w:date="2020-10-04T20:01:00Z"/>
          <w:trPrChange w:id="1414" w:author="Alfredo" w:date="2020-10-04T20:01:00Z">
            <w:trPr>
              <w:tblHeader/>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1415" w:author="Alfredo" w:date="2020-10-04T20:01:00Z">
              <w:tcPr>
                <w:tcW w:w="0" w:type="auto"/>
                <w:vAlign w:val="center"/>
                <w:hideMark/>
              </w:tcPr>
            </w:tcPrChange>
          </w:tcPr>
          <w:p w14:paraId="3238F0CE" w14:textId="77777777" w:rsidR="00AF6883" w:rsidRPr="00AF6883" w:rsidRDefault="00AF6883" w:rsidP="00AF6883">
            <w:pPr>
              <w:spacing w:after="160" w:line="259" w:lineRule="auto"/>
              <w:jc w:val="both"/>
              <w:cnfStyle w:val="101000000000" w:firstRow="1" w:lastRow="0" w:firstColumn="1" w:lastColumn="0" w:oddVBand="0" w:evenVBand="0" w:oddHBand="0" w:evenHBand="0" w:firstRowFirstColumn="0" w:firstRowLastColumn="0" w:lastRowFirstColumn="0" w:lastRowLastColumn="0"/>
              <w:rPr>
                <w:ins w:id="1416" w:author="Alfredo" w:date="2020-10-04T20:01:00Z"/>
              </w:rPr>
            </w:pPr>
            <w:ins w:id="1417" w:author="Alfredo" w:date="2020-10-04T20:01:00Z">
              <w:r w:rsidRPr="00AF6883">
                <w:t>Valor</w:t>
              </w:r>
            </w:ins>
          </w:p>
        </w:tc>
        <w:tc>
          <w:tcPr>
            <w:tcW w:w="0" w:type="auto"/>
            <w:hideMark/>
            <w:tcPrChange w:id="1418" w:author="Alfredo" w:date="2020-10-04T20:01:00Z">
              <w:tcPr>
                <w:tcW w:w="0" w:type="auto"/>
                <w:vAlign w:val="center"/>
                <w:hideMark/>
              </w:tcPr>
            </w:tcPrChange>
          </w:tcPr>
          <w:p w14:paraId="4D7ACF80" w14:textId="77777777" w:rsidR="00AF6883" w:rsidRPr="00AF6883" w:rsidRDefault="00AF6883" w:rsidP="00AF6883">
            <w:pPr>
              <w:spacing w:after="160" w:line="259" w:lineRule="auto"/>
              <w:jc w:val="both"/>
              <w:cnfStyle w:val="100000000000" w:firstRow="1" w:lastRow="0" w:firstColumn="0" w:lastColumn="0" w:oddVBand="0" w:evenVBand="0" w:oddHBand="0" w:evenHBand="0" w:firstRowFirstColumn="0" w:firstRowLastColumn="0" w:lastRowFirstColumn="0" w:lastRowLastColumn="0"/>
              <w:rPr>
                <w:ins w:id="1419" w:author="Alfredo" w:date="2020-10-04T20:01:00Z"/>
              </w:rPr>
            </w:pPr>
            <w:ins w:id="1420" w:author="Alfredo" w:date="2020-10-04T20:01:00Z">
              <w:r w:rsidRPr="00AF6883">
                <w:t>Significado</w:t>
              </w:r>
            </w:ins>
          </w:p>
        </w:tc>
      </w:tr>
      <w:tr w:rsidR="00AF6883" w:rsidRPr="00AF6883" w14:paraId="465212D3" w14:textId="77777777" w:rsidTr="00AF6883">
        <w:trPr>
          <w:cnfStyle w:val="000000100000" w:firstRow="0" w:lastRow="0" w:firstColumn="0" w:lastColumn="0" w:oddVBand="0" w:evenVBand="0" w:oddHBand="1" w:evenHBand="0" w:firstRowFirstColumn="0" w:firstRowLastColumn="0" w:lastRowFirstColumn="0" w:lastRowLastColumn="0"/>
          <w:ins w:id="1421" w:author="Alfredo" w:date="2020-10-04T20:01:00Z"/>
          <w:trPrChange w:id="1422" w:author="Alfredo" w:date="2020-10-04T20:01:00Z">
            <w:trPr>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1423" w:author="Alfredo" w:date="2020-10-04T20:01:00Z">
              <w:tcPr>
                <w:tcW w:w="0" w:type="auto"/>
                <w:vAlign w:val="center"/>
                <w:hideMark/>
              </w:tcPr>
            </w:tcPrChange>
          </w:tcPr>
          <w:p w14:paraId="26C4FA72" w14:textId="77777777" w:rsidR="00AF6883" w:rsidRPr="00AF6883" w:rsidRDefault="00AF6883" w:rsidP="00AF6883">
            <w:pPr>
              <w:spacing w:after="160" w:line="259" w:lineRule="auto"/>
              <w:jc w:val="both"/>
              <w:cnfStyle w:val="001000100000" w:firstRow="0" w:lastRow="0" w:firstColumn="1" w:lastColumn="0" w:oddVBand="0" w:evenVBand="0" w:oddHBand="1" w:evenHBand="0" w:firstRowFirstColumn="0" w:firstRowLastColumn="0" w:lastRowFirstColumn="0" w:lastRowLastColumn="0"/>
              <w:rPr>
                <w:ins w:id="1424" w:author="Alfredo" w:date="2020-10-04T20:01:00Z"/>
              </w:rPr>
            </w:pPr>
            <w:ins w:id="1425" w:author="Alfredo" w:date="2020-10-04T20:01:00Z">
              <w:r w:rsidRPr="00AF6883">
                <w:t>stretch</w:t>
              </w:r>
            </w:ins>
          </w:p>
        </w:tc>
        <w:tc>
          <w:tcPr>
            <w:tcW w:w="0" w:type="auto"/>
            <w:hideMark/>
            <w:tcPrChange w:id="1426" w:author="Alfredo" w:date="2020-10-04T20:01:00Z">
              <w:tcPr>
                <w:tcW w:w="0" w:type="auto"/>
                <w:vAlign w:val="center"/>
                <w:hideMark/>
              </w:tcPr>
            </w:tcPrChange>
          </w:tcPr>
          <w:p w14:paraId="6DC8AAEC" w14:textId="77777777" w:rsidR="00AF6883" w:rsidRPr="00AF6883" w:rsidRDefault="00AF6883" w:rsidP="00AF6883">
            <w:pPr>
              <w:spacing w:after="160" w:line="259" w:lineRule="auto"/>
              <w:jc w:val="both"/>
              <w:cnfStyle w:val="000000100000" w:firstRow="0" w:lastRow="0" w:firstColumn="0" w:lastColumn="0" w:oddVBand="0" w:evenVBand="0" w:oddHBand="1" w:evenHBand="0" w:firstRowFirstColumn="0" w:firstRowLastColumn="0" w:lastRowFirstColumn="0" w:lastRowLastColumn="0"/>
              <w:rPr>
                <w:ins w:id="1427" w:author="Alfredo" w:date="2020-10-04T20:01:00Z"/>
              </w:rPr>
            </w:pPr>
            <w:ins w:id="1428" w:author="Alfredo" w:date="2020-10-04T20:01:00Z">
              <w:r w:rsidRPr="00AF6883">
                <w:t xml:space="preserve">Los bordes se </w:t>
              </w:r>
              <w:r w:rsidRPr="00AF6883">
                <w:rPr>
                  <w:b/>
                  <w:bCs/>
                </w:rPr>
                <w:t>estiran</w:t>
              </w:r>
              <w:r w:rsidRPr="00AF6883">
                <w:t xml:space="preserve"> hasta rellenar el área. Es el valor por defecto.</w:t>
              </w:r>
            </w:ins>
          </w:p>
        </w:tc>
      </w:tr>
      <w:tr w:rsidR="00AF6883" w:rsidRPr="00AF6883" w14:paraId="306087CE" w14:textId="77777777" w:rsidTr="00AF6883">
        <w:trPr>
          <w:ins w:id="1429" w:author="Alfredo" w:date="2020-10-04T20:01:00Z"/>
          <w:trPrChange w:id="1430" w:author="Alfredo" w:date="2020-10-04T20:01:00Z">
            <w:trPr>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1431" w:author="Alfredo" w:date="2020-10-04T20:01:00Z">
              <w:tcPr>
                <w:tcW w:w="0" w:type="auto"/>
                <w:vAlign w:val="center"/>
                <w:hideMark/>
              </w:tcPr>
            </w:tcPrChange>
          </w:tcPr>
          <w:p w14:paraId="55A9027E" w14:textId="77777777" w:rsidR="00AF6883" w:rsidRPr="00AF6883" w:rsidRDefault="00AF6883" w:rsidP="00AF6883">
            <w:pPr>
              <w:spacing w:after="160" w:line="259" w:lineRule="auto"/>
              <w:jc w:val="both"/>
              <w:rPr>
                <w:ins w:id="1432" w:author="Alfredo" w:date="2020-10-04T20:01:00Z"/>
              </w:rPr>
            </w:pPr>
            <w:ins w:id="1433" w:author="Alfredo" w:date="2020-10-04T20:01:00Z">
              <w:r w:rsidRPr="00AF6883">
                <w:rPr>
                  <w:i/>
                  <w:iCs/>
                </w:rPr>
                <w:t>repeat</w:t>
              </w:r>
            </w:ins>
          </w:p>
        </w:tc>
        <w:tc>
          <w:tcPr>
            <w:tcW w:w="0" w:type="auto"/>
            <w:hideMark/>
            <w:tcPrChange w:id="1434" w:author="Alfredo" w:date="2020-10-04T20:01:00Z">
              <w:tcPr>
                <w:tcW w:w="0" w:type="auto"/>
                <w:vAlign w:val="center"/>
                <w:hideMark/>
              </w:tcPr>
            </w:tcPrChange>
          </w:tcPr>
          <w:p w14:paraId="4FD16D72" w14:textId="77777777" w:rsidR="00AF6883" w:rsidRPr="00AF6883" w:rsidRDefault="00AF6883" w:rsidP="00AF6883">
            <w:pPr>
              <w:spacing w:after="160" w:line="259" w:lineRule="auto"/>
              <w:jc w:val="both"/>
              <w:cnfStyle w:val="000000000000" w:firstRow="0" w:lastRow="0" w:firstColumn="0" w:lastColumn="0" w:oddVBand="0" w:evenVBand="0" w:oddHBand="0" w:evenHBand="0" w:firstRowFirstColumn="0" w:firstRowLastColumn="0" w:lastRowFirstColumn="0" w:lastRowLastColumn="0"/>
              <w:rPr>
                <w:ins w:id="1435" w:author="Alfredo" w:date="2020-10-04T20:01:00Z"/>
              </w:rPr>
            </w:pPr>
            <w:ins w:id="1436" w:author="Alfredo" w:date="2020-10-04T20:01:00Z">
              <w:r w:rsidRPr="00AF6883">
                <w:t xml:space="preserve">Los bordes se </w:t>
              </w:r>
              <w:r w:rsidRPr="00AF6883">
                <w:rPr>
                  <w:b/>
                  <w:bCs/>
                </w:rPr>
                <w:t>repiten</w:t>
              </w:r>
              <w:r w:rsidRPr="00AF6883">
                <w:t xml:space="preserve"> hasta rellenar el área.</w:t>
              </w:r>
            </w:ins>
          </w:p>
        </w:tc>
      </w:tr>
      <w:tr w:rsidR="00AF6883" w:rsidRPr="00AF6883" w14:paraId="784BCBA7" w14:textId="77777777" w:rsidTr="00AF6883">
        <w:trPr>
          <w:cnfStyle w:val="000000100000" w:firstRow="0" w:lastRow="0" w:firstColumn="0" w:lastColumn="0" w:oddVBand="0" w:evenVBand="0" w:oddHBand="1" w:evenHBand="0" w:firstRowFirstColumn="0" w:firstRowLastColumn="0" w:lastRowFirstColumn="0" w:lastRowLastColumn="0"/>
          <w:ins w:id="1437" w:author="Alfredo" w:date="2020-10-04T20:01:00Z"/>
          <w:trPrChange w:id="1438" w:author="Alfredo" w:date="2020-10-04T20:01:00Z">
            <w:trPr>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1439" w:author="Alfredo" w:date="2020-10-04T20:01:00Z">
              <w:tcPr>
                <w:tcW w:w="0" w:type="auto"/>
                <w:vAlign w:val="center"/>
                <w:hideMark/>
              </w:tcPr>
            </w:tcPrChange>
          </w:tcPr>
          <w:p w14:paraId="0246B811" w14:textId="77777777" w:rsidR="00AF6883" w:rsidRPr="00AF6883" w:rsidRDefault="00AF6883" w:rsidP="00AF6883">
            <w:pPr>
              <w:spacing w:after="160" w:line="259" w:lineRule="auto"/>
              <w:jc w:val="both"/>
              <w:cnfStyle w:val="001000100000" w:firstRow="0" w:lastRow="0" w:firstColumn="1" w:lastColumn="0" w:oddVBand="0" w:evenVBand="0" w:oddHBand="1" w:evenHBand="0" w:firstRowFirstColumn="0" w:firstRowLastColumn="0" w:lastRowFirstColumn="0" w:lastRowLastColumn="0"/>
              <w:rPr>
                <w:ins w:id="1440" w:author="Alfredo" w:date="2020-10-04T20:01:00Z"/>
              </w:rPr>
            </w:pPr>
            <w:ins w:id="1441" w:author="Alfredo" w:date="2020-10-04T20:01:00Z">
              <w:r w:rsidRPr="00AF6883">
                <w:rPr>
                  <w:i/>
                  <w:iCs/>
                </w:rPr>
                <w:t>round</w:t>
              </w:r>
            </w:ins>
          </w:p>
        </w:tc>
        <w:tc>
          <w:tcPr>
            <w:tcW w:w="0" w:type="auto"/>
            <w:hideMark/>
            <w:tcPrChange w:id="1442" w:author="Alfredo" w:date="2020-10-04T20:01:00Z">
              <w:tcPr>
                <w:tcW w:w="0" w:type="auto"/>
                <w:vAlign w:val="center"/>
                <w:hideMark/>
              </w:tcPr>
            </w:tcPrChange>
          </w:tcPr>
          <w:p w14:paraId="6E100990" w14:textId="77777777" w:rsidR="00AF6883" w:rsidRPr="00AF6883" w:rsidRDefault="00AF6883" w:rsidP="00AF6883">
            <w:pPr>
              <w:spacing w:after="160" w:line="259" w:lineRule="auto"/>
              <w:jc w:val="both"/>
              <w:cnfStyle w:val="000000100000" w:firstRow="0" w:lastRow="0" w:firstColumn="0" w:lastColumn="0" w:oddVBand="0" w:evenVBand="0" w:oddHBand="1" w:evenHBand="0" w:firstRowFirstColumn="0" w:firstRowLastColumn="0" w:lastRowFirstColumn="0" w:lastRowLastColumn="0"/>
              <w:rPr>
                <w:ins w:id="1443" w:author="Alfredo" w:date="2020-10-04T20:01:00Z"/>
              </w:rPr>
            </w:pPr>
            <w:ins w:id="1444" w:author="Alfredo" w:date="2020-10-04T20:01:00Z">
              <w:r w:rsidRPr="00AF6883">
                <w:t xml:space="preserve">Igual que </w:t>
              </w:r>
              <w:r w:rsidRPr="00AF6883">
                <w:rPr>
                  <w:i/>
                  <w:iCs/>
                </w:rPr>
                <w:t>repeat</w:t>
              </w:r>
              <w:r w:rsidRPr="00AF6883">
                <w:t xml:space="preserve">, pero </w:t>
              </w:r>
              <w:r w:rsidRPr="00AF6883">
                <w:rPr>
                  <w:b/>
                  <w:bCs/>
                </w:rPr>
                <w:t>estira</w:t>
              </w:r>
              <w:r w:rsidRPr="00AF6883">
                <w:t xml:space="preserve"> los fragmentos individualmente hasta rellenar el área completa.</w:t>
              </w:r>
            </w:ins>
          </w:p>
        </w:tc>
      </w:tr>
      <w:tr w:rsidR="00AF6883" w:rsidRPr="00AF6883" w14:paraId="33F7EBDD" w14:textId="77777777" w:rsidTr="00AF6883">
        <w:trPr>
          <w:ins w:id="1445" w:author="Alfredo" w:date="2020-10-04T20:01:00Z"/>
          <w:trPrChange w:id="1446" w:author="Alfredo" w:date="2020-10-04T20:01:00Z">
            <w:trPr>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1447" w:author="Alfredo" w:date="2020-10-04T20:01:00Z">
              <w:tcPr>
                <w:tcW w:w="0" w:type="auto"/>
                <w:vAlign w:val="center"/>
                <w:hideMark/>
              </w:tcPr>
            </w:tcPrChange>
          </w:tcPr>
          <w:p w14:paraId="0ED0BDA2" w14:textId="77777777" w:rsidR="00AF6883" w:rsidRPr="00AF6883" w:rsidRDefault="00AF6883" w:rsidP="00AF6883">
            <w:pPr>
              <w:spacing w:after="160" w:line="259" w:lineRule="auto"/>
              <w:jc w:val="both"/>
              <w:rPr>
                <w:ins w:id="1448" w:author="Alfredo" w:date="2020-10-04T20:01:00Z"/>
              </w:rPr>
            </w:pPr>
            <w:ins w:id="1449" w:author="Alfredo" w:date="2020-10-04T20:01:00Z">
              <w:r w:rsidRPr="00AF6883">
                <w:rPr>
                  <w:i/>
                  <w:iCs/>
                </w:rPr>
                <w:t>space</w:t>
              </w:r>
            </w:ins>
          </w:p>
        </w:tc>
        <w:tc>
          <w:tcPr>
            <w:tcW w:w="0" w:type="auto"/>
            <w:hideMark/>
            <w:tcPrChange w:id="1450" w:author="Alfredo" w:date="2020-10-04T20:01:00Z">
              <w:tcPr>
                <w:tcW w:w="0" w:type="auto"/>
                <w:vAlign w:val="center"/>
                <w:hideMark/>
              </w:tcPr>
            </w:tcPrChange>
          </w:tcPr>
          <w:p w14:paraId="79079BFB" w14:textId="77777777" w:rsidR="00AF6883" w:rsidRPr="00AF6883" w:rsidRDefault="00AF6883" w:rsidP="00AF6883">
            <w:pPr>
              <w:spacing w:after="160" w:line="259" w:lineRule="auto"/>
              <w:jc w:val="both"/>
              <w:cnfStyle w:val="000000000000" w:firstRow="0" w:lastRow="0" w:firstColumn="0" w:lastColumn="0" w:oddVBand="0" w:evenVBand="0" w:oddHBand="0" w:evenHBand="0" w:firstRowFirstColumn="0" w:firstRowLastColumn="0" w:lastRowFirstColumn="0" w:lastRowLastColumn="0"/>
              <w:rPr>
                <w:ins w:id="1451" w:author="Alfredo" w:date="2020-10-04T20:01:00Z"/>
              </w:rPr>
            </w:pPr>
            <w:ins w:id="1452" w:author="Alfredo" w:date="2020-10-04T20:01:00Z">
              <w:r w:rsidRPr="00AF6883">
                <w:t xml:space="preserve">Igual que </w:t>
              </w:r>
              <w:r w:rsidRPr="00AF6883">
                <w:rPr>
                  <w:i/>
                  <w:iCs/>
                </w:rPr>
                <w:t>repeat</w:t>
              </w:r>
              <w:r w:rsidRPr="00AF6883">
                <w:t xml:space="preserve">, pero </w:t>
              </w:r>
              <w:r w:rsidRPr="00AF6883">
                <w:rPr>
                  <w:b/>
                  <w:bCs/>
                </w:rPr>
                <w:t>añade espacios</w:t>
              </w:r>
              <w:r w:rsidRPr="00AF6883">
                <w:t xml:space="preserve"> hasta rellenar el área completa.</w:t>
              </w:r>
            </w:ins>
          </w:p>
        </w:tc>
      </w:tr>
    </w:tbl>
    <w:p w14:paraId="4920448B" w14:textId="77777777" w:rsidR="00AF6883" w:rsidRPr="00AF6883" w:rsidRDefault="00AF6883" w:rsidP="00AF6883">
      <w:pPr>
        <w:jc w:val="both"/>
        <w:rPr>
          <w:ins w:id="1453" w:author="Alfredo" w:date="2020-10-04T20:01:00Z"/>
        </w:rPr>
      </w:pPr>
      <w:ins w:id="1454" w:author="Alfredo" w:date="2020-10-04T20:01:00Z">
        <w:r w:rsidRPr="00AF6883">
          <w:lastRenderedPageBreak/>
          <w:t>Para verlo más claramente, echemos un vistazo a esta representación visual del comportamiento de cada uno:</w:t>
        </w:r>
      </w:ins>
    </w:p>
    <w:p w14:paraId="24E04EB8" w14:textId="5646BA08" w:rsidR="00AF6883" w:rsidRDefault="00AF6883">
      <w:pPr>
        <w:jc w:val="center"/>
        <w:rPr>
          <w:ins w:id="1455" w:author="Alfredo" w:date="2020-10-04T20:02:00Z"/>
        </w:rPr>
        <w:pPrChange w:id="1456" w:author="Alfredo" w:date="2020-10-04T20:02:00Z">
          <w:pPr/>
        </w:pPrChange>
      </w:pPr>
      <w:ins w:id="1457" w:author="Alfredo" w:date="2020-10-04T20:02:00Z">
        <w:r>
          <w:rPr>
            <w:noProof/>
            <w:lang w:eastAsia="es-MX"/>
          </w:rPr>
          <w:drawing>
            <wp:inline distT="0" distB="0" distL="0" distR="0" wp14:anchorId="725BB106" wp14:editId="1C3EAB65">
              <wp:extent cx="5295900" cy="2657942"/>
              <wp:effectExtent l="0" t="0" r="0"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srcRect l="28552" t="32265" r="26940" b="28002"/>
                      <a:stretch/>
                    </pic:blipFill>
                    <pic:spPr bwMode="auto">
                      <a:xfrm>
                        <a:off x="0" y="0"/>
                        <a:ext cx="5345942" cy="2683057"/>
                      </a:xfrm>
                      <a:prstGeom prst="rect">
                        <a:avLst/>
                      </a:prstGeom>
                      <a:ln>
                        <a:noFill/>
                      </a:ln>
                      <a:extLst>
                        <a:ext uri="{53640926-AAD7-44D8-BBD7-CCE9431645EC}">
                          <a14:shadowObscured xmlns:a14="http://schemas.microsoft.com/office/drawing/2010/main"/>
                        </a:ext>
                      </a:extLst>
                    </pic:spPr>
                  </pic:pic>
                </a:graphicData>
              </a:graphic>
            </wp:inline>
          </w:drawing>
        </w:r>
      </w:ins>
    </w:p>
    <w:p w14:paraId="2B42014F" w14:textId="0167B0FF" w:rsidR="00AF6883" w:rsidRDefault="009A215A">
      <w:pPr>
        <w:jc w:val="both"/>
        <w:rPr>
          <w:ins w:id="1458" w:author="Alfredo" w:date="2020-10-04T20:21:00Z"/>
        </w:rPr>
        <w:pPrChange w:id="1459" w:author="Alfredo" w:date="2020-10-04T20:02:00Z">
          <w:pPr/>
        </w:pPrChange>
      </w:pPr>
      <w:ins w:id="1460" w:author="Alfredo" w:date="2020-10-04T20:21:00Z">
        <w:r w:rsidRPr="009A215A">
          <w:t xml:space="preserve">Utilizando la imagen y código CSS anterior, obtendríamos un resultado similar a este, que se adaptaría sólo al contenido que escribamos dentro del elemento HTML con clase </w:t>
        </w:r>
        <w:r w:rsidRPr="009A215A">
          <w:rPr>
            <w:b/>
            <w:rPrChange w:id="1461" w:author="Alfredo" w:date="2020-10-04T20:21:00Z">
              <w:rPr/>
            </w:rPrChange>
          </w:rPr>
          <w:t>borde</w:t>
        </w:r>
        <w:r w:rsidRPr="009A215A">
          <w:t xml:space="preserve"> :</w:t>
        </w:r>
      </w:ins>
    </w:p>
    <w:p w14:paraId="0043F7A1" w14:textId="6117C894" w:rsidR="009A215A" w:rsidRDefault="009A215A">
      <w:pPr>
        <w:jc w:val="center"/>
        <w:rPr>
          <w:ins w:id="1462" w:author="Alfredo" w:date="2020-10-04T20:22:00Z"/>
        </w:rPr>
        <w:pPrChange w:id="1463" w:author="Alfredo" w:date="2020-10-04T20:21:00Z">
          <w:pPr/>
        </w:pPrChange>
      </w:pPr>
      <w:ins w:id="1464" w:author="Alfredo" w:date="2020-10-04T20:21:00Z">
        <w:r>
          <w:rPr>
            <w:noProof/>
            <w:lang w:eastAsia="es-MX"/>
          </w:rPr>
          <w:drawing>
            <wp:inline distT="0" distB="0" distL="0" distR="0" wp14:anchorId="6876AD0E" wp14:editId="1D36641F">
              <wp:extent cx="5486400" cy="2151910"/>
              <wp:effectExtent l="0" t="0" r="0" b="127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a:srcRect l="26873" t="34953" r="25596" b="31886"/>
                      <a:stretch/>
                    </pic:blipFill>
                    <pic:spPr bwMode="auto">
                      <a:xfrm>
                        <a:off x="0" y="0"/>
                        <a:ext cx="5526532" cy="2167651"/>
                      </a:xfrm>
                      <a:prstGeom prst="rect">
                        <a:avLst/>
                      </a:prstGeom>
                      <a:ln>
                        <a:noFill/>
                      </a:ln>
                      <a:extLst>
                        <a:ext uri="{53640926-AAD7-44D8-BBD7-CCE9431645EC}">
                          <a14:shadowObscured xmlns:a14="http://schemas.microsoft.com/office/drawing/2010/main"/>
                        </a:ext>
                      </a:extLst>
                    </pic:spPr>
                  </pic:pic>
                </a:graphicData>
              </a:graphic>
            </wp:inline>
          </w:drawing>
        </w:r>
      </w:ins>
    </w:p>
    <w:p w14:paraId="4AABCCE2" w14:textId="5FC921B1" w:rsidR="009A215A" w:rsidRDefault="009A215A">
      <w:pPr>
        <w:jc w:val="both"/>
        <w:rPr>
          <w:ins w:id="1465" w:author="Alfredo" w:date="2020-10-04T20:25:00Z"/>
        </w:rPr>
        <w:pPrChange w:id="1466" w:author="Alfredo" w:date="2020-10-04T20:22:00Z">
          <w:pPr/>
        </w:pPrChange>
      </w:pPr>
      <w:ins w:id="1467" w:author="Alfredo" w:date="2020-10-04T20:25:00Z">
        <w:r w:rsidRPr="009A215A">
          <w:t>Como suele ser costumbre, este tipo de propiedades tienen una propiedad para ahorrar espacio y escribirlo todo de una sola vez. En este caso, la sintaxis es la siguiente:</w:t>
        </w:r>
      </w:ins>
    </w:p>
    <w:bookmarkStart w:id="1468" w:name="_MON_1663348330"/>
    <w:bookmarkEnd w:id="1468"/>
    <w:p w14:paraId="23498FD8" w14:textId="77777777" w:rsidR="009A215A" w:rsidRDefault="009A215A">
      <w:pPr>
        <w:jc w:val="both"/>
        <w:rPr>
          <w:ins w:id="1469" w:author="Alfredo" w:date="2020-10-06T20:47:00Z"/>
        </w:rPr>
        <w:pPrChange w:id="1470" w:author="Alfredo" w:date="2020-10-04T20:22:00Z">
          <w:pPr/>
        </w:pPrChange>
      </w:pPr>
      <w:ins w:id="1471" w:author="Alfredo" w:date="2020-10-04T20:25:00Z">
        <w:r>
          <w:object w:dxaOrig="8838" w:dyaOrig="1140" w14:anchorId="0323B3C3">
            <v:shape id="_x0000_i1043" type="#_x0000_t75" style="width:439.5pt;height:57.75pt" o:ole="">
              <v:imagedata r:id="rId62" o:title=""/>
            </v:shape>
            <o:OLEObject Type="Embed" ProgID="Word.OpenDocumentText.12" ShapeID="_x0000_i1043" DrawAspect="Content" ObjectID="_1664042552" r:id="rId63"/>
          </w:object>
        </w:r>
      </w:ins>
    </w:p>
    <w:p w14:paraId="5A6C3C59" w14:textId="670EEDC5" w:rsidR="00AD0361" w:rsidRDefault="00AD0361">
      <w:pPr>
        <w:shd w:val="clear" w:color="auto" w:fill="000000" w:themeFill="text1"/>
        <w:jc w:val="both"/>
        <w:rPr>
          <w:ins w:id="1472" w:author="Alfredo" w:date="2020-10-06T20:48:00Z"/>
          <w:color w:val="FFFFFF" w:themeColor="background1"/>
        </w:rPr>
        <w:pPrChange w:id="1473" w:author="Alfredo" w:date="2020-10-06T20:48:00Z">
          <w:pPr/>
        </w:pPrChange>
      </w:pPr>
      <w:ins w:id="1474" w:author="Alfredo" w:date="2020-10-06T20:47:00Z">
        <w:r w:rsidRPr="00AD0361">
          <w:rPr>
            <w:color w:val="FFFFFF" w:themeColor="background1"/>
            <w:rPrChange w:id="1475" w:author="Alfredo" w:date="2020-10-06T20:48:00Z">
              <w:rPr/>
            </w:rPrChange>
          </w:rPr>
          <w:t xml:space="preserve">Link para probar 9-slice </w:t>
        </w:r>
      </w:ins>
    </w:p>
    <w:p w14:paraId="58FC130C" w14:textId="67A3845C" w:rsidR="00C667DD" w:rsidRDefault="00C667DD">
      <w:pPr>
        <w:shd w:val="clear" w:color="auto" w:fill="000000" w:themeFill="text1"/>
        <w:jc w:val="center"/>
        <w:rPr>
          <w:ins w:id="1476" w:author="Alfredo" w:date="2020-10-06T20:49:00Z"/>
          <w:i/>
          <w:color w:val="FFFFFF" w:themeColor="background1"/>
        </w:rPr>
        <w:pPrChange w:id="1477" w:author="Alfredo" w:date="2020-10-06T20:49:00Z">
          <w:pPr/>
        </w:pPrChange>
      </w:pPr>
      <w:ins w:id="1478" w:author="Alfredo" w:date="2020-10-06T20:49:00Z">
        <w:r w:rsidRPr="00C667DD">
          <w:rPr>
            <w:i/>
            <w:color w:val="FFFFFF" w:themeColor="background1"/>
            <w:highlight w:val="yellow"/>
            <w:rPrChange w:id="1479" w:author="Alfredo" w:date="2020-10-06T20:49:00Z">
              <w:rPr>
                <w:i/>
                <w:color w:val="FFFFFF" w:themeColor="background1"/>
              </w:rPr>
            </w:rPrChange>
          </w:rPr>
          <w:fldChar w:fldCharType="begin"/>
        </w:r>
        <w:r w:rsidRPr="00C667DD">
          <w:rPr>
            <w:i/>
            <w:color w:val="FFFFFF" w:themeColor="background1"/>
            <w:highlight w:val="yellow"/>
            <w:rPrChange w:id="1480" w:author="Alfredo" w:date="2020-10-06T20:49:00Z">
              <w:rPr>
                <w:i/>
                <w:color w:val="FFFFFF" w:themeColor="background1"/>
              </w:rPr>
            </w:rPrChange>
          </w:rPr>
          <w:instrText xml:space="preserve"> HYPERLINK "</w:instrText>
        </w:r>
      </w:ins>
      <w:ins w:id="1481" w:author="Alfredo" w:date="2020-10-06T20:48:00Z">
        <w:r w:rsidRPr="00C667DD">
          <w:rPr>
            <w:i/>
            <w:color w:val="FFFFFF" w:themeColor="background1"/>
            <w:highlight w:val="yellow"/>
            <w:rPrChange w:id="1482" w:author="Alfredo" w:date="2020-10-06T20:49:00Z">
              <w:rPr>
                <w:color w:val="FFFFFF" w:themeColor="background1"/>
              </w:rPr>
            </w:rPrChange>
          </w:rPr>
          <w:instrText>https://border-image.com/</w:instrText>
        </w:r>
      </w:ins>
      <w:ins w:id="1483" w:author="Alfredo" w:date="2020-10-06T20:49:00Z">
        <w:r w:rsidRPr="00C667DD">
          <w:rPr>
            <w:i/>
            <w:color w:val="FFFFFF" w:themeColor="background1"/>
            <w:highlight w:val="yellow"/>
            <w:rPrChange w:id="1484" w:author="Alfredo" w:date="2020-10-06T20:49:00Z">
              <w:rPr>
                <w:i/>
                <w:color w:val="FFFFFF" w:themeColor="background1"/>
              </w:rPr>
            </w:rPrChange>
          </w:rPr>
          <w:instrText xml:space="preserve">" </w:instrText>
        </w:r>
        <w:r w:rsidRPr="00C667DD">
          <w:rPr>
            <w:i/>
            <w:color w:val="FFFFFF" w:themeColor="background1"/>
            <w:highlight w:val="yellow"/>
            <w:rPrChange w:id="1485" w:author="Alfredo" w:date="2020-10-06T20:49:00Z">
              <w:rPr>
                <w:i/>
                <w:color w:val="FFFFFF" w:themeColor="background1"/>
              </w:rPr>
            </w:rPrChange>
          </w:rPr>
          <w:fldChar w:fldCharType="separate"/>
        </w:r>
      </w:ins>
      <w:ins w:id="1486" w:author="Alfredo" w:date="2020-10-06T20:48:00Z">
        <w:r w:rsidRPr="00C667DD">
          <w:rPr>
            <w:rStyle w:val="Hipervnculo"/>
            <w:i/>
            <w:highlight w:val="yellow"/>
            <w:rPrChange w:id="1487" w:author="Alfredo" w:date="2020-10-06T20:49:00Z">
              <w:rPr>
                <w:color w:val="FFFFFF" w:themeColor="background1"/>
              </w:rPr>
            </w:rPrChange>
          </w:rPr>
          <w:t>https://border-image.com/</w:t>
        </w:r>
      </w:ins>
      <w:ins w:id="1488" w:author="Alfredo" w:date="2020-10-06T20:49:00Z">
        <w:r w:rsidRPr="00C667DD">
          <w:rPr>
            <w:i/>
            <w:color w:val="FFFFFF" w:themeColor="background1"/>
            <w:highlight w:val="yellow"/>
            <w:rPrChange w:id="1489" w:author="Alfredo" w:date="2020-10-06T20:49:00Z">
              <w:rPr>
                <w:i/>
                <w:color w:val="FFFFFF" w:themeColor="background1"/>
              </w:rPr>
            </w:rPrChange>
          </w:rPr>
          <w:fldChar w:fldCharType="end"/>
        </w:r>
      </w:ins>
    </w:p>
    <w:p w14:paraId="63B83D77" w14:textId="77777777" w:rsidR="00C667DD" w:rsidRDefault="00C667DD">
      <w:pPr>
        <w:shd w:val="clear" w:color="auto" w:fill="FFFFFF" w:themeFill="background1"/>
        <w:jc w:val="both"/>
        <w:rPr>
          <w:ins w:id="1490" w:author="Alfredo" w:date="2020-10-06T20:49:00Z"/>
        </w:rPr>
        <w:pPrChange w:id="1491" w:author="Alfredo" w:date="2020-10-06T20:49:00Z">
          <w:pPr/>
        </w:pPrChange>
      </w:pPr>
    </w:p>
    <w:p w14:paraId="18B92711" w14:textId="620A22E8" w:rsidR="00C667DD" w:rsidRDefault="00C667DD">
      <w:pPr>
        <w:pStyle w:val="Ttulo2"/>
        <w:rPr>
          <w:ins w:id="1492" w:author="Alfredo" w:date="2020-10-06T20:50:00Z"/>
        </w:rPr>
        <w:pPrChange w:id="1493" w:author="Alfredo" w:date="2020-10-06T20:50:00Z">
          <w:pPr/>
        </w:pPrChange>
      </w:pPr>
      <w:ins w:id="1494" w:author="Alfredo" w:date="2020-10-06T20:50:00Z">
        <w:r>
          <w:lastRenderedPageBreak/>
          <w:t>F</w:t>
        </w:r>
        <w:r w:rsidRPr="00D427DD">
          <w:t>unciones</w:t>
        </w:r>
        <w:r>
          <w:t xml:space="preserve"> css</w:t>
        </w:r>
      </w:ins>
    </w:p>
    <w:p w14:paraId="031C317D" w14:textId="384176C1" w:rsidR="00C667DD" w:rsidRDefault="00C667DD">
      <w:pPr>
        <w:rPr>
          <w:ins w:id="1495" w:author="Alfredo" w:date="2020-10-06T20:52:00Z"/>
          <w:b/>
          <w:bCs/>
        </w:rPr>
      </w:pPr>
      <w:ins w:id="1496" w:author="Alfredo" w:date="2020-10-06T20:52:00Z">
        <w:r w:rsidRPr="00C667DD">
          <w:t xml:space="preserve">En CSS, muchas veces necesitaremos un sistema de apoyo para realizar operaciones más cercanas a un lenguaje de programación que a un lenguaje de estilos, como pueden ser </w:t>
        </w:r>
        <w:r w:rsidRPr="00C667DD">
          <w:rPr>
            <w:b/>
            <w:bCs/>
          </w:rPr>
          <w:t>cálculos</w:t>
        </w:r>
        <w:r w:rsidRPr="00C667DD">
          <w:t xml:space="preserve"> o utilizar </w:t>
        </w:r>
        <w:r w:rsidRPr="00C667DD">
          <w:rPr>
            <w:b/>
            <w:bCs/>
          </w:rPr>
          <w:t>valores precalculados</w:t>
        </w:r>
        <w:r>
          <w:rPr>
            <w:b/>
            <w:bCs/>
          </w:rPr>
          <w:t>.</w:t>
        </w:r>
      </w:ins>
    </w:p>
    <w:p w14:paraId="3F167B4A" w14:textId="77777777" w:rsidR="00C667DD" w:rsidRPr="00C667DD" w:rsidRDefault="00C667DD" w:rsidP="00C667DD">
      <w:pPr>
        <w:rPr>
          <w:ins w:id="1497" w:author="Alfredo" w:date="2020-10-06T20:52:00Z"/>
          <w:bCs/>
        </w:rPr>
      </w:pPr>
      <w:ins w:id="1498" w:author="Alfredo" w:date="2020-10-06T20:52:00Z">
        <w:r w:rsidRPr="00C667DD">
          <w:rPr>
            <w:bCs/>
          </w:rPr>
          <w:t xml:space="preserve">Un resumen de las </w:t>
        </w:r>
        <w:r w:rsidRPr="00C667DD">
          <w:rPr>
            <w:b/>
            <w:bCs/>
          </w:rPr>
          <w:t>funciones CSS</w:t>
        </w:r>
        <w:r w:rsidRPr="00C667DD">
          <w:rPr>
            <w:bCs/>
          </w:rPr>
          <w:t xml:space="preserve"> que veremos:</w:t>
        </w:r>
      </w:ins>
    </w:p>
    <w:tbl>
      <w:tblPr>
        <w:tblStyle w:val="Tabladecuadrcula4-nfasis3"/>
        <w:tblW w:w="0" w:type="auto"/>
        <w:tblLook w:val="04A0" w:firstRow="1" w:lastRow="0" w:firstColumn="1" w:lastColumn="0" w:noHBand="0" w:noVBand="1"/>
        <w:tblPrChange w:id="1499" w:author="Alfredo" w:date="2020-10-06T20:53:00Z">
          <w:tblPr>
            <w:tblW w:w="0" w:type="auto"/>
            <w:tblCellSpacing w:w="15" w:type="dxa"/>
            <w:tblCellMar>
              <w:top w:w="15" w:type="dxa"/>
              <w:left w:w="15" w:type="dxa"/>
              <w:bottom w:w="15" w:type="dxa"/>
              <w:right w:w="15" w:type="dxa"/>
            </w:tblCellMar>
            <w:tblLook w:val="04A0" w:firstRow="1" w:lastRow="0" w:firstColumn="1" w:lastColumn="0" w:noHBand="0" w:noVBand="1"/>
          </w:tblPr>
        </w:tblPrChange>
      </w:tblPr>
      <w:tblGrid>
        <w:gridCol w:w="1310"/>
        <w:gridCol w:w="7262"/>
        <w:tblGridChange w:id="1500">
          <w:tblGrid>
            <w:gridCol w:w="1169"/>
            <w:gridCol w:w="7121"/>
          </w:tblGrid>
        </w:tblGridChange>
      </w:tblGrid>
      <w:tr w:rsidR="00C667DD" w:rsidRPr="00C667DD" w14:paraId="4BAD0B53" w14:textId="77777777" w:rsidTr="00C667DD">
        <w:trPr>
          <w:cnfStyle w:val="100000000000" w:firstRow="1" w:lastRow="0" w:firstColumn="0" w:lastColumn="0" w:oddVBand="0" w:evenVBand="0" w:oddHBand="0" w:evenHBand="0" w:firstRowFirstColumn="0" w:firstRowLastColumn="0" w:lastRowFirstColumn="0" w:lastRowLastColumn="0"/>
          <w:ins w:id="1501" w:author="Alfredo" w:date="2020-10-06T20:52:00Z"/>
          <w:trPrChange w:id="1502" w:author="Alfredo" w:date="2020-10-06T20:53:00Z">
            <w:trPr>
              <w:tblHeader/>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1503" w:author="Alfredo" w:date="2020-10-06T20:53:00Z">
              <w:tcPr>
                <w:tcW w:w="0" w:type="auto"/>
                <w:vAlign w:val="center"/>
                <w:hideMark/>
              </w:tcPr>
            </w:tcPrChange>
          </w:tcPr>
          <w:p w14:paraId="5C84954E" w14:textId="77777777" w:rsidR="00C667DD" w:rsidRPr="00C667DD" w:rsidRDefault="00C667DD" w:rsidP="00C667DD">
            <w:pPr>
              <w:spacing w:after="160" w:line="259" w:lineRule="auto"/>
              <w:cnfStyle w:val="101000000000" w:firstRow="1" w:lastRow="0" w:firstColumn="1" w:lastColumn="0" w:oddVBand="0" w:evenVBand="0" w:oddHBand="0" w:evenHBand="0" w:firstRowFirstColumn="0" w:firstRowLastColumn="0" w:lastRowFirstColumn="0" w:lastRowLastColumn="0"/>
              <w:rPr>
                <w:ins w:id="1504" w:author="Alfredo" w:date="2020-10-06T20:52:00Z"/>
              </w:rPr>
            </w:pPr>
            <w:ins w:id="1505" w:author="Alfredo" w:date="2020-10-06T20:52:00Z">
              <w:r w:rsidRPr="00C667DD">
                <w:t>Función CSS</w:t>
              </w:r>
            </w:ins>
          </w:p>
        </w:tc>
        <w:tc>
          <w:tcPr>
            <w:tcW w:w="0" w:type="auto"/>
            <w:hideMark/>
            <w:tcPrChange w:id="1506" w:author="Alfredo" w:date="2020-10-06T20:53:00Z">
              <w:tcPr>
                <w:tcW w:w="0" w:type="auto"/>
                <w:vAlign w:val="center"/>
                <w:hideMark/>
              </w:tcPr>
            </w:tcPrChange>
          </w:tcPr>
          <w:p w14:paraId="6560BFDA" w14:textId="77777777" w:rsidR="00C667DD" w:rsidRPr="00C667DD" w:rsidRDefault="00C667DD" w:rsidP="00C667DD">
            <w:pPr>
              <w:spacing w:after="160" w:line="259" w:lineRule="auto"/>
              <w:cnfStyle w:val="100000000000" w:firstRow="1" w:lastRow="0" w:firstColumn="0" w:lastColumn="0" w:oddVBand="0" w:evenVBand="0" w:oddHBand="0" w:evenHBand="0" w:firstRowFirstColumn="0" w:firstRowLastColumn="0" w:lastRowFirstColumn="0" w:lastRowLastColumn="0"/>
              <w:rPr>
                <w:ins w:id="1507" w:author="Alfredo" w:date="2020-10-06T20:52:00Z"/>
              </w:rPr>
            </w:pPr>
            <w:ins w:id="1508" w:author="Alfredo" w:date="2020-10-06T20:52:00Z">
              <w:r w:rsidRPr="00C667DD">
                <w:t>Descripción</w:t>
              </w:r>
            </w:ins>
          </w:p>
        </w:tc>
      </w:tr>
      <w:tr w:rsidR="00C667DD" w:rsidRPr="00C667DD" w14:paraId="22A75B48" w14:textId="77777777" w:rsidTr="00C667DD">
        <w:trPr>
          <w:cnfStyle w:val="000000100000" w:firstRow="0" w:lastRow="0" w:firstColumn="0" w:lastColumn="0" w:oddVBand="0" w:evenVBand="0" w:oddHBand="1" w:evenHBand="0" w:firstRowFirstColumn="0" w:firstRowLastColumn="0" w:lastRowFirstColumn="0" w:lastRowLastColumn="0"/>
          <w:ins w:id="1509" w:author="Alfredo" w:date="2020-10-06T20:52:00Z"/>
          <w:trPrChange w:id="1510" w:author="Alfredo" w:date="2020-10-06T20:53:00Z">
            <w:trPr>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1511" w:author="Alfredo" w:date="2020-10-06T20:53:00Z">
              <w:tcPr>
                <w:tcW w:w="0" w:type="auto"/>
                <w:vAlign w:val="center"/>
                <w:hideMark/>
              </w:tcPr>
            </w:tcPrChange>
          </w:tcPr>
          <w:p w14:paraId="48985607" w14:textId="77777777" w:rsidR="00C667DD" w:rsidRPr="00C667DD" w:rsidRDefault="00C667DD" w:rsidP="00C667DD">
            <w:pPr>
              <w:spacing w:after="160" w:line="259" w:lineRule="auto"/>
              <w:cnfStyle w:val="001000100000" w:firstRow="0" w:lastRow="0" w:firstColumn="1" w:lastColumn="0" w:oddVBand="0" w:evenVBand="0" w:oddHBand="1" w:evenHBand="0" w:firstRowFirstColumn="0" w:firstRowLastColumn="0" w:lastRowFirstColumn="0" w:lastRowLastColumn="0"/>
              <w:rPr>
                <w:ins w:id="1512" w:author="Alfredo" w:date="2020-10-06T20:52:00Z"/>
              </w:rPr>
            </w:pPr>
            <w:ins w:id="1513" w:author="Alfredo" w:date="2020-10-06T20:52:00Z">
              <w:r w:rsidRPr="00C667DD">
                <w:t>calc()</w:t>
              </w:r>
            </w:ins>
          </w:p>
        </w:tc>
        <w:tc>
          <w:tcPr>
            <w:tcW w:w="0" w:type="auto"/>
            <w:hideMark/>
            <w:tcPrChange w:id="1514" w:author="Alfredo" w:date="2020-10-06T20:53:00Z">
              <w:tcPr>
                <w:tcW w:w="0" w:type="auto"/>
                <w:vAlign w:val="center"/>
                <w:hideMark/>
              </w:tcPr>
            </w:tcPrChange>
          </w:tcPr>
          <w:p w14:paraId="17293372" w14:textId="77777777" w:rsidR="00C667DD" w:rsidRPr="00C667DD" w:rsidRDefault="00C667DD" w:rsidP="00C667DD">
            <w:pPr>
              <w:spacing w:after="160" w:line="259" w:lineRule="auto"/>
              <w:cnfStyle w:val="000000100000" w:firstRow="0" w:lastRow="0" w:firstColumn="0" w:lastColumn="0" w:oddVBand="0" w:evenVBand="0" w:oddHBand="1" w:evenHBand="0" w:firstRowFirstColumn="0" w:firstRowLastColumn="0" w:lastRowFirstColumn="0" w:lastRowLastColumn="0"/>
              <w:rPr>
                <w:ins w:id="1515" w:author="Alfredo" w:date="2020-10-06T20:52:00Z"/>
                <w:bCs/>
              </w:rPr>
            </w:pPr>
            <w:ins w:id="1516" w:author="Alfredo" w:date="2020-10-06T20:52:00Z">
              <w:r w:rsidRPr="00C667DD">
                <w:rPr>
                  <w:bCs/>
                </w:rPr>
                <w:t xml:space="preserve">Permite </w:t>
              </w:r>
              <w:r w:rsidRPr="00C667DD">
                <w:rPr>
                  <w:b/>
                  <w:bCs/>
                </w:rPr>
                <w:t>calcular operaciones</w:t>
              </w:r>
              <w:r w:rsidRPr="00C667DD">
                <w:rPr>
                  <w:bCs/>
                </w:rPr>
                <w:t xml:space="preserve"> con unidades CSS como px, %, vw, vh u otras.</w:t>
              </w:r>
            </w:ins>
          </w:p>
        </w:tc>
      </w:tr>
      <w:tr w:rsidR="00C667DD" w:rsidRPr="00C667DD" w14:paraId="381789E0" w14:textId="77777777" w:rsidTr="00C667DD">
        <w:trPr>
          <w:ins w:id="1517" w:author="Alfredo" w:date="2020-10-06T20:52:00Z"/>
          <w:trPrChange w:id="1518" w:author="Alfredo" w:date="2020-10-06T20:53:00Z">
            <w:trPr>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1519" w:author="Alfredo" w:date="2020-10-06T20:53:00Z">
              <w:tcPr>
                <w:tcW w:w="0" w:type="auto"/>
                <w:vAlign w:val="center"/>
                <w:hideMark/>
              </w:tcPr>
            </w:tcPrChange>
          </w:tcPr>
          <w:p w14:paraId="09659BD9" w14:textId="77777777" w:rsidR="00C667DD" w:rsidRPr="00C667DD" w:rsidRDefault="00C667DD" w:rsidP="00C667DD">
            <w:pPr>
              <w:spacing w:after="160" w:line="259" w:lineRule="auto"/>
              <w:rPr>
                <w:ins w:id="1520" w:author="Alfredo" w:date="2020-10-06T20:52:00Z"/>
              </w:rPr>
            </w:pPr>
            <w:ins w:id="1521" w:author="Alfredo" w:date="2020-10-06T20:52:00Z">
              <w:r w:rsidRPr="00C667DD">
                <w:t>min()</w:t>
              </w:r>
            </w:ins>
          </w:p>
        </w:tc>
        <w:tc>
          <w:tcPr>
            <w:tcW w:w="0" w:type="auto"/>
            <w:hideMark/>
            <w:tcPrChange w:id="1522" w:author="Alfredo" w:date="2020-10-06T20:53:00Z">
              <w:tcPr>
                <w:tcW w:w="0" w:type="auto"/>
                <w:vAlign w:val="center"/>
                <w:hideMark/>
              </w:tcPr>
            </w:tcPrChange>
          </w:tcPr>
          <w:p w14:paraId="1A187A46" w14:textId="77777777" w:rsidR="00C667DD" w:rsidRPr="00C667DD" w:rsidRDefault="00C667DD" w:rsidP="00C667DD">
            <w:pPr>
              <w:spacing w:after="160" w:line="259" w:lineRule="auto"/>
              <w:cnfStyle w:val="000000000000" w:firstRow="0" w:lastRow="0" w:firstColumn="0" w:lastColumn="0" w:oddVBand="0" w:evenVBand="0" w:oddHBand="0" w:evenHBand="0" w:firstRowFirstColumn="0" w:firstRowLastColumn="0" w:lastRowFirstColumn="0" w:lastRowLastColumn="0"/>
              <w:rPr>
                <w:ins w:id="1523" w:author="Alfredo" w:date="2020-10-06T20:52:00Z"/>
                <w:bCs/>
              </w:rPr>
            </w:pPr>
            <w:ins w:id="1524" w:author="Alfredo" w:date="2020-10-06T20:52:00Z">
              <w:r w:rsidRPr="00C667DD">
                <w:rPr>
                  <w:bCs/>
                </w:rPr>
                <w:t xml:space="preserve">Permite calcular el </w:t>
              </w:r>
              <w:r w:rsidRPr="00C667DD">
                <w:rPr>
                  <w:b/>
                  <w:bCs/>
                </w:rPr>
                <w:t>valor mínimo</w:t>
              </w:r>
              <w:r w:rsidRPr="00C667DD">
                <w:rPr>
                  <w:bCs/>
                </w:rPr>
                <w:t xml:space="preserve"> de las unidades indicadas.</w:t>
              </w:r>
            </w:ins>
          </w:p>
        </w:tc>
      </w:tr>
      <w:tr w:rsidR="00C667DD" w:rsidRPr="00C667DD" w14:paraId="44D92D23" w14:textId="77777777" w:rsidTr="00C667DD">
        <w:trPr>
          <w:cnfStyle w:val="000000100000" w:firstRow="0" w:lastRow="0" w:firstColumn="0" w:lastColumn="0" w:oddVBand="0" w:evenVBand="0" w:oddHBand="1" w:evenHBand="0" w:firstRowFirstColumn="0" w:firstRowLastColumn="0" w:lastRowFirstColumn="0" w:lastRowLastColumn="0"/>
          <w:ins w:id="1525" w:author="Alfredo" w:date="2020-10-06T20:52:00Z"/>
          <w:trPrChange w:id="1526" w:author="Alfredo" w:date="2020-10-06T20:53:00Z">
            <w:trPr>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1527" w:author="Alfredo" w:date="2020-10-06T20:53:00Z">
              <w:tcPr>
                <w:tcW w:w="0" w:type="auto"/>
                <w:vAlign w:val="center"/>
                <w:hideMark/>
              </w:tcPr>
            </w:tcPrChange>
          </w:tcPr>
          <w:p w14:paraId="7A1123EC" w14:textId="77777777" w:rsidR="00C667DD" w:rsidRPr="00C667DD" w:rsidRDefault="00C667DD" w:rsidP="00C667DD">
            <w:pPr>
              <w:spacing w:after="160" w:line="259" w:lineRule="auto"/>
              <w:cnfStyle w:val="001000100000" w:firstRow="0" w:lastRow="0" w:firstColumn="1" w:lastColumn="0" w:oddVBand="0" w:evenVBand="0" w:oddHBand="1" w:evenHBand="0" w:firstRowFirstColumn="0" w:firstRowLastColumn="0" w:lastRowFirstColumn="0" w:lastRowLastColumn="0"/>
              <w:rPr>
                <w:ins w:id="1528" w:author="Alfredo" w:date="2020-10-06T20:52:00Z"/>
              </w:rPr>
            </w:pPr>
            <w:ins w:id="1529" w:author="Alfredo" w:date="2020-10-06T20:52:00Z">
              <w:r w:rsidRPr="00C667DD">
                <w:t>max()</w:t>
              </w:r>
            </w:ins>
          </w:p>
        </w:tc>
        <w:tc>
          <w:tcPr>
            <w:tcW w:w="0" w:type="auto"/>
            <w:hideMark/>
            <w:tcPrChange w:id="1530" w:author="Alfredo" w:date="2020-10-06T20:53:00Z">
              <w:tcPr>
                <w:tcW w:w="0" w:type="auto"/>
                <w:vAlign w:val="center"/>
                <w:hideMark/>
              </w:tcPr>
            </w:tcPrChange>
          </w:tcPr>
          <w:p w14:paraId="7E9C14DC" w14:textId="77777777" w:rsidR="00C667DD" w:rsidRPr="00C667DD" w:rsidRDefault="00C667DD" w:rsidP="00C667DD">
            <w:pPr>
              <w:spacing w:after="160" w:line="259" w:lineRule="auto"/>
              <w:cnfStyle w:val="000000100000" w:firstRow="0" w:lastRow="0" w:firstColumn="0" w:lastColumn="0" w:oddVBand="0" w:evenVBand="0" w:oddHBand="1" w:evenHBand="0" w:firstRowFirstColumn="0" w:firstRowLastColumn="0" w:lastRowFirstColumn="0" w:lastRowLastColumn="0"/>
              <w:rPr>
                <w:ins w:id="1531" w:author="Alfredo" w:date="2020-10-06T20:52:00Z"/>
                <w:bCs/>
              </w:rPr>
            </w:pPr>
            <w:ins w:id="1532" w:author="Alfredo" w:date="2020-10-06T20:52:00Z">
              <w:r w:rsidRPr="00C667DD">
                <w:rPr>
                  <w:bCs/>
                </w:rPr>
                <w:t xml:space="preserve">Permite calcular el </w:t>
              </w:r>
              <w:r w:rsidRPr="00C667DD">
                <w:rPr>
                  <w:b/>
                  <w:bCs/>
                </w:rPr>
                <w:t>valor máximo</w:t>
              </w:r>
              <w:r w:rsidRPr="00C667DD">
                <w:rPr>
                  <w:bCs/>
                </w:rPr>
                <w:t xml:space="preserve"> de las unidades indicadas.</w:t>
              </w:r>
            </w:ins>
          </w:p>
        </w:tc>
      </w:tr>
      <w:tr w:rsidR="00C667DD" w:rsidRPr="00C667DD" w14:paraId="4E6C2990" w14:textId="77777777" w:rsidTr="00C667DD">
        <w:trPr>
          <w:ins w:id="1533" w:author="Alfredo" w:date="2020-10-06T20:52:00Z"/>
          <w:trPrChange w:id="1534" w:author="Alfredo" w:date="2020-10-06T20:53:00Z">
            <w:trPr>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1535" w:author="Alfredo" w:date="2020-10-06T20:53:00Z">
              <w:tcPr>
                <w:tcW w:w="0" w:type="auto"/>
                <w:vAlign w:val="center"/>
                <w:hideMark/>
              </w:tcPr>
            </w:tcPrChange>
          </w:tcPr>
          <w:p w14:paraId="5AA5833C" w14:textId="77777777" w:rsidR="00C667DD" w:rsidRPr="00C667DD" w:rsidRDefault="00C667DD" w:rsidP="00C667DD">
            <w:pPr>
              <w:spacing w:after="160" w:line="259" w:lineRule="auto"/>
              <w:rPr>
                <w:ins w:id="1536" w:author="Alfredo" w:date="2020-10-06T20:52:00Z"/>
              </w:rPr>
            </w:pPr>
            <w:ins w:id="1537" w:author="Alfredo" w:date="2020-10-06T20:52:00Z">
              <w:r w:rsidRPr="00C667DD">
                <w:t>clamp()</w:t>
              </w:r>
            </w:ins>
          </w:p>
        </w:tc>
        <w:tc>
          <w:tcPr>
            <w:tcW w:w="0" w:type="auto"/>
            <w:hideMark/>
            <w:tcPrChange w:id="1538" w:author="Alfredo" w:date="2020-10-06T20:53:00Z">
              <w:tcPr>
                <w:tcW w:w="0" w:type="auto"/>
                <w:vAlign w:val="center"/>
                <w:hideMark/>
              </w:tcPr>
            </w:tcPrChange>
          </w:tcPr>
          <w:p w14:paraId="1AA887BD" w14:textId="77777777" w:rsidR="00C667DD" w:rsidRPr="00C667DD" w:rsidRDefault="00C667DD" w:rsidP="00C667DD">
            <w:pPr>
              <w:spacing w:after="160" w:line="259" w:lineRule="auto"/>
              <w:cnfStyle w:val="000000000000" w:firstRow="0" w:lastRow="0" w:firstColumn="0" w:lastColumn="0" w:oddVBand="0" w:evenVBand="0" w:oddHBand="0" w:evenHBand="0" w:firstRowFirstColumn="0" w:firstRowLastColumn="0" w:lastRowFirstColumn="0" w:lastRowLastColumn="0"/>
              <w:rPr>
                <w:ins w:id="1539" w:author="Alfredo" w:date="2020-10-06T20:52:00Z"/>
                <w:bCs/>
              </w:rPr>
            </w:pPr>
            <w:ins w:id="1540" w:author="Alfredo" w:date="2020-10-06T20:52:00Z">
              <w:r w:rsidRPr="00C667DD">
                <w:rPr>
                  <w:bCs/>
                </w:rPr>
                <w:t>Permite calcular valores «ajustados». Equivalente a max(MIN, min(VAL, MAX)).</w:t>
              </w:r>
            </w:ins>
          </w:p>
        </w:tc>
      </w:tr>
      <w:tr w:rsidR="00C667DD" w:rsidRPr="00C667DD" w14:paraId="42B40B63" w14:textId="77777777" w:rsidTr="00C667DD">
        <w:trPr>
          <w:cnfStyle w:val="000000100000" w:firstRow="0" w:lastRow="0" w:firstColumn="0" w:lastColumn="0" w:oddVBand="0" w:evenVBand="0" w:oddHBand="1" w:evenHBand="0" w:firstRowFirstColumn="0" w:firstRowLastColumn="0" w:lastRowFirstColumn="0" w:lastRowLastColumn="0"/>
          <w:ins w:id="1541" w:author="Alfredo" w:date="2020-10-06T20:52:00Z"/>
          <w:trPrChange w:id="1542" w:author="Alfredo" w:date="2020-10-06T20:53:00Z">
            <w:trPr>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1543" w:author="Alfredo" w:date="2020-10-06T20:53:00Z">
              <w:tcPr>
                <w:tcW w:w="0" w:type="auto"/>
                <w:vAlign w:val="center"/>
                <w:hideMark/>
              </w:tcPr>
            </w:tcPrChange>
          </w:tcPr>
          <w:p w14:paraId="2683533A" w14:textId="77777777" w:rsidR="00C667DD" w:rsidRPr="00C667DD" w:rsidRDefault="00C667DD" w:rsidP="00C667DD">
            <w:pPr>
              <w:spacing w:after="160" w:line="259" w:lineRule="auto"/>
              <w:cnfStyle w:val="001000100000" w:firstRow="0" w:lastRow="0" w:firstColumn="1" w:lastColumn="0" w:oddVBand="0" w:evenVBand="0" w:oddHBand="1" w:evenHBand="0" w:firstRowFirstColumn="0" w:firstRowLastColumn="0" w:lastRowFirstColumn="0" w:lastRowLastColumn="0"/>
              <w:rPr>
                <w:ins w:id="1544" w:author="Alfredo" w:date="2020-10-06T20:52:00Z"/>
              </w:rPr>
            </w:pPr>
            <w:ins w:id="1545" w:author="Alfredo" w:date="2020-10-06T20:52:00Z">
              <w:r w:rsidRPr="00C667DD">
                <w:t>attr()</w:t>
              </w:r>
            </w:ins>
          </w:p>
        </w:tc>
        <w:tc>
          <w:tcPr>
            <w:tcW w:w="0" w:type="auto"/>
            <w:hideMark/>
            <w:tcPrChange w:id="1546" w:author="Alfredo" w:date="2020-10-06T20:53:00Z">
              <w:tcPr>
                <w:tcW w:w="0" w:type="auto"/>
                <w:vAlign w:val="center"/>
                <w:hideMark/>
              </w:tcPr>
            </w:tcPrChange>
          </w:tcPr>
          <w:p w14:paraId="171CB0B7" w14:textId="77777777" w:rsidR="00C667DD" w:rsidRPr="00C667DD" w:rsidRDefault="00C667DD" w:rsidP="00C667DD">
            <w:pPr>
              <w:spacing w:after="160" w:line="259" w:lineRule="auto"/>
              <w:cnfStyle w:val="000000100000" w:firstRow="0" w:lastRow="0" w:firstColumn="0" w:lastColumn="0" w:oddVBand="0" w:evenVBand="0" w:oddHBand="1" w:evenHBand="0" w:firstRowFirstColumn="0" w:firstRowLastColumn="0" w:lastRowFirstColumn="0" w:lastRowLastColumn="0"/>
              <w:rPr>
                <w:ins w:id="1547" w:author="Alfredo" w:date="2020-10-06T20:52:00Z"/>
                <w:bCs/>
              </w:rPr>
            </w:pPr>
            <w:ins w:id="1548" w:author="Alfredo" w:date="2020-10-06T20:52:00Z">
              <w:r w:rsidRPr="00C667DD">
                <w:rPr>
                  <w:bCs/>
                </w:rPr>
                <w:t xml:space="preserve">Permite obtener el </w:t>
              </w:r>
              <w:r w:rsidRPr="00C667DD">
                <w:rPr>
                  <w:b/>
                  <w:bCs/>
                </w:rPr>
                <w:t>valor de un atributo</w:t>
              </w:r>
              <w:r w:rsidRPr="00C667DD">
                <w:rPr>
                  <w:bCs/>
                </w:rPr>
                <w:t xml:space="preserve"> desde CSS.</w:t>
              </w:r>
            </w:ins>
          </w:p>
        </w:tc>
      </w:tr>
    </w:tbl>
    <w:p w14:paraId="723A0E3F" w14:textId="77777777" w:rsidR="00C667DD" w:rsidRDefault="00C667DD">
      <w:pPr>
        <w:rPr>
          <w:ins w:id="1549" w:author="Alfredo" w:date="2020-10-06T20:53:00Z"/>
          <w:bCs/>
        </w:rPr>
      </w:pPr>
    </w:p>
    <w:p w14:paraId="6F11416F" w14:textId="77777777" w:rsidR="00C667DD" w:rsidRPr="00C667DD" w:rsidRDefault="00C667DD">
      <w:pPr>
        <w:pStyle w:val="Ttulo3"/>
        <w:rPr>
          <w:ins w:id="1550" w:author="Alfredo" w:date="2020-10-06T20:53:00Z"/>
          <w:rPrChange w:id="1551" w:author="Alfredo" w:date="2020-10-06T20:53:00Z">
            <w:rPr>
              <w:ins w:id="1552" w:author="Alfredo" w:date="2020-10-06T20:53:00Z"/>
            </w:rPr>
          </w:rPrChange>
        </w:rPr>
        <w:pPrChange w:id="1553" w:author="Alfredo" w:date="2020-10-06T20:53:00Z">
          <w:pPr/>
        </w:pPrChange>
      </w:pPr>
      <w:ins w:id="1554" w:author="Alfredo" w:date="2020-10-06T20:53:00Z">
        <w:r w:rsidRPr="00C667DD">
          <w:fldChar w:fldCharType="begin"/>
        </w:r>
        <w:r w:rsidRPr="00C667DD">
          <w:rPr>
            <w:rPrChange w:id="1555" w:author="Alfredo" w:date="2020-10-06T20:53:00Z">
              <w:rPr>
                <w:b/>
              </w:rPr>
            </w:rPrChange>
          </w:rPr>
          <w:instrText xml:space="preserve"> HYPERLINK "https://lenguajecss.com/css/modelo-de-cajas/funciones-css/" \l "valores-calculados-función-calc" </w:instrText>
        </w:r>
        <w:r w:rsidRPr="00C667DD">
          <w:rPr>
            <w:rPrChange w:id="1556" w:author="Alfredo" w:date="2020-10-06T20:53:00Z">
              <w:rPr>
                <w:b/>
              </w:rPr>
            </w:rPrChange>
          </w:rPr>
          <w:fldChar w:fldCharType="separate"/>
        </w:r>
        <w:r w:rsidRPr="00C667DD">
          <w:rPr>
            <w:rStyle w:val="Hipervnculo"/>
            <w:color w:val="0070C0"/>
            <w:u w:val="none"/>
            <w:rPrChange w:id="1557" w:author="Alfredo" w:date="2020-10-06T20:53:00Z">
              <w:rPr>
                <w:rStyle w:val="Hipervnculo"/>
                <w:bCs/>
              </w:rPr>
            </w:rPrChange>
          </w:rPr>
          <w:t>Valores calculados: Función calc()</w:t>
        </w:r>
        <w:r w:rsidRPr="00C667DD">
          <w:rPr>
            <w:rPrChange w:id="1558" w:author="Alfredo" w:date="2020-10-06T20:53:00Z">
              <w:rPr>
                <w:b/>
              </w:rPr>
            </w:rPrChange>
          </w:rPr>
          <w:fldChar w:fldCharType="end"/>
        </w:r>
      </w:ins>
    </w:p>
    <w:p w14:paraId="04084154" w14:textId="77777777" w:rsidR="00C667DD" w:rsidRPr="00C667DD" w:rsidRDefault="00C667DD" w:rsidP="00C667DD">
      <w:pPr>
        <w:rPr>
          <w:ins w:id="1559" w:author="Alfredo" w:date="2020-10-06T20:53:00Z"/>
          <w:bCs/>
        </w:rPr>
      </w:pPr>
      <w:ins w:id="1560" w:author="Alfredo" w:date="2020-10-06T20:53:00Z">
        <w:r w:rsidRPr="00C667DD">
          <w:rPr>
            <w:bCs/>
          </w:rPr>
          <w:t xml:space="preserve">Es posible que en algunas ocasiones necesitemos indicar </w:t>
        </w:r>
        <w:r w:rsidRPr="00C667DD">
          <w:rPr>
            <w:b/>
            <w:bCs/>
          </w:rPr>
          <w:t>valores precalculados</w:t>
        </w:r>
        <w:r w:rsidRPr="00C667DD">
          <w:rPr>
            <w:bCs/>
          </w:rPr>
          <w:t xml:space="preserve"> por el navegador. Por ejemplo, la suma de dos valores que a priori desconocemos o no sabemos exactamente cuanto suman, pero que el navegador si debería conocer.</w:t>
        </w:r>
      </w:ins>
    </w:p>
    <w:p w14:paraId="4BBEECAF" w14:textId="77777777" w:rsidR="00C667DD" w:rsidRDefault="00C667DD" w:rsidP="00C667DD">
      <w:pPr>
        <w:rPr>
          <w:ins w:id="1561" w:author="Alfredo" w:date="2020-10-06T20:53:00Z"/>
          <w:bCs/>
        </w:rPr>
      </w:pPr>
      <w:ins w:id="1562" w:author="Alfredo" w:date="2020-10-06T20:53:00Z">
        <w:r w:rsidRPr="00C667DD">
          <w:rPr>
            <w:bCs/>
          </w:rPr>
          <w:t>Esto es posible hacerlo con la función calc() de CSS, como se muestra a continuación:</w:t>
        </w:r>
      </w:ins>
    </w:p>
    <w:bookmarkStart w:id="1563" w:name="_MON_1663522861"/>
    <w:bookmarkEnd w:id="1563"/>
    <w:p w14:paraId="27594F50" w14:textId="77777777" w:rsidR="00D15A9B" w:rsidRPr="00C667DD" w:rsidRDefault="00D15A9B" w:rsidP="00C667DD">
      <w:pPr>
        <w:rPr>
          <w:ins w:id="1564" w:author="Alfredo" w:date="2020-10-06T20:53:00Z"/>
          <w:bCs/>
        </w:rPr>
      </w:pPr>
      <w:ins w:id="1565" w:author="Alfredo" w:date="2020-10-06T20:54:00Z">
        <w:r>
          <w:rPr>
            <w:bCs/>
          </w:rPr>
          <w:object w:dxaOrig="8838" w:dyaOrig="1425" w14:anchorId="61FDA2B4">
            <v:shape id="_x0000_i1044" type="#_x0000_t75" style="width:442.5pt;height:71.25pt" o:ole="">
              <v:imagedata r:id="rId64" o:title=""/>
            </v:shape>
            <o:OLEObject Type="Embed" ProgID="Word.OpenDocumentText.12" ShapeID="_x0000_i1044" DrawAspect="Content" ObjectID="_1664042553" r:id="rId65"/>
          </w:object>
        </w:r>
      </w:ins>
    </w:p>
    <w:p w14:paraId="061B796F" w14:textId="553B1A60" w:rsidR="00C667DD" w:rsidRDefault="00D15A9B">
      <w:pPr>
        <w:rPr>
          <w:ins w:id="1566" w:author="Alfredo" w:date="2020-10-06T20:58:00Z"/>
          <w:bCs/>
        </w:rPr>
      </w:pPr>
      <w:ins w:id="1567" w:author="Alfredo" w:date="2020-10-06T20:57:00Z">
        <w:r w:rsidRPr="00D15A9B">
          <w:rPr>
            <w:bCs/>
          </w:rPr>
          <w:t>Como se puede ver, se pueden usar operaciones como sumas ( + ), restas ( - ), multiplicaciones ( * ) o divisiones ( / ) que utilicen alguna de las unidades soportadas por CSS, como por ejemplo, números, dimensiones, porcentajes, tiempos, ángulos, etc...</w:t>
        </w:r>
      </w:ins>
    </w:p>
    <w:p w14:paraId="2445BA27" w14:textId="3A045407" w:rsidR="00D15A9B" w:rsidRDefault="00D15A9B">
      <w:pPr>
        <w:rPr>
          <w:ins w:id="1568" w:author="Alfredo" w:date="2020-10-06T20:58:00Z"/>
          <w:bCs/>
        </w:rPr>
      </w:pPr>
      <w:ins w:id="1569" w:author="Alfredo" w:date="2020-10-06T20:58:00Z">
        <w:r w:rsidRPr="00D15A9B">
          <w:rPr>
            <w:bCs/>
          </w:rPr>
          <w:t>Ten en cuenta que también se pueden anidar funciones calc() una dentro de otra. Resulta especialmente interesante su utilización junto a variables (custom properties CSS).</w:t>
        </w:r>
      </w:ins>
    </w:p>
    <w:p w14:paraId="430E709F" w14:textId="77777777" w:rsidR="00D15A9B" w:rsidRPr="00D15A9B" w:rsidRDefault="00D15A9B">
      <w:pPr>
        <w:pStyle w:val="Ttulo3"/>
        <w:rPr>
          <w:ins w:id="1570" w:author="Alfredo" w:date="2020-10-06T20:58:00Z"/>
          <w:rPrChange w:id="1571" w:author="Alfredo" w:date="2020-10-06T20:58:00Z">
            <w:rPr>
              <w:ins w:id="1572" w:author="Alfredo" w:date="2020-10-06T20:58:00Z"/>
            </w:rPr>
          </w:rPrChange>
        </w:rPr>
        <w:pPrChange w:id="1573" w:author="Alfredo" w:date="2020-10-06T20:58:00Z">
          <w:pPr/>
        </w:pPrChange>
      </w:pPr>
      <w:ins w:id="1574" w:author="Alfredo" w:date="2020-10-06T20:58:00Z">
        <w:r w:rsidRPr="00D15A9B">
          <w:fldChar w:fldCharType="begin"/>
        </w:r>
        <w:r w:rsidRPr="00D15A9B">
          <w:rPr>
            <w:rPrChange w:id="1575" w:author="Alfredo" w:date="2020-10-06T20:58:00Z">
              <w:rPr>
                <w:b/>
              </w:rPr>
            </w:rPrChange>
          </w:rPr>
          <w:instrText xml:space="preserve"> HYPERLINK "https://lenguajecss.com/css/modelo-de-cajas/funciones-css/" \l "valor-mínimo-función-min" </w:instrText>
        </w:r>
        <w:r w:rsidRPr="00D15A9B">
          <w:rPr>
            <w:rPrChange w:id="1576" w:author="Alfredo" w:date="2020-10-06T20:58:00Z">
              <w:rPr>
                <w:b/>
              </w:rPr>
            </w:rPrChange>
          </w:rPr>
          <w:fldChar w:fldCharType="separate"/>
        </w:r>
        <w:r w:rsidRPr="00D15A9B">
          <w:rPr>
            <w:rStyle w:val="Hipervnculo"/>
            <w:color w:val="0070C0"/>
            <w:u w:val="none"/>
            <w:rPrChange w:id="1577" w:author="Alfredo" w:date="2020-10-06T20:58:00Z">
              <w:rPr>
                <w:rStyle w:val="Hipervnculo"/>
                <w:bCs/>
              </w:rPr>
            </w:rPrChange>
          </w:rPr>
          <w:t>Valor mínimo: Función min()</w:t>
        </w:r>
        <w:r w:rsidRPr="00D15A9B">
          <w:rPr>
            <w:rPrChange w:id="1578" w:author="Alfredo" w:date="2020-10-06T20:58:00Z">
              <w:rPr>
                <w:b/>
              </w:rPr>
            </w:rPrChange>
          </w:rPr>
          <w:fldChar w:fldCharType="end"/>
        </w:r>
      </w:ins>
    </w:p>
    <w:p w14:paraId="1C036E76" w14:textId="77777777" w:rsidR="00D15A9B" w:rsidRPr="00D15A9B" w:rsidRDefault="00D15A9B" w:rsidP="00D15A9B">
      <w:pPr>
        <w:rPr>
          <w:ins w:id="1579" w:author="Alfredo" w:date="2020-10-06T20:58:00Z"/>
          <w:bCs/>
        </w:rPr>
      </w:pPr>
      <w:ins w:id="1580" w:author="Alfredo" w:date="2020-10-06T20:58:00Z">
        <w:r w:rsidRPr="00D15A9B">
          <w:rPr>
            <w:bCs/>
          </w:rPr>
          <w:t xml:space="preserve">En algunas ocasiones, necesitaremos que en una propiedad se aplique un valor de varias posibilidades posibles. De dichas posibilidades, no sabremos exactamente cuál necesitamos, pero si sabremos una de sus cualidades: </w:t>
        </w:r>
        <w:r w:rsidRPr="00D15A9B">
          <w:rPr>
            <w:b/>
            <w:bCs/>
          </w:rPr>
          <w:t>es la más pequeña</w:t>
        </w:r>
        <w:r w:rsidRPr="00D15A9B">
          <w:rPr>
            <w:bCs/>
          </w:rPr>
          <w:t>, es decir, necesitamos el valor mínimo.</w:t>
        </w:r>
      </w:ins>
    </w:p>
    <w:p w14:paraId="4AB17185" w14:textId="77777777" w:rsidR="00D15A9B" w:rsidRPr="00D15A9B" w:rsidRDefault="00D15A9B" w:rsidP="00D15A9B">
      <w:pPr>
        <w:rPr>
          <w:ins w:id="1581" w:author="Alfredo" w:date="2020-10-06T20:58:00Z"/>
          <w:bCs/>
        </w:rPr>
      </w:pPr>
      <w:ins w:id="1582" w:author="Alfredo" w:date="2020-10-06T20:58:00Z">
        <w:r w:rsidRPr="00D15A9B">
          <w:rPr>
            <w:bCs/>
          </w:rPr>
          <w:lastRenderedPageBreak/>
          <w:t>CSS permite realizar esto utilizando la función min() que nos permite elegir el valor más pequeño de 2 o más posibilidades aplicadas por parámetro:</w:t>
        </w:r>
      </w:ins>
    </w:p>
    <w:bookmarkStart w:id="1583" w:name="_MON_1663523156"/>
    <w:bookmarkEnd w:id="1583"/>
    <w:p w14:paraId="40FE32E8" w14:textId="77777777" w:rsidR="00077528" w:rsidRDefault="00077528" w:rsidP="00C667DD">
      <w:pPr>
        <w:rPr>
          <w:ins w:id="1584" w:author="Alfredo" w:date="2020-10-06T21:02:00Z"/>
          <w:bCs/>
        </w:rPr>
      </w:pPr>
      <w:ins w:id="1585" w:author="Alfredo" w:date="2020-10-06T20:59:00Z">
        <w:r>
          <w:rPr>
            <w:bCs/>
          </w:rPr>
          <w:object w:dxaOrig="8838" w:dyaOrig="1425" w14:anchorId="02121A0F">
            <v:shape id="_x0000_i1045" type="#_x0000_t75" style="width:442.5pt;height:71.25pt" o:ole="">
              <v:imagedata r:id="rId66" o:title=""/>
            </v:shape>
            <o:OLEObject Type="Embed" ProgID="Word.OpenDocumentText.12" ShapeID="_x0000_i1045" DrawAspect="Content" ObjectID="_1664042554" r:id="rId67"/>
          </w:object>
        </w:r>
      </w:ins>
    </w:p>
    <w:p w14:paraId="6A2089FF" w14:textId="49672E7B" w:rsidR="00D15A9B" w:rsidRDefault="00077528">
      <w:pPr>
        <w:rPr>
          <w:ins w:id="1586" w:author="Alfredo" w:date="2020-10-06T21:03:00Z"/>
          <w:bCs/>
        </w:rPr>
      </w:pPr>
      <w:ins w:id="1587" w:author="Alfredo" w:date="2020-10-06T21:02:00Z">
        <w:r w:rsidRPr="00077528">
          <w:rPr>
            <w:bCs/>
          </w:rPr>
          <w:t>Esto aplicaría un width de 200px, siempre y cuando el 25% del elemento padre sea más grande de 200px. Todo este cálculo, generalmente realizado en Javascript debido a su cualidad de lógica de cálculo, puede realizarse desde CSS si sólo se utiliza exclusivamente para esta finalidad.</w:t>
        </w:r>
      </w:ins>
    </w:p>
    <w:p w14:paraId="77BA44F4" w14:textId="77777777" w:rsidR="00077528" w:rsidRPr="00077528" w:rsidRDefault="00077528">
      <w:pPr>
        <w:pStyle w:val="Ttulo3"/>
        <w:rPr>
          <w:ins w:id="1588" w:author="Alfredo" w:date="2020-10-06T21:03:00Z"/>
          <w:b w:val="0"/>
          <w:rPrChange w:id="1589" w:author="Alfredo" w:date="2020-10-06T21:03:00Z">
            <w:rPr>
              <w:ins w:id="1590" w:author="Alfredo" w:date="2020-10-06T21:03:00Z"/>
              <w:b/>
            </w:rPr>
          </w:rPrChange>
        </w:rPr>
        <w:pPrChange w:id="1591" w:author="Alfredo" w:date="2020-10-06T21:03:00Z">
          <w:pPr/>
        </w:pPrChange>
      </w:pPr>
      <w:ins w:id="1592" w:author="Alfredo" w:date="2020-10-06T21:03:00Z">
        <w:r w:rsidRPr="00077528">
          <w:fldChar w:fldCharType="begin"/>
        </w:r>
        <w:r w:rsidRPr="00077528">
          <w:rPr>
            <w:rPrChange w:id="1593" w:author="Alfredo" w:date="2020-10-06T21:03:00Z">
              <w:rPr/>
            </w:rPrChange>
          </w:rPr>
          <w:instrText xml:space="preserve"> HYPERLINK "https://lenguajecss.com/css/modelo-de-cajas/funciones-css/" \l "valor-máximo-función-max" </w:instrText>
        </w:r>
        <w:r w:rsidRPr="00077528">
          <w:rPr>
            <w:rPrChange w:id="1594" w:author="Alfredo" w:date="2020-10-06T21:03:00Z">
              <w:rPr>
                <w:b/>
              </w:rPr>
            </w:rPrChange>
          </w:rPr>
          <w:fldChar w:fldCharType="separate"/>
        </w:r>
        <w:r w:rsidRPr="00077528">
          <w:rPr>
            <w:rStyle w:val="Hipervnculo"/>
            <w:color w:val="0070C0"/>
            <w:u w:val="none"/>
            <w:rPrChange w:id="1595" w:author="Alfredo" w:date="2020-10-06T21:03:00Z">
              <w:rPr>
                <w:rStyle w:val="Hipervnculo"/>
                <w:bCs/>
              </w:rPr>
            </w:rPrChange>
          </w:rPr>
          <w:t>Valor máximo: Función max()</w:t>
        </w:r>
        <w:r w:rsidRPr="00077528">
          <w:rPr>
            <w:rPrChange w:id="1596" w:author="Alfredo" w:date="2020-10-06T21:03:00Z">
              <w:rPr>
                <w:b/>
              </w:rPr>
            </w:rPrChange>
          </w:rPr>
          <w:fldChar w:fldCharType="end"/>
        </w:r>
      </w:ins>
    </w:p>
    <w:p w14:paraId="3FF43722" w14:textId="77777777" w:rsidR="00077528" w:rsidRPr="00077528" w:rsidRDefault="00077528" w:rsidP="00077528">
      <w:pPr>
        <w:rPr>
          <w:ins w:id="1597" w:author="Alfredo" w:date="2020-10-06T21:03:00Z"/>
          <w:bCs/>
        </w:rPr>
      </w:pPr>
      <w:ins w:id="1598" w:author="Alfredo" w:date="2020-10-06T21:03:00Z">
        <w:r w:rsidRPr="00077528">
          <w:rPr>
            <w:bCs/>
          </w:rPr>
          <w:t>De la misma forma que tenemos una función min(), también tenemos una función max(). Como podemos imaginar, dicha función sirve para lo opuesto de la función min(): obtener el valor máximo entre varias posibilidades.</w:t>
        </w:r>
      </w:ins>
    </w:p>
    <w:p w14:paraId="16F3DBCF" w14:textId="77777777" w:rsidR="00077528" w:rsidRPr="00077528" w:rsidRDefault="00077528" w:rsidP="00077528">
      <w:pPr>
        <w:rPr>
          <w:ins w:id="1599" w:author="Alfredo" w:date="2020-10-06T21:03:00Z"/>
          <w:bCs/>
        </w:rPr>
      </w:pPr>
      <w:ins w:id="1600" w:author="Alfredo" w:date="2020-10-06T21:03:00Z">
        <w:r w:rsidRPr="00077528">
          <w:rPr>
            <w:bCs/>
          </w:rPr>
          <w:t xml:space="preserve">Observa el siguiente ejemplo, donde utilizamos </w:t>
        </w:r>
        <w:r w:rsidRPr="00077528">
          <w:rPr>
            <w:b/>
            <w:bCs/>
          </w:rPr>
          <w:t>más de 2 parámetros</w:t>
        </w:r>
        <w:r w:rsidRPr="00077528">
          <w:rPr>
            <w:bCs/>
          </w:rPr>
          <w:t xml:space="preserve"> (</w:t>
        </w:r>
        <w:r w:rsidRPr="00077528">
          <w:rPr>
            <w:bCs/>
            <w:i/>
            <w:iCs/>
          </w:rPr>
          <w:t>ambas funciones permiten múltiples valores, no necesariamente dos</w:t>
        </w:r>
        <w:r w:rsidRPr="00077528">
          <w:rPr>
            <w:bCs/>
          </w:rPr>
          <w:t>):</w:t>
        </w:r>
      </w:ins>
    </w:p>
    <w:bookmarkStart w:id="1601" w:name="_MON_1663523411"/>
    <w:bookmarkEnd w:id="1601"/>
    <w:p w14:paraId="3CC239DC" w14:textId="77777777" w:rsidR="00077528" w:rsidRDefault="00077528">
      <w:pPr>
        <w:rPr>
          <w:ins w:id="1602" w:author="Alfredo" w:date="2020-10-06T21:04:00Z"/>
          <w:bCs/>
        </w:rPr>
      </w:pPr>
      <w:ins w:id="1603" w:author="Alfredo" w:date="2020-10-06T21:03:00Z">
        <w:r>
          <w:rPr>
            <w:bCs/>
          </w:rPr>
          <w:object w:dxaOrig="8838" w:dyaOrig="1425" w14:anchorId="7E6D0724">
            <v:shape id="_x0000_i1046" type="#_x0000_t75" style="width:442.5pt;height:71.25pt" o:ole="">
              <v:imagedata r:id="rId68" o:title=""/>
            </v:shape>
            <o:OLEObject Type="Embed" ProgID="Word.OpenDocumentText.12" ShapeID="_x0000_i1046" DrawAspect="Content" ObjectID="_1664042555" r:id="rId69"/>
          </w:object>
        </w:r>
      </w:ins>
    </w:p>
    <w:p w14:paraId="49A747E6" w14:textId="2AB3E37A" w:rsidR="00BA4BD7" w:rsidRDefault="00BA4BD7">
      <w:pPr>
        <w:rPr>
          <w:ins w:id="1604" w:author="Alfredo" w:date="2020-10-06T21:04:00Z"/>
          <w:bCs/>
        </w:rPr>
      </w:pPr>
      <w:ins w:id="1605" w:author="Alfredo" w:date="2020-10-06T21:04:00Z">
        <w:r w:rsidRPr="00BA4BD7">
          <w:rPr>
            <w:bCs/>
          </w:rPr>
          <w:t>Observa que como se ve en el ejemplo en 200px - 100px, tanto en min() como en max(), puedes realizar operaciones directamente en su interior sin necesidad de utilizar la función calc().</w:t>
        </w:r>
      </w:ins>
    </w:p>
    <w:p w14:paraId="3FA773B9" w14:textId="77777777" w:rsidR="00BA4BD7" w:rsidRPr="00BA4BD7" w:rsidRDefault="00BA4BD7">
      <w:pPr>
        <w:pStyle w:val="Ttulo3"/>
        <w:rPr>
          <w:ins w:id="1606" w:author="Alfredo" w:date="2020-10-06T21:04:00Z"/>
          <w:b w:val="0"/>
          <w:rPrChange w:id="1607" w:author="Alfredo" w:date="2020-10-06T21:04:00Z">
            <w:rPr>
              <w:ins w:id="1608" w:author="Alfredo" w:date="2020-10-06T21:04:00Z"/>
              <w:b/>
            </w:rPr>
          </w:rPrChange>
        </w:rPr>
        <w:pPrChange w:id="1609" w:author="Alfredo" w:date="2020-10-06T21:04:00Z">
          <w:pPr/>
        </w:pPrChange>
      </w:pPr>
      <w:ins w:id="1610" w:author="Alfredo" w:date="2020-10-06T21:04:00Z">
        <w:r w:rsidRPr="00BA4BD7">
          <w:fldChar w:fldCharType="begin"/>
        </w:r>
        <w:r w:rsidRPr="00BA4BD7">
          <w:rPr>
            <w:rPrChange w:id="1611" w:author="Alfredo" w:date="2020-10-06T21:04:00Z">
              <w:rPr/>
            </w:rPrChange>
          </w:rPr>
          <w:instrText xml:space="preserve"> HYPERLINK "https://lenguajecss.com/css/modelo-de-cajas/funciones-css/" \l "valor-ajustado-función-clamp" </w:instrText>
        </w:r>
        <w:r w:rsidRPr="00BA4BD7">
          <w:rPr>
            <w:rPrChange w:id="1612" w:author="Alfredo" w:date="2020-10-06T21:04:00Z">
              <w:rPr>
                <w:b/>
              </w:rPr>
            </w:rPrChange>
          </w:rPr>
          <w:fldChar w:fldCharType="separate"/>
        </w:r>
        <w:r w:rsidRPr="00BA4BD7">
          <w:rPr>
            <w:rStyle w:val="Hipervnculo"/>
            <w:color w:val="0070C0"/>
            <w:u w:val="none"/>
            <w:rPrChange w:id="1613" w:author="Alfredo" w:date="2020-10-06T21:04:00Z">
              <w:rPr>
                <w:rStyle w:val="Hipervnculo"/>
                <w:bCs/>
              </w:rPr>
            </w:rPrChange>
          </w:rPr>
          <w:t>Valor ajustado: Función clamp()</w:t>
        </w:r>
        <w:r w:rsidRPr="00BA4BD7">
          <w:rPr>
            <w:rPrChange w:id="1614" w:author="Alfredo" w:date="2020-10-06T21:04:00Z">
              <w:rPr>
                <w:b/>
              </w:rPr>
            </w:rPrChange>
          </w:rPr>
          <w:fldChar w:fldCharType="end"/>
        </w:r>
      </w:ins>
    </w:p>
    <w:p w14:paraId="160F57E1" w14:textId="77777777" w:rsidR="00BA4BD7" w:rsidRPr="00BA4BD7" w:rsidRDefault="00BA4BD7" w:rsidP="00BA4BD7">
      <w:pPr>
        <w:rPr>
          <w:ins w:id="1615" w:author="Alfredo" w:date="2020-10-06T21:04:00Z"/>
          <w:bCs/>
        </w:rPr>
      </w:pPr>
      <w:ins w:id="1616" w:author="Alfredo" w:date="2020-10-06T21:04:00Z">
        <w:r w:rsidRPr="00BA4BD7">
          <w:rPr>
            <w:bCs/>
          </w:rPr>
          <w:t>Ahora pensemos en un caso que podríamos necesitar y que se puede volver algo poco legible. Imagina que necesitas obtener el valor mínimo</w:t>
        </w:r>
      </w:ins>
    </w:p>
    <w:p w14:paraId="65AAFF3E" w14:textId="77777777" w:rsidR="00BA4BD7" w:rsidRPr="00BA4BD7" w:rsidRDefault="00BA4BD7" w:rsidP="00BA4BD7">
      <w:pPr>
        <w:rPr>
          <w:ins w:id="1617" w:author="Alfredo" w:date="2020-10-06T21:04:00Z"/>
          <w:bCs/>
        </w:rPr>
      </w:pPr>
      <w:ins w:id="1618" w:author="Alfredo" w:date="2020-10-06T21:04:00Z">
        <w:r w:rsidRPr="00BA4BD7">
          <w:rPr>
            <w:bCs/>
          </w:rPr>
          <w:t>Con la función clamp() podemos realizar, de forma concisa la operación max(MIN, min(VAL, MAX)). Veamos un ejemplo:</w:t>
        </w:r>
      </w:ins>
    </w:p>
    <w:bookmarkStart w:id="1619" w:name="_MON_1663523500"/>
    <w:bookmarkEnd w:id="1619"/>
    <w:p w14:paraId="42E73DBF" w14:textId="77777777" w:rsidR="00BA4BD7" w:rsidRDefault="00BA4BD7">
      <w:pPr>
        <w:rPr>
          <w:ins w:id="1620" w:author="Alfredo" w:date="2020-10-06T21:06:00Z"/>
          <w:bCs/>
        </w:rPr>
      </w:pPr>
      <w:ins w:id="1621" w:author="Alfredo" w:date="2020-10-06T21:05:00Z">
        <w:r>
          <w:rPr>
            <w:bCs/>
          </w:rPr>
          <w:object w:dxaOrig="8838" w:dyaOrig="1710" w14:anchorId="2AD5F9F7">
            <v:shape id="_x0000_i1047" type="#_x0000_t75" style="width:442.5pt;height:85.5pt" o:ole="">
              <v:imagedata r:id="rId70" o:title=""/>
            </v:shape>
            <o:OLEObject Type="Embed" ProgID="Word.OpenDocumentText.12" ShapeID="_x0000_i1047" DrawAspect="Content" ObjectID="_1664042556" r:id="rId71"/>
          </w:object>
        </w:r>
      </w:ins>
    </w:p>
    <w:p w14:paraId="66034ECF" w14:textId="144328C7" w:rsidR="00BA4BD7" w:rsidRPr="00BA4BD7" w:rsidRDefault="00BA4BD7" w:rsidP="00BA4BD7">
      <w:pPr>
        <w:rPr>
          <w:ins w:id="1622" w:author="Alfredo" w:date="2020-10-06T21:06:00Z"/>
          <w:bCs/>
        </w:rPr>
      </w:pPr>
      <w:ins w:id="1623" w:author="Alfredo" w:date="2020-10-06T21:06:00Z">
        <w:r w:rsidRPr="00BA4BD7">
          <w:rPr>
            <w:bCs/>
          </w:rPr>
          <w:lastRenderedPageBreak/>
          <w:t xml:space="preserve">Observa que existen dos líneas con un width. Ambas líneas son equivalentes. El primer valor de clamp() sería el </w:t>
        </w:r>
        <w:r w:rsidRPr="00BA4BD7">
          <w:rPr>
            <w:b/>
            <w:bCs/>
          </w:rPr>
          <w:t>valor mínimo</w:t>
        </w:r>
        <w:r w:rsidRPr="00BA4BD7">
          <w:rPr>
            <w:bCs/>
          </w:rPr>
          <w:t xml:space="preserve">, mientras que el tercero es el </w:t>
        </w:r>
        <w:r w:rsidRPr="00BA4BD7">
          <w:rPr>
            <w:b/>
            <w:bCs/>
          </w:rPr>
          <w:t>valor máximo</w:t>
        </w:r>
        <w:r w:rsidRPr="00BA4BD7">
          <w:rPr>
            <w:bCs/>
          </w:rPr>
          <w:t>. De esta forma, el navegador realiza lo siguiente:</w:t>
        </w:r>
      </w:ins>
    </w:p>
    <w:p w14:paraId="576EC832" w14:textId="77777777" w:rsidR="00BA4BD7" w:rsidRPr="00BA4BD7" w:rsidRDefault="00BA4BD7" w:rsidP="00BA4BD7">
      <w:pPr>
        <w:numPr>
          <w:ilvl w:val="0"/>
          <w:numId w:val="11"/>
        </w:numPr>
        <w:rPr>
          <w:ins w:id="1624" w:author="Alfredo" w:date="2020-10-06T21:06:00Z"/>
          <w:bCs/>
        </w:rPr>
      </w:pPr>
      <w:ins w:id="1625" w:author="Alfredo" w:date="2020-10-06T21:06:00Z">
        <w:r w:rsidRPr="00BA4BD7">
          <w:rPr>
            <w:bCs/>
          </w:rPr>
          <w:t xml:space="preserve">Obtiene el </w:t>
        </w:r>
        <w:r w:rsidRPr="00BA4BD7">
          <w:rPr>
            <w:b/>
            <w:bCs/>
          </w:rPr>
          <w:t>valor mínimo</w:t>
        </w:r>
        <w:r w:rsidRPr="00BA4BD7">
          <w:rPr>
            <w:bCs/>
          </w:rPr>
          <w:t xml:space="preserve"> entre el segundo y tercer parámetro.</w:t>
        </w:r>
      </w:ins>
    </w:p>
    <w:p w14:paraId="5002F909" w14:textId="77777777" w:rsidR="00BA4BD7" w:rsidRPr="00BA4BD7" w:rsidRDefault="00BA4BD7" w:rsidP="00BA4BD7">
      <w:pPr>
        <w:numPr>
          <w:ilvl w:val="0"/>
          <w:numId w:val="11"/>
        </w:numPr>
        <w:rPr>
          <w:ins w:id="1626" w:author="Alfredo" w:date="2020-10-06T21:06:00Z"/>
          <w:bCs/>
        </w:rPr>
      </w:pPr>
      <w:ins w:id="1627" w:author="Alfredo" w:date="2020-10-06T21:06:00Z">
        <w:r w:rsidRPr="00BA4BD7">
          <w:rPr>
            <w:bCs/>
          </w:rPr>
          <w:t xml:space="preserve">Obtiene el </w:t>
        </w:r>
        <w:r w:rsidRPr="00BA4BD7">
          <w:rPr>
            <w:b/>
            <w:bCs/>
          </w:rPr>
          <w:t>valor máximo</w:t>
        </w:r>
        <w:r w:rsidRPr="00BA4BD7">
          <w:rPr>
            <w:bCs/>
          </w:rPr>
          <w:t xml:space="preserve"> entre el primer parámetro y el resultado anterior.</w:t>
        </w:r>
      </w:ins>
    </w:p>
    <w:p w14:paraId="1D18A411" w14:textId="77777777" w:rsidR="00BA4BD7" w:rsidRPr="00BA4BD7" w:rsidRDefault="00BA4BD7" w:rsidP="00BA4BD7">
      <w:pPr>
        <w:numPr>
          <w:ilvl w:val="0"/>
          <w:numId w:val="11"/>
        </w:numPr>
        <w:rPr>
          <w:ins w:id="1628" w:author="Alfredo" w:date="2020-10-06T21:06:00Z"/>
          <w:bCs/>
        </w:rPr>
      </w:pPr>
      <w:ins w:id="1629" w:author="Alfredo" w:date="2020-10-06T21:06:00Z">
        <w:r w:rsidRPr="00BA4BD7">
          <w:rPr>
            <w:bCs/>
          </w:rPr>
          <w:t>Utiliza el resultado de la operación anterior en el width.</w:t>
        </w:r>
      </w:ins>
    </w:p>
    <w:p w14:paraId="68544E48" w14:textId="77777777" w:rsidR="00BA4BD7" w:rsidRPr="00BA4BD7" w:rsidRDefault="00BA4BD7">
      <w:pPr>
        <w:pStyle w:val="Ttulo3"/>
        <w:rPr>
          <w:ins w:id="1630" w:author="Alfredo" w:date="2020-10-06T21:07:00Z"/>
          <w:b w:val="0"/>
          <w:rPrChange w:id="1631" w:author="Alfredo" w:date="2020-10-06T21:07:00Z">
            <w:rPr>
              <w:ins w:id="1632" w:author="Alfredo" w:date="2020-10-06T21:07:00Z"/>
              <w:b/>
            </w:rPr>
          </w:rPrChange>
        </w:rPr>
        <w:pPrChange w:id="1633" w:author="Alfredo" w:date="2020-10-06T21:07:00Z">
          <w:pPr/>
        </w:pPrChange>
      </w:pPr>
      <w:ins w:id="1634" w:author="Alfredo" w:date="2020-10-06T21:07:00Z">
        <w:r w:rsidRPr="00BA4BD7">
          <w:fldChar w:fldCharType="begin"/>
        </w:r>
        <w:r w:rsidRPr="00BA4BD7">
          <w:rPr>
            <w:rPrChange w:id="1635" w:author="Alfredo" w:date="2020-10-06T21:07:00Z">
              <w:rPr/>
            </w:rPrChange>
          </w:rPr>
          <w:instrText xml:space="preserve"> HYPERLINK "https://lenguajecss.com/css/modelo-de-cajas/funciones-css/" \l "valor-del-atributo-función-attr" </w:instrText>
        </w:r>
        <w:r w:rsidRPr="00BA4BD7">
          <w:rPr>
            <w:rPrChange w:id="1636" w:author="Alfredo" w:date="2020-10-06T21:07:00Z">
              <w:rPr>
                <w:b/>
              </w:rPr>
            </w:rPrChange>
          </w:rPr>
          <w:fldChar w:fldCharType="separate"/>
        </w:r>
        <w:r w:rsidRPr="00BA4BD7">
          <w:rPr>
            <w:rStyle w:val="Hipervnculo"/>
            <w:color w:val="0070C0"/>
            <w:u w:val="none"/>
            <w:rPrChange w:id="1637" w:author="Alfredo" w:date="2020-10-06T21:07:00Z">
              <w:rPr>
                <w:rStyle w:val="Hipervnculo"/>
                <w:bCs/>
              </w:rPr>
            </w:rPrChange>
          </w:rPr>
          <w:t>Valor del atributo: Función attr()</w:t>
        </w:r>
        <w:r w:rsidRPr="00BA4BD7">
          <w:rPr>
            <w:rPrChange w:id="1638" w:author="Alfredo" w:date="2020-10-06T21:07:00Z">
              <w:rPr>
                <w:b/>
              </w:rPr>
            </w:rPrChange>
          </w:rPr>
          <w:fldChar w:fldCharType="end"/>
        </w:r>
      </w:ins>
    </w:p>
    <w:p w14:paraId="054C21F0" w14:textId="77777777" w:rsidR="00BA4BD7" w:rsidRPr="00BA4BD7" w:rsidRDefault="00BA4BD7" w:rsidP="00BA4BD7">
      <w:pPr>
        <w:rPr>
          <w:ins w:id="1639" w:author="Alfredo" w:date="2020-10-06T21:07:00Z"/>
          <w:bCs/>
        </w:rPr>
      </w:pPr>
      <w:ins w:id="1640" w:author="Alfredo" w:date="2020-10-06T21:07:00Z">
        <w:r w:rsidRPr="00BA4BD7">
          <w:rPr>
            <w:bCs/>
          </w:rPr>
          <w:t xml:space="preserve">Aunque no es de género matemático como las anteriores, existe la función CSS attr(), que es algo más particular, ya que permite obtener el </w:t>
        </w:r>
        <w:r w:rsidRPr="00BA4BD7">
          <w:rPr>
            <w:b/>
            <w:bCs/>
          </w:rPr>
          <w:t>valor de un atributo HTML</w:t>
        </w:r>
        <w:r w:rsidRPr="00BA4BD7">
          <w:rPr>
            <w:bCs/>
          </w:rPr>
          <w:t xml:space="preserve"> y utilizarlo desde CSS, generalmente para temas de decoración.</w:t>
        </w:r>
      </w:ins>
    </w:p>
    <w:p w14:paraId="54BE9860" w14:textId="77777777" w:rsidR="00BA4BD7" w:rsidRPr="00BA4BD7" w:rsidRDefault="00BA4BD7" w:rsidP="00BA4BD7">
      <w:pPr>
        <w:rPr>
          <w:ins w:id="1641" w:author="Alfredo" w:date="2020-10-06T21:07:00Z"/>
          <w:bCs/>
        </w:rPr>
      </w:pPr>
      <w:ins w:id="1642" w:author="Alfredo" w:date="2020-10-06T21:07:00Z">
        <w:r w:rsidRPr="00BA4BD7">
          <w:rPr>
            <w:bCs/>
          </w:rPr>
          <w:t>Por ejemplo, observa el siguiente fragmento de código:</w:t>
        </w:r>
      </w:ins>
    </w:p>
    <w:bookmarkStart w:id="1643" w:name="_MON_1663523674"/>
    <w:bookmarkEnd w:id="1643"/>
    <w:p w14:paraId="576A8FAF" w14:textId="77777777" w:rsidR="00BA4BD7" w:rsidRDefault="00BA4BD7">
      <w:pPr>
        <w:rPr>
          <w:ins w:id="1644" w:author="Alfredo" w:date="2020-10-06T21:08:00Z"/>
          <w:bCs/>
        </w:rPr>
      </w:pPr>
      <w:ins w:id="1645" w:author="Alfredo" w:date="2020-10-06T21:08:00Z">
        <w:r>
          <w:rPr>
            <w:bCs/>
          </w:rPr>
          <w:object w:dxaOrig="8838" w:dyaOrig="2565" w14:anchorId="07575947">
            <v:shape id="_x0000_i1048" type="#_x0000_t75" style="width:442.5pt;height:128.25pt" o:ole="">
              <v:imagedata r:id="rId72" o:title=""/>
            </v:shape>
            <o:OLEObject Type="Embed" ProgID="Word.OpenDocumentText.12" ShapeID="_x0000_i1048" DrawAspect="Content" ObjectID="_1664042557" r:id="rId73"/>
          </w:object>
        </w:r>
      </w:ins>
    </w:p>
    <w:p w14:paraId="0E309EDF" w14:textId="6EE2A2CE" w:rsidR="00BA4BD7" w:rsidRDefault="00BA4BD7">
      <w:pPr>
        <w:rPr>
          <w:ins w:id="1646" w:author="Alfredo" w:date="2020-10-06T21:09:00Z"/>
          <w:bCs/>
        </w:rPr>
      </w:pPr>
      <w:ins w:id="1647" w:author="Alfredo" w:date="2020-10-06T21:08:00Z">
        <w:r w:rsidRPr="00BA4BD7">
          <w:rPr>
            <w:bCs/>
          </w:rPr>
          <w:t xml:space="preserve">Por medio de una </w:t>
        </w:r>
        <w:r w:rsidRPr="00BA4BD7">
          <w:rPr>
            <w:bCs/>
          </w:rPr>
          <w:fldChar w:fldCharType="begin"/>
        </w:r>
        <w:r w:rsidRPr="00BA4BD7">
          <w:rPr>
            <w:bCs/>
          </w:rPr>
          <w:instrText xml:space="preserve"> HYPERLINK "https://lenguajecss.com/css/selectores/pseudoclases/" </w:instrText>
        </w:r>
        <w:r w:rsidRPr="00BA4BD7">
          <w:rPr>
            <w:bCs/>
          </w:rPr>
          <w:fldChar w:fldCharType="separate"/>
        </w:r>
        <w:r w:rsidRPr="00BA4BD7">
          <w:rPr>
            <w:rStyle w:val="Hipervnculo"/>
            <w:bCs/>
          </w:rPr>
          <w:t>pseudoclase CSS</w:t>
        </w:r>
        <w:r w:rsidRPr="00BA4BD7">
          <w:rPr>
            <w:bCs/>
          </w:rPr>
          <w:fldChar w:fldCharType="end"/>
        </w:r>
        <w:r w:rsidRPr="00BA4BD7">
          <w:rPr>
            <w:bCs/>
          </w:rPr>
          <w:t xml:space="preserve">, utilizando la propiedad </w:t>
        </w:r>
        <w:r w:rsidRPr="00BA4BD7">
          <w:rPr>
            <w:b/>
            <w:bCs/>
            <w:rPrChange w:id="1648" w:author="Alfredo" w:date="2020-10-06T21:09:00Z">
              <w:rPr>
                <w:bCs/>
              </w:rPr>
            </w:rPrChange>
          </w:rPr>
          <w:t>content</w:t>
        </w:r>
        <w:r w:rsidRPr="00BA4BD7">
          <w:rPr>
            <w:bCs/>
          </w:rPr>
          <w:t xml:space="preserve">, le pedimos al navegador que utilice el </w:t>
        </w:r>
        <w:r w:rsidRPr="00BA4BD7">
          <w:rPr>
            <w:bCs/>
          </w:rPr>
          <w:fldChar w:fldCharType="begin"/>
        </w:r>
        <w:r w:rsidRPr="00BA4BD7">
          <w:rPr>
            <w:bCs/>
          </w:rPr>
          <w:instrText xml:space="preserve"> HYPERLINK "https://lenguajehtml.com/html/introduccion/atributos-comunes-html/" </w:instrText>
        </w:r>
        <w:r w:rsidRPr="00BA4BD7">
          <w:rPr>
            <w:bCs/>
          </w:rPr>
          <w:fldChar w:fldCharType="separate"/>
        </w:r>
        <w:r w:rsidRPr="00BA4BD7">
          <w:rPr>
            <w:rStyle w:val="Hipervnculo"/>
            <w:bCs/>
          </w:rPr>
          <w:t>metadato</w:t>
        </w:r>
        <w:r w:rsidRPr="00BA4BD7">
          <w:rPr>
            <w:bCs/>
          </w:rPr>
          <w:fldChar w:fldCharType="end"/>
        </w:r>
        <w:r w:rsidRPr="00BA4BD7">
          <w:rPr>
            <w:bCs/>
          </w:rPr>
          <w:t xml:space="preserve"> del atributo </w:t>
        </w:r>
        <w:r w:rsidRPr="00BA4BD7">
          <w:rPr>
            <w:b/>
            <w:bCs/>
            <w:rPrChange w:id="1649" w:author="Alfredo" w:date="2020-10-06T21:08:00Z">
              <w:rPr>
                <w:bCs/>
              </w:rPr>
            </w:rPrChange>
          </w:rPr>
          <w:t>data-author</w:t>
        </w:r>
        <w:r w:rsidRPr="00BA4BD7">
          <w:rPr>
            <w:bCs/>
          </w:rPr>
          <w:t xml:space="preserve"> del elemento donde se le está aplicando el CSS para mostrarlo como contenido.</w:t>
        </w:r>
      </w:ins>
    </w:p>
    <w:p w14:paraId="5E6DD155" w14:textId="679E2DD2" w:rsidR="006013D1" w:rsidRPr="00D427DD" w:rsidRDefault="006013D1">
      <w:pPr>
        <w:pStyle w:val="Ttulo1"/>
        <w:rPr>
          <w:ins w:id="1650" w:author="Alfredo" w:date="2020-10-06T21:09:00Z"/>
        </w:rPr>
        <w:pPrChange w:id="1651" w:author="Alfredo" w:date="2020-10-06T21:10:00Z">
          <w:pPr/>
        </w:pPrChange>
      </w:pPr>
      <w:ins w:id="1652" w:author="Alfredo" w:date="2020-10-06T21:09:00Z">
        <w:r w:rsidRPr="00D427DD">
          <w:t>Colores</w:t>
        </w:r>
      </w:ins>
      <w:ins w:id="1653" w:author="Alfredo" w:date="2020-10-06T21:10:00Z">
        <w:r>
          <w:t xml:space="preserve"> y fondos</w:t>
        </w:r>
      </w:ins>
    </w:p>
    <w:p w14:paraId="3A50B3AC" w14:textId="746B6985" w:rsidR="006013D1" w:rsidRDefault="006013D1">
      <w:pPr>
        <w:pStyle w:val="Ttulo2"/>
        <w:rPr>
          <w:ins w:id="1654" w:author="Alfredo" w:date="2020-10-06T21:10:00Z"/>
        </w:rPr>
        <w:pPrChange w:id="1655" w:author="Alfredo" w:date="2020-10-10T13:10:00Z">
          <w:pPr/>
        </w:pPrChange>
      </w:pPr>
      <w:ins w:id="1656" w:author="Alfredo" w:date="2020-10-06T21:10:00Z">
        <w:r w:rsidRPr="00A66D8D">
          <w:t>Colores css</w:t>
        </w:r>
        <w:r w:rsidRPr="00A66D8D">
          <w:tab/>
        </w:r>
      </w:ins>
    </w:p>
    <w:p w14:paraId="5AA897B8" w14:textId="77777777" w:rsidR="006013D1" w:rsidRPr="006013D1" w:rsidRDefault="006013D1" w:rsidP="006013D1">
      <w:pPr>
        <w:rPr>
          <w:ins w:id="1657" w:author="Alfredo" w:date="2020-10-06T21:11:00Z"/>
        </w:rPr>
      </w:pPr>
      <w:ins w:id="1658" w:author="Alfredo" w:date="2020-10-06T21:11:00Z">
        <w:r w:rsidRPr="006013D1">
          <w:t>Uno de los primeros cambios de estilo que podemos pensar realizar en un documento HTML es hacer variaciones en los colores de primer plano y de fondo. Esto es posible con las primeras dos propiedades que veremos a continuación:</w:t>
        </w:r>
      </w:ins>
    </w:p>
    <w:tbl>
      <w:tblPr>
        <w:tblStyle w:val="Tabladecuadrcula4-nfasis3"/>
        <w:tblW w:w="0" w:type="auto"/>
        <w:tblLook w:val="04A0" w:firstRow="1" w:lastRow="0" w:firstColumn="1" w:lastColumn="0" w:noHBand="0" w:noVBand="1"/>
        <w:tblPrChange w:id="1659" w:author="Alfredo" w:date="2020-10-06T21:12:00Z">
          <w:tblPr>
            <w:tblW w:w="0" w:type="auto"/>
            <w:tblCellSpacing w:w="15" w:type="dxa"/>
            <w:tblCellMar>
              <w:top w:w="15" w:type="dxa"/>
              <w:left w:w="15" w:type="dxa"/>
              <w:bottom w:w="15" w:type="dxa"/>
              <w:right w:w="15" w:type="dxa"/>
            </w:tblCellMar>
            <w:tblLook w:val="04A0" w:firstRow="1" w:lastRow="0" w:firstColumn="1" w:lastColumn="0" w:noHBand="0" w:noVBand="1"/>
          </w:tblPr>
        </w:tblPrChange>
      </w:tblPr>
      <w:tblGrid>
        <w:gridCol w:w="1824"/>
        <w:gridCol w:w="706"/>
        <w:gridCol w:w="6011"/>
        <w:tblGridChange w:id="1660">
          <w:tblGrid>
            <w:gridCol w:w="1652"/>
            <w:gridCol w:w="550"/>
            <w:gridCol w:w="5870"/>
          </w:tblGrid>
        </w:tblGridChange>
      </w:tblGrid>
      <w:tr w:rsidR="006013D1" w:rsidRPr="006013D1" w14:paraId="049F22F2" w14:textId="77777777" w:rsidTr="006013D1">
        <w:trPr>
          <w:cnfStyle w:val="100000000000" w:firstRow="1" w:lastRow="0" w:firstColumn="0" w:lastColumn="0" w:oddVBand="0" w:evenVBand="0" w:oddHBand="0" w:evenHBand="0" w:firstRowFirstColumn="0" w:firstRowLastColumn="0" w:lastRowFirstColumn="0" w:lastRowLastColumn="0"/>
          <w:ins w:id="1661" w:author="Alfredo" w:date="2020-10-06T21:11:00Z"/>
          <w:trPrChange w:id="1662" w:author="Alfredo" w:date="2020-10-06T21:12:00Z">
            <w:trPr>
              <w:tblHeader/>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1663" w:author="Alfredo" w:date="2020-10-06T21:12:00Z">
              <w:tcPr>
                <w:tcW w:w="0" w:type="auto"/>
                <w:vAlign w:val="center"/>
                <w:hideMark/>
              </w:tcPr>
            </w:tcPrChange>
          </w:tcPr>
          <w:p w14:paraId="10D14AFC" w14:textId="77777777" w:rsidR="006013D1" w:rsidRPr="006013D1" w:rsidRDefault="006013D1" w:rsidP="006013D1">
            <w:pPr>
              <w:spacing w:after="160" w:line="259" w:lineRule="auto"/>
              <w:cnfStyle w:val="101000000000" w:firstRow="1" w:lastRow="0" w:firstColumn="1" w:lastColumn="0" w:oddVBand="0" w:evenVBand="0" w:oddHBand="0" w:evenHBand="0" w:firstRowFirstColumn="0" w:firstRowLastColumn="0" w:lastRowFirstColumn="0" w:lastRowLastColumn="0"/>
              <w:rPr>
                <w:ins w:id="1664" w:author="Alfredo" w:date="2020-10-06T21:11:00Z"/>
              </w:rPr>
            </w:pPr>
            <w:ins w:id="1665" w:author="Alfredo" w:date="2020-10-06T21:11:00Z">
              <w:r w:rsidRPr="006013D1">
                <w:t>Propiedad</w:t>
              </w:r>
            </w:ins>
          </w:p>
        </w:tc>
        <w:tc>
          <w:tcPr>
            <w:tcW w:w="0" w:type="auto"/>
            <w:hideMark/>
            <w:tcPrChange w:id="1666" w:author="Alfredo" w:date="2020-10-06T21:12:00Z">
              <w:tcPr>
                <w:tcW w:w="0" w:type="auto"/>
                <w:vAlign w:val="center"/>
                <w:hideMark/>
              </w:tcPr>
            </w:tcPrChange>
          </w:tcPr>
          <w:p w14:paraId="4836508E" w14:textId="77777777" w:rsidR="006013D1" w:rsidRPr="006013D1" w:rsidRDefault="006013D1" w:rsidP="006013D1">
            <w:pPr>
              <w:spacing w:after="160" w:line="259" w:lineRule="auto"/>
              <w:cnfStyle w:val="100000000000" w:firstRow="1" w:lastRow="0" w:firstColumn="0" w:lastColumn="0" w:oddVBand="0" w:evenVBand="0" w:oddHBand="0" w:evenHBand="0" w:firstRowFirstColumn="0" w:firstRowLastColumn="0" w:lastRowFirstColumn="0" w:lastRowLastColumn="0"/>
              <w:rPr>
                <w:ins w:id="1667" w:author="Alfredo" w:date="2020-10-06T21:11:00Z"/>
              </w:rPr>
            </w:pPr>
            <w:ins w:id="1668" w:author="Alfredo" w:date="2020-10-06T21:11:00Z">
              <w:r w:rsidRPr="006013D1">
                <w:t>Valor</w:t>
              </w:r>
            </w:ins>
          </w:p>
        </w:tc>
        <w:tc>
          <w:tcPr>
            <w:tcW w:w="0" w:type="auto"/>
            <w:hideMark/>
            <w:tcPrChange w:id="1669" w:author="Alfredo" w:date="2020-10-06T21:12:00Z">
              <w:tcPr>
                <w:tcW w:w="0" w:type="auto"/>
                <w:vAlign w:val="center"/>
                <w:hideMark/>
              </w:tcPr>
            </w:tcPrChange>
          </w:tcPr>
          <w:p w14:paraId="66BD3B77" w14:textId="77777777" w:rsidR="006013D1" w:rsidRPr="006013D1" w:rsidRDefault="006013D1" w:rsidP="006013D1">
            <w:pPr>
              <w:spacing w:after="160" w:line="259" w:lineRule="auto"/>
              <w:cnfStyle w:val="100000000000" w:firstRow="1" w:lastRow="0" w:firstColumn="0" w:lastColumn="0" w:oddVBand="0" w:evenVBand="0" w:oddHBand="0" w:evenHBand="0" w:firstRowFirstColumn="0" w:firstRowLastColumn="0" w:lastRowFirstColumn="0" w:lastRowLastColumn="0"/>
              <w:rPr>
                <w:ins w:id="1670" w:author="Alfredo" w:date="2020-10-06T21:11:00Z"/>
              </w:rPr>
            </w:pPr>
            <w:ins w:id="1671" w:author="Alfredo" w:date="2020-10-06T21:11:00Z">
              <w:r w:rsidRPr="006013D1">
                <w:t>Significado</w:t>
              </w:r>
            </w:ins>
          </w:p>
        </w:tc>
      </w:tr>
      <w:tr w:rsidR="006013D1" w:rsidRPr="006013D1" w14:paraId="156BC861" w14:textId="77777777" w:rsidTr="006013D1">
        <w:trPr>
          <w:cnfStyle w:val="000000100000" w:firstRow="0" w:lastRow="0" w:firstColumn="0" w:lastColumn="0" w:oddVBand="0" w:evenVBand="0" w:oddHBand="1" w:evenHBand="0" w:firstRowFirstColumn="0" w:firstRowLastColumn="0" w:lastRowFirstColumn="0" w:lastRowLastColumn="0"/>
          <w:ins w:id="1672" w:author="Alfredo" w:date="2020-10-06T21:11:00Z"/>
          <w:trPrChange w:id="1673" w:author="Alfredo" w:date="2020-10-06T21:12:00Z">
            <w:trPr>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1674" w:author="Alfredo" w:date="2020-10-06T21:12:00Z">
              <w:tcPr>
                <w:tcW w:w="0" w:type="auto"/>
                <w:vAlign w:val="center"/>
                <w:hideMark/>
              </w:tcPr>
            </w:tcPrChange>
          </w:tcPr>
          <w:p w14:paraId="680C41CD" w14:textId="77777777" w:rsidR="006013D1" w:rsidRPr="006013D1" w:rsidRDefault="006013D1" w:rsidP="006013D1">
            <w:pPr>
              <w:spacing w:after="160" w:line="259" w:lineRule="auto"/>
              <w:cnfStyle w:val="001000100000" w:firstRow="0" w:lastRow="0" w:firstColumn="1" w:lastColumn="0" w:oddVBand="0" w:evenVBand="0" w:oddHBand="1" w:evenHBand="0" w:firstRowFirstColumn="0" w:firstRowLastColumn="0" w:lastRowFirstColumn="0" w:lastRowLastColumn="0"/>
              <w:rPr>
                <w:ins w:id="1675" w:author="Alfredo" w:date="2020-10-06T21:11:00Z"/>
              </w:rPr>
            </w:pPr>
            <w:ins w:id="1676" w:author="Alfredo" w:date="2020-10-06T21:11:00Z">
              <w:r w:rsidRPr="006013D1">
                <w:t>color</w:t>
              </w:r>
            </w:ins>
          </w:p>
        </w:tc>
        <w:tc>
          <w:tcPr>
            <w:tcW w:w="0" w:type="auto"/>
            <w:hideMark/>
            <w:tcPrChange w:id="1677" w:author="Alfredo" w:date="2020-10-06T21:12:00Z">
              <w:tcPr>
                <w:tcW w:w="0" w:type="auto"/>
                <w:vAlign w:val="center"/>
                <w:hideMark/>
              </w:tcPr>
            </w:tcPrChange>
          </w:tcPr>
          <w:p w14:paraId="394555E7" w14:textId="77777777" w:rsidR="006013D1" w:rsidRPr="006013D1" w:rsidRDefault="006013D1" w:rsidP="006013D1">
            <w:pPr>
              <w:spacing w:after="160" w:line="259" w:lineRule="auto"/>
              <w:cnfStyle w:val="000000100000" w:firstRow="0" w:lastRow="0" w:firstColumn="0" w:lastColumn="0" w:oddVBand="0" w:evenVBand="0" w:oddHBand="1" w:evenHBand="0" w:firstRowFirstColumn="0" w:firstRowLastColumn="0" w:lastRowFirstColumn="0" w:lastRowLastColumn="0"/>
              <w:rPr>
                <w:ins w:id="1678" w:author="Alfredo" w:date="2020-10-06T21:11:00Z"/>
              </w:rPr>
            </w:pPr>
          </w:p>
        </w:tc>
        <w:tc>
          <w:tcPr>
            <w:tcW w:w="0" w:type="auto"/>
            <w:hideMark/>
            <w:tcPrChange w:id="1679" w:author="Alfredo" w:date="2020-10-06T21:12:00Z">
              <w:tcPr>
                <w:tcW w:w="0" w:type="auto"/>
                <w:vAlign w:val="center"/>
                <w:hideMark/>
              </w:tcPr>
            </w:tcPrChange>
          </w:tcPr>
          <w:p w14:paraId="33FD3F22" w14:textId="77777777" w:rsidR="006013D1" w:rsidRPr="006013D1" w:rsidRDefault="006013D1" w:rsidP="006013D1">
            <w:pPr>
              <w:spacing w:after="160" w:line="259" w:lineRule="auto"/>
              <w:cnfStyle w:val="000000100000" w:firstRow="0" w:lastRow="0" w:firstColumn="0" w:lastColumn="0" w:oddVBand="0" w:evenVBand="0" w:oddHBand="1" w:evenHBand="0" w:firstRowFirstColumn="0" w:firstRowLastColumn="0" w:lastRowFirstColumn="0" w:lastRowLastColumn="0"/>
              <w:rPr>
                <w:ins w:id="1680" w:author="Alfredo" w:date="2020-10-06T21:11:00Z"/>
              </w:rPr>
            </w:pPr>
            <w:ins w:id="1681" w:author="Alfredo" w:date="2020-10-06T21:11:00Z">
              <w:r w:rsidRPr="006013D1">
                <w:t xml:space="preserve">Cambia el </w:t>
              </w:r>
              <w:r w:rsidRPr="006013D1">
                <w:rPr>
                  <w:b/>
                  <w:bCs/>
                </w:rPr>
                <w:t>color del texto</w:t>
              </w:r>
              <w:r w:rsidRPr="006013D1">
                <w:t xml:space="preserve"> que está en el interior de un elemento.</w:t>
              </w:r>
            </w:ins>
          </w:p>
        </w:tc>
      </w:tr>
      <w:tr w:rsidR="006013D1" w:rsidRPr="006013D1" w14:paraId="6954369A" w14:textId="77777777" w:rsidTr="006013D1">
        <w:trPr>
          <w:ins w:id="1682" w:author="Alfredo" w:date="2020-10-06T21:11:00Z"/>
          <w:trPrChange w:id="1683" w:author="Alfredo" w:date="2020-10-06T21:12:00Z">
            <w:trPr>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1684" w:author="Alfredo" w:date="2020-10-06T21:12:00Z">
              <w:tcPr>
                <w:tcW w:w="0" w:type="auto"/>
                <w:vAlign w:val="center"/>
                <w:hideMark/>
              </w:tcPr>
            </w:tcPrChange>
          </w:tcPr>
          <w:p w14:paraId="62F30096" w14:textId="77777777" w:rsidR="006013D1" w:rsidRPr="006013D1" w:rsidRDefault="006013D1" w:rsidP="006013D1">
            <w:pPr>
              <w:spacing w:after="160" w:line="259" w:lineRule="auto"/>
              <w:rPr>
                <w:ins w:id="1685" w:author="Alfredo" w:date="2020-10-06T21:11:00Z"/>
              </w:rPr>
            </w:pPr>
            <w:ins w:id="1686" w:author="Alfredo" w:date="2020-10-06T21:11:00Z">
              <w:r w:rsidRPr="006013D1">
                <w:t>background-color</w:t>
              </w:r>
            </w:ins>
          </w:p>
        </w:tc>
        <w:tc>
          <w:tcPr>
            <w:tcW w:w="0" w:type="auto"/>
            <w:hideMark/>
            <w:tcPrChange w:id="1687" w:author="Alfredo" w:date="2020-10-06T21:12:00Z">
              <w:tcPr>
                <w:tcW w:w="0" w:type="auto"/>
                <w:vAlign w:val="center"/>
                <w:hideMark/>
              </w:tcPr>
            </w:tcPrChange>
          </w:tcPr>
          <w:p w14:paraId="1F6A620C" w14:textId="77777777" w:rsidR="006013D1" w:rsidRPr="006013D1" w:rsidRDefault="006013D1" w:rsidP="006013D1">
            <w:pPr>
              <w:spacing w:after="160" w:line="259" w:lineRule="auto"/>
              <w:cnfStyle w:val="000000000000" w:firstRow="0" w:lastRow="0" w:firstColumn="0" w:lastColumn="0" w:oddVBand="0" w:evenVBand="0" w:oddHBand="0" w:evenHBand="0" w:firstRowFirstColumn="0" w:firstRowLastColumn="0" w:lastRowFirstColumn="0" w:lastRowLastColumn="0"/>
              <w:rPr>
                <w:ins w:id="1688" w:author="Alfredo" w:date="2020-10-06T21:11:00Z"/>
              </w:rPr>
            </w:pPr>
          </w:p>
        </w:tc>
        <w:tc>
          <w:tcPr>
            <w:tcW w:w="0" w:type="auto"/>
            <w:hideMark/>
            <w:tcPrChange w:id="1689" w:author="Alfredo" w:date="2020-10-06T21:12:00Z">
              <w:tcPr>
                <w:tcW w:w="0" w:type="auto"/>
                <w:vAlign w:val="center"/>
                <w:hideMark/>
              </w:tcPr>
            </w:tcPrChange>
          </w:tcPr>
          <w:p w14:paraId="4F401AE2" w14:textId="77777777" w:rsidR="006013D1" w:rsidRPr="006013D1" w:rsidRDefault="006013D1" w:rsidP="006013D1">
            <w:pPr>
              <w:spacing w:after="160" w:line="259" w:lineRule="auto"/>
              <w:cnfStyle w:val="000000000000" w:firstRow="0" w:lastRow="0" w:firstColumn="0" w:lastColumn="0" w:oddVBand="0" w:evenVBand="0" w:oddHBand="0" w:evenHBand="0" w:firstRowFirstColumn="0" w:firstRowLastColumn="0" w:lastRowFirstColumn="0" w:lastRowLastColumn="0"/>
              <w:rPr>
                <w:ins w:id="1690" w:author="Alfredo" w:date="2020-10-06T21:11:00Z"/>
              </w:rPr>
            </w:pPr>
            <w:ins w:id="1691" w:author="Alfredo" w:date="2020-10-06T21:11:00Z">
              <w:r w:rsidRPr="006013D1">
                <w:t xml:space="preserve">Cambia el </w:t>
              </w:r>
              <w:r w:rsidRPr="006013D1">
                <w:rPr>
                  <w:b/>
                  <w:bCs/>
                </w:rPr>
                <w:t>color de fondo</w:t>
              </w:r>
              <w:r w:rsidRPr="006013D1">
                <w:t xml:space="preserve"> de un elemento.</w:t>
              </w:r>
            </w:ins>
          </w:p>
        </w:tc>
      </w:tr>
    </w:tbl>
    <w:p w14:paraId="782B4F9E" w14:textId="77777777" w:rsidR="006013D1" w:rsidRPr="006013D1" w:rsidRDefault="006013D1" w:rsidP="006013D1">
      <w:pPr>
        <w:rPr>
          <w:ins w:id="1692" w:author="Alfredo" w:date="2020-10-06T21:11:00Z"/>
        </w:rPr>
      </w:pPr>
      <w:ins w:id="1693" w:author="Alfredo" w:date="2020-10-06T21:11:00Z">
        <w:r w:rsidRPr="006013D1">
          <w:lastRenderedPageBreak/>
          <w:t xml:space="preserve">Todas las propiedades CSS donde existen valores , establecen la posibilidad de indicar </w:t>
        </w:r>
        <w:r w:rsidRPr="006013D1">
          <w:rPr>
            <w:b/>
            <w:bCs/>
          </w:rPr>
          <w:t>4 formas alternativas</w:t>
        </w:r>
        <w:r w:rsidRPr="006013D1">
          <w:t xml:space="preserve"> (</w:t>
        </w:r>
        <w:r w:rsidRPr="006013D1">
          <w:rPr>
            <w:i/>
            <w:iCs/>
          </w:rPr>
          <w:t>con algunos derivados</w:t>
        </w:r>
        <w:r w:rsidRPr="006013D1">
          <w:t>) para especificar el color deseado:</w:t>
        </w:r>
      </w:ins>
    </w:p>
    <w:tbl>
      <w:tblPr>
        <w:tblStyle w:val="Tabladecuadrcula4-nfasis3"/>
        <w:tblW w:w="9209" w:type="dxa"/>
        <w:tblLook w:val="04A0" w:firstRow="1" w:lastRow="0" w:firstColumn="1" w:lastColumn="0" w:noHBand="0" w:noVBand="1"/>
        <w:tblPrChange w:id="1694" w:author="Alfredo" w:date="2020-10-06T21:15:00Z">
          <w:tblPr>
            <w:tblStyle w:val="Tabladecuadrcula4-nfasis3"/>
            <w:tblW w:w="0" w:type="auto"/>
            <w:tblLook w:val="04A0" w:firstRow="1" w:lastRow="0" w:firstColumn="1" w:lastColumn="0" w:noHBand="0" w:noVBand="1"/>
          </w:tblPr>
        </w:tblPrChange>
      </w:tblPr>
      <w:tblGrid>
        <w:gridCol w:w="3458"/>
        <w:gridCol w:w="81"/>
        <w:gridCol w:w="3150"/>
        <w:gridCol w:w="110"/>
        <w:gridCol w:w="2410"/>
        <w:tblGridChange w:id="1695">
          <w:tblGrid>
            <w:gridCol w:w="3681"/>
            <w:gridCol w:w="425"/>
            <w:gridCol w:w="2693"/>
            <w:gridCol w:w="2122"/>
          </w:tblGrid>
        </w:tblGridChange>
      </w:tblGrid>
      <w:tr w:rsidR="006013D1" w:rsidRPr="006013D1" w14:paraId="146EF10A" w14:textId="77777777" w:rsidTr="00DF5E4D">
        <w:trPr>
          <w:cnfStyle w:val="100000000000" w:firstRow="1" w:lastRow="0" w:firstColumn="0" w:lastColumn="0" w:oddVBand="0" w:evenVBand="0" w:oddHBand="0" w:evenHBand="0" w:firstRowFirstColumn="0" w:firstRowLastColumn="0" w:lastRowFirstColumn="0" w:lastRowLastColumn="0"/>
          <w:ins w:id="1696" w:author="Alfredo" w:date="2020-10-06T21:12:00Z"/>
        </w:trPr>
        <w:tc>
          <w:tcPr>
            <w:cnfStyle w:val="001000000000" w:firstRow="0" w:lastRow="0" w:firstColumn="1" w:lastColumn="0" w:oddVBand="0" w:evenVBand="0" w:oddHBand="0" w:evenHBand="0" w:firstRowFirstColumn="0" w:firstRowLastColumn="0" w:lastRowFirstColumn="0" w:lastRowLastColumn="0"/>
            <w:tcW w:w="3539" w:type="dxa"/>
            <w:gridSpan w:val="2"/>
            <w:hideMark/>
            <w:tcPrChange w:id="1697" w:author="Alfredo" w:date="2020-10-06T21:15:00Z">
              <w:tcPr>
                <w:tcW w:w="4106" w:type="dxa"/>
                <w:gridSpan w:val="2"/>
                <w:hideMark/>
              </w:tcPr>
            </w:tcPrChange>
          </w:tcPr>
          <w:p w14:paraId="35649081" w14:textId="77777777" w:rsidR="006013D1" w:rsidRPr="006013D1" w:rsidRDefault="006013D1" w:rsidP="006013D1">
            <w:pPr>
              <w:spacing w:after="160" w:line="259" w:lineRule="auto"/>
              <w:cnfStyle w:val="101000000000" w:firstRow="1" w:lastRow="0" w:firstColumn="1" w:lastColumn="0" w:oddVBand="0" w:evenVBand="0" w:oddHBand="0" w:evenHBand="0" w:firstRowFirstColumn="0" w:firstRowLastColumn="0" w:lastRowFirstColumn="0" w:lastRowLastColumn="0"/>
              <w:rPr>
                <w:ins w:id="1698" w:author="Alfredo" w:date="2020-10-06T21:12:00Z"/>
              </w:rPr>
            </w:pPr>
            <w:ins w:id="1699" w:author="Alfredo" w:date="2020-10-06T21:12:00Z">
              <w:r w:rsidRPr="006013D1">
                <w:t>Nombre</w:t>
              </w:r>
            </w:ins>
          </w:p>
        </w:tc>
        <w:tc>
          <w:tcPr>
            <w:tcW w:w="3260" w:type="dxa"/>
            <w:gridSpan w:val="2"/>
            <w:hideMark/>
            <w:tcPrChange w:id="1700" w:author="Alfredo" w:date="2020-10-06T21:15:00Z">
              <w:tcPr>
                <w:tcW w:w="2693" w:type="dxa"/>
                <w:hideMark/>
              </w:tcPr>
            </w:tcPrChange>
          </w:tcPr>
          <w:p w14:paraId="6E087602" w14:textId="77777777" w:rsidR="006013D1" w:rsidRPr="006013D1" w:rsidRDefault="006013D1" w:rsidP="006013D1">
            <w:pPr>
              <w:spacing w:after="160" w:line="259" w:lineRule="auto"/>
              <w:cnfStyle w:val="100000000000" w:firstRow="1" w:lastRow="0" w:firstColumn="0" w:lastColumn="0" w:oddVBand="0" w:evenVBand="0" w:oddHBand="0" w:evenHBand="0" w:firstRowFirstColumn="0" w:firstRowLastColumn="0" w:lastRowFirstColumn="0" w:lastRowLastColumn="0"/>
              <w:rPr>
                <w:ins w:id="1701" w:author="Alfredo" w:date="2020-10-06T21:12:00Z"/>
              </w:rPr>
            </w:pPr>
            <w:ins w:id="1702" w:author="Alfredo" w:date="2020-10-06T21:12:00Z">
              <w:r w:rsidRPr="006013D1">
                <w:t>Formato</w:t>
              </w:r>
            </w:ins>
          </w:p>
        </w:tc>
        <w:tc>
          <w:tcPr>
            <w:tcW w:w="2410" w:type="dxa"/>
            <w:hideMark/>
            <w:tcPrChange w:id="1703" w:author="Alfredo" w:date="2020-10-06T21:15:00Z">
              <w:tcPr>
                <w:tcW w:w="2122" w:type="dxa"/>
                <w:hideMark/>
              </w:tcPr>
            </w:tcPrChange>
          </w:tcPr>
          <w:p w14:paraId="55A42010" w14:textId="77777777" w:rsidR="006013D1" w:rsidRPr="006013D1" w:rsidRDefault="006013D1" w:rsidP="006013D1">
            <w:pPr>
              <w:spacing w:after="160" w:line="259" w:lineRule="auto"/>
              <w:cnfStyle w:val="100000000000" w:firstRow="1" w:lastRow="0" w:firstColumn="0" w:lastColumn="0" w:oddVBand="0" w:evenVBand="0" w:oddHBand="0" w:evenHBand="0" w:firstRowFirstColumn="0" w:firstRowLastColumn="0" w:lastRowFirstColumn="0" w:lastRowLastColumn="0"/>
              <w:rPr>
                <w:ins w:id="1704" w:author="Alfredo" w:date="2020-10-06T21:12:00Z"/>
              </w:rPr>
            </w:pPr>
            <w:ins w:id="1705" w:author="Alfredo" w:date="2020-10-06T21:12:00Z">
              <w:r w:rsidRPr="006013D1">
                <w:t>Ejemplo</w:t>
              </w:r>
            </w:ins>
          </w:p>
        </w:tc>
      </w:tr>
      <w:tr w:rsidR="006013D1" w:rsidRPr="006013D1" w14:paraId="5CFB2484" w14:textId="77777777" w:rsidTr="00DF5E4D">
        <w:trPr>
          <w:cnfStyle w:val="000000100000" w:firstRow="0" w:lastRow="0" w:firstColumn="0" w:lastColumn="0" w:oddVBand="0" w:evenVBand="0" w:oddHBand="1" w:evenHBand="0" w:firstRowFirstColumn="0" w:firstRowLastColumn="0" w:lastRowFirstColumn="0" w:lastRowLastColumn="0"/>
          <w:ins w:id="1706" w:author="Alfredo" w:date="2020-10-06T21:12:00Z"/>
        </w:trPr>
        <w:tc>
          <w:tcPr>
            <w:cnfStyle w:val="001000000000" w:firstRow="0" w:lastRow="0" w:firstColumn="1" w:lastColumn="0" w:oddVBand="0" w:evenVBand="0" w:oddHBand="0" w:evenHBand="0" w:firstRowFirstColumn="0" w:firstRowLastColumn="0" w:lastRowFirstColumn="0" w:lastRowLastColumn="0"/>
            <w:tcW w:w="3458" w:type="dxa"/>
            <w:hideMark/>
            <w:tcPrChange w:id="1707" w:author="Alfredo" w:date="2020-10-06T21:15:00Z">
              <w:tcPr>
                <w:tcW w:w="4106" w:type="dxa"/>
                <w:gridSpan w:val="2"/>
                <w:hideMark/>
              </w:tcPr>
            </w:tcPrChange>
          </w:tcPr>
          <w:p w14:paraId="7F21BD55" w14:textId="77777777" w:rsidR="006013D1" w:rsidRPr="006013D1" w:rsidRDefault="006013D1" w:rsidP="006013D1">
            <w:pPr>
              <w:spacing w:after="160" w:line="259" w:lineRule="auto"/>
              <w:cnfStyle w:val="001000100000" w:firstRow="0" w:lastRow="0" w:firstColumn="1" w:lastColumn="0" w:oddVBand="0" w:evenVBand="0" w:oddHBand="1" w:evenHBand="0" w:firstRowFirstColumn="0" w:firstRowLastColumn="0" w:lastRowFirstColumn="0" w:lastRowLastColumn="0"/>
              <w:rPr>
                <w:ins w:id="1708" w:author="Alfredo" w:date="2020-10-06T21:12:00Z"/>
              </w:rPr>
            </w:pPr>
            <w:ins w:id="1709" w:author="Alfredo" w:date="2020-10-06T21:12:00Z">
              <w:r w:rsidRPr="006013D1">
                <w:t>Palabra clave predefinida</w:t>
              </w:r>
            </w:ins>
          </w:p>
        </w:tc>
        <w:tc>
          <w:tcPr>
            <w:tcW w:w="3231" w:type="dxa"/>
            <w:gridSpan w:val="2"/>
            <w:hideMark/>
            <w:tcPrChange w:id="1710" w:author="Alfredo" w:date="2020-10-06T21:15:00Z">
              <w:tcPr>
                <w:tcW w:w="2693" w:type="dxa"/>
                <w:hideMark/>
              </w:tcPr>
            </w:tcPrChange>
          </w:tcPr>
          <w:p w14:paraId="4C6968A1" w14:textId="77777777" w:rsidR="006013D1" w:rsidRPr="006013D1" w:rsidRDefault="006013D1" w:rsidP="006013D1">
            <w:pPr>
              <w:spacing w:after="160" w:line="259" w:lineRule="auto"/>
              <w:cnfStyle w:val="000000100000" w:firstRow="0" w:lastRow="0" w:firstColumn="0" w:lastColumn="0" w:oddVBand="0" w:evenVBand="0" w:oddHBand="1" w:evenHBand="0" w:firstRowFirstColumn="0" w:firstRowLastColumn="0" w:lastRowFirstColumn="0" w:lastRowLastColumn="0"/>
              <w:rPr>
                <w:ins w:id="1711" w:author="Alfredo" w:date="2020-10-06T21:12:00Z"/>
              </w:rPr>
            </w:pPr>
            <w:ins w:id="1712" w:author="Alfredo" w:date="2020-10-06T21:12:00Z">
              <w:r w:rsidRPr="006013D1">
                <w:rPr>
                  <w:i/>
                  <w:iCs/>
                </w:rPr>
                <w:t>[palabra clave]</w:t>
              </w:r>
            </w:ins>
          </w:p>
        </w:tc>
        <w:tc>
          <w:tcPr>
            <w:tcW w:w="2520" w:type="dxa"/>
            <w:gridSpan w:val="2"/>
            <w:hideMark/>
            <w:tcPrChange w:id="1713" w:author="Alfredo" w:date="2020-10-06T21:15:00Z">
              <w:tcPr>
                <w:tcW w:w="2122" w:type="dxa"/>
                <w:hideMark/>
              </w:tcPr>
            </w:tcPrChange>
          </w:tcPr>
          <w:p w14:paraId="02DFC0FC" w14:textId="77777777" w:rsidR="006013D1" w:rsidRPr="006013D1" w:rsidRDefault="006013D1" w:rsidP="006013D1">
            <w:pPr>
              <w:spacing w:after="160" w:line="259" w:lineRule="auto"/>
              <w:cnfStyle w:val="000000100000" w:firstRow="0" w:lastRow="0" w:firstColumn="0" w:lastColumn="0" w:oddVBand="0" w:evenVBand="0" w:oddHBand="1" w:evenHBand="0" w:firstRowFirstColumn="0" w:firstRowLastColumn="0" w:lastRowFirstColumn="0" w:lastRowLastColumn="0"/>
              <w:rPr>
                <w:ins w:id="1714" w:author="Alfredo" w:date="2020-10-06T21:12:00Z"/>
              </w:rPr>
            </w:pPr>
            <w:ins w:id="1715" w:author="Alfredo" w:date="2020-10-06T21:12:00Z">
              <w:r w:rsidRPr="006013D1">
                <w:t>red</w:t>
              </w:r>
            </w:ins>
          </w:p>
        </w:tc>
      </w:tr>
      <w:tr w:rsidR="006013D1" w:rsidRPr="006013D1" w14:paraId="6990D4E3" w14:textId="77777777" w:rsidTr="00DF5E4D">
        <w:trPr>
          <w:ins w:id="1716" w:author="Alfredo" w:date="2020-10-06T21:12:00Z"/>
        </w:trPr>
        <w:tc>
          <w:tcPr>
            <w:cnfStyle w:val="001000000000" w:firstRow="0" w:lastRow="0" w:firstColumn="1" w:lastColumn="0" w:oddVBand="0" w:evenVBand="0" w:oddHBand="0" w:evenHBand="0" w:firstRowFirstColumn="0" w:firstRowLastColumn="0" w:lastRowFirstColumn="0" w:lastRowLastColumn="0"/>
            <w:tcW w:w="3458" w:type="dxa"/>
            <w:hideMark/>
            <w:tcPrChange w:id="1717" w:author="Alfredo" w:date="2020-10-06T21:15:00Z">
              <w:tcPr>
                <w:tcW w:w="3681" w:type="dxa"/>
                <w:hideMark/>
              </w:tcPr>
            </w:tcPrChange>
          </w:tcPr>
          <w:p w14:paraId="29B4B2CD" w14:textId="77777777" w:rsidR="006013D1" w:rsidRPr="006013D1" w:rsidRDefault="006013D1" w:rsidP="006013D1">
            <w:pPr>
              <w:spacing w:after="160" w:line="259" w:lineRule="auto"/>
              <w:rPr>
                <w:ins w:id="1718" w:author="Alfredo" w:date="2020-10-06T21:12:00Z"/>
              </w:rPr>
            </w:pPr>
            <w:ins w:id="1719" w:author="Alfredo" w:date="2020-10-06T21:12:00Z">
              <w:r w:rsidRPr="006013D1">
                <w:t>Esquema RGB</w:t>
              </w:r>
            </w:ins>
          </w:p>
        </w:tc>
        <w:tc>
          <w:tcPr>
            <w:tcW w:w="3231" w:type="dxa"/>
            <w:gridSpan w:val="2"/>
            <w:hideMark/>
            <w:tcPrChange w:id="1720" w:author="Alfredo" w:date="2020-10-06T21:15:00Z">
              <w:tcPr>
                <w:tcW w:w="3118" w:type="dxa"/>
                <w:gridSpan w:val="2"/>
                <w:hideMark/>
              </w:tcPr>
            </w:tcPrChange>
          </w:tcPr>
          <w:p w14:paraId="143C1A99" w14:textId="77777777" w:rsidR="006013D1" w:rsidRPr="006013D1" w:rsidRDefault="006013D1" w:rsidP="006013D1">
            <w:pPr>
              <w:spacing w:after="160" w:line="259" w:lineRule="auto"/>
              <w:cnfStyle w:val="000000000000" w:firstRow="0" w:lastRow="0" w:firstColumn="0" w:lastColumn="0" w:oddVBand="0" w:evenVBand="0" w:oddHBand="0" w:evenHBand="0" w:firstRowFirstColumn="0" w:firstRowLastColumn="0" w:lastRowFirstColumn="0" w:lastRowLastColumn="0"/>
              <w:rPr>
                <w:ins w:id="1721" w:author="Alfredo" w:date="2020-10-06T21:12:00Z"/>
              </w:rPr>
            </w:pPr>
            <w:ins w:id="1722" w:author="Alfredo" w:date="2020-10-06T21:12:00Z">
              <w:r w:rsidRPr="006013D1">
                <w:t>rgb(</w:t>
              </w:r>
              <w:r w:rsidRPr="006013D1">
                <w:rPr>
                  <w:i/>
                  <w:iCs/>
                </w:rPr>
                <w:t>rojo</w:t>
              </w:r>
              <w:r w:rsidRPr="006013D1">
                <w:t xml:space="preserve">, </w:t>
              </w:r>
              <w:r w:rsidRPr="006013D1">
                <w:rPr>
                  <w:i/>
                  <w:iCs/>
                </w:rPr>
                <w:t>verde</w:t>
              </w:r>
              <w:r w:rsidRPr="006013D1">
                <w:t xml:space="preserve">, </w:t>
              </w:r>
              <w:r w:rsidRPr="006013D1">
                <w:rPr>
                  <w:i/>
                  <w:iCs/>
                </w:rPr>
                <w:t>azul</w:t>
              </w:r>
              <w:r w:rsidRPr="006013D1">
                <w:t>)</w:t>
              </w:r>
            </w:ins>
          </w:p>
        </w:tc>
        <w:tc>
          <w:tcPr>
            <w:tcW w:w="2520" w:type="dxa"/>
            <w:gridSpan w:val="2"/>
            <w:hideMark/>
            <w:tcPrChange w:id="1723" w:author="Alfredo" w:date="2020-10-06T21:15:00Z">
              <w:tcPr>
                <w:tcW w:w="2122" w:type="dxa"/>
                <w:hideMark/>
              </w:tcPr>
            </w:tcPrChange>
          </w:tcPr>
          <w:p w14:paraId="60D514EE" w14:textId="77777777" w:rsidR="006013D1" w:rsidRPr="006013D1" w:rsidRDefault="006013D1" w:rsidP="006013D1">
            <w:pPr>
              <w:spacing w:after="160" w:line="259" w:lineRule="auto"/>
              <w:cnfStyle w:val="000000000000" w:firstRow="0" w:lastRow="0" w:firstColumn="0" w:lastColumn="0" w:oddVBand="0" w:evenVBand="0" w:oddHBand="0" w:evenHBand="0" w:firstRowFirstColumn="0" w:firstRowLastColumn="0" w:lastRowFirstColumn="0" w:lastRowLastColumn="0"/>
              <w:rPr>
                <w:ins w:id="1724" w:author="Alfredo" w:date="2020-10-06T21:12:00Z"/>
              </w:rPr>
            </w:pPr>
            <w:ins w:id="1725" w:author="Alfredo" w:date="2020-10-06T21:12:00Z">
              <w:r w:rsidRPr="006013D1">
                <w:t>rgb(255, 0, 0)</w:t>
              </w:r>
            </w:ins>
          </w:p>
        </w:tc>
      </w:tr>
      <w:tr w:rsidR="006013D1" w:rsidRPr="006013D1" w14:paraId="51CF067F" w14:textId="77777777" w:rsidTr="00DF5E4D">
        <w:trPr>
          <w:cnfStyle w:val="000000100000" w:firstRow="0" w:lastRow="0" w:firstColumn="0" w:lastColumn="0" w:oddVBand="0" w:evenVBand="0" w:oddHBand="1" w:evenHBand="0" w:firstRowFirstColumn="0" w:firstRowLastColumn="0" w:lastRowFirstColumn="0" w:lastRowLastColumn="0"/>
          <w:ins w:id="1726" w:author="Alfredo" w:date="2020-10-06T21:12:00Z"/>
        </w:trPr>
        <w:tc>
          <w:tcPr>
            <w:cnfStyle w:val="001000000000" w:firstRow="0" w:lastRow="0" w:firstColumn="1" w:lastColumn="0" w:oddVBand="0" w:evenVBand="0" w:oddHBand="0" w:evenHBand="0" w:firstRowFirstColumn="0" w:firstRowLastColumn="0" w:lastRowFirstColumn="0" w:lastRowLastColumn="0"/>
            <w:tcW w:w="3458" w:type="dxa"/>
            <w:hideMark/>
            <w:tcPrChange w:id="1727" w:author="Alfredo" w:date="2020-10-06T21:15:00Z">
              <w:tcPr>
                <w:tcW w:w="4106" w:type="dxa"/>
                <w:gridSpan w:val="2"/>
                <w:hideMark/>
              </w:tcPr>
            </w:tcPrChange>
          </w:tcPr>
          <w:p w14:paraId="7443EDEA" w14:textId="77777777" w:rsidR="006013D1" w:rsidRPr="006013D1" w:rsidRDefault="006013D1" w:rsidP="006013D1">
            <w:pPr>
              <w:spacing w:after="160" w:line="259" w:lineRule="auto"/>
              <w:cnfStyle w:val="001000100000" w:firstRow="0" w:lastRow="0" w:firstColumn="1" w:lastColumn="0" w:oddVBand="0" w:evenVBand="0" w:oddHBand="1" w:evenHBand="0" w:firstRowFirstColumn="0" w:firstRowLastColumn="0" w:lastRowFirstColumn="0" w:lastRowLastColumn="0"/>
              <w:rPr>
                <w:ins w:id="1728" w:author="Alfredo" w:date="2020-10-06T21:12:00Z"/>
              </w:rPr>
            </w:pPr>
            <w:ins w:id="1729" w:author="Alfredo" w:date="2020-10-06T21:12:00Z">
              <w:r w:rsidRPr="006013D1">
                <w:t>Esquema RGB con canal alfa</w:t>
              </w:r>
            </w:ins>
          </w:p>
        </w:tc>
        <w:tc>
          <w:tcPr>
            <w:tcW w:w="3231" w:type="dxa"/>
            <w:gridSpan w:val="2"/>
            <w:hideMark/>
            <w:tcPrChange w:id="1730" w:author="Alfredo" w:date="2020-10-06T21:15:00Z">
              <w:tcPr>
                <w:tcW w:w="2693" w:type="dxa"/>
                <w:hideMark/>
              </w:tcPr>
            </w:tcPrChange>
          </w:tcPr>
          <w:p w14:paraId="6D0B27F6" w14:textId="77777777" w:rsidR="006013D1" w:rsidRPr="006013D1" w:rsidRDefault="006013D1" w:rsidP="006013D1">
            <w:pPr>
              <w:spacing w:after="160" w:line="259" w:lineRule="auto"/>
              <w:cnfStyle w:val="000000100000" w:firstRow="0" w:lastRow="0" w:firstColumn="0" w:lastColumn="0" w:oddVBand="0" w:evenVBand="0" w:oddHBand="1" w:evenHBand="0" w:firstRowFirstColumn="0" w:firstRowLastColumn="0" w:lastRowFirstColumn="0" w:lastRowLastColumn="0"/>
              <w:rPr>
                <w:ins w:id="1731" w:author="Alfredo" w:date="2020-10-06T21:12:00Z"/>
              </w:rPr>
            </w:pPr>
            <w:ins w:id="1732" w:author="Alfredo" w:date="2020-10-06T21:12:00Z">
              <w:r w:rsidRPr="006013D1">
                <w:t>rgba(</w:t>
              </w:r>
              <w:r w:rsidRPr="006013D1">
                <w:rPr>
                  <w:i/>
                  <w:iCs/>
                </w:rPr>
                <w:t>rojo</w:t>
              </w:r>
              <w:r w:rsidRPr="006013D1">
                <w:t xml:space="preserve">, </w:t>
              </w:r>
              <w:r w:rsidRPr="006013D1">
                <w:rPr>
                  <w:i/>
                  <w:iCs/>
                </w:rPr>
                <w:t>verde</w:t>
              </w:r>
              <w:r w:rsidRPr="006013D1">
                <w:t xml:space="preserve">, </w:t>
              </w:r>
              <w:r w:rsidRPr="006013D1">
                <w:rPr>
                  <w:i/>
                  <w:iCs/>
                </w:rPr>
                <w:t>azul</w:t>
              </w:r>
              <w:r w:rsidRPr="006013D1">
                <w:t xml:space="preserve">, </w:t>
              </w:r>
              <w:r w:rsidRPr="006013D1">
                <w:rPr>
                  <w:i/>
                  <w:iCs/>
                </w:rPr>
                <w:t>alfa</w:t>
              </w:r>
              <w:r w:rsidRPr="006013D1">
                <w:t>)</w:t>
              </w:r>
            </w:ins>
          </w:p>
        </w:tc>
        <w:tc>
          <w:tcPr>
            <w:tcW w:w="2520" w:type="dxa"/>
            <w:gridSpan w:val="2"/>
            <w:hideMark/>
            <w:tcPrChange w:id="1733" w:author="Alfredo" w:date="2020-10-06T21:15:00Z">
              <w:tcPr>
                <w:tcW w:w="2122" w:type="dxa"/>
                <w:hideMark/>
              </w:tcPr>
            </w:tcPrChange>
          </w:tcPr>
          <w:p w14:paraId="6008EF3E" w14:textId="77777777" w:rsidR="006013D1" w:rsidRPr="006013D1" w:rsidRDefault="006013D1" w:rsidP="006013D1">
            <w:pPr>
              <w:spacing w:after="160" w:line="259" w:lineRule="auto"/>
              <w:cnfStyle w:val="000000100000" w:firstRow="0" w:lastRow="0" w:firstColumn="0" w:lastColumn="0" w:oddVBand="0" w:evenVBand="0" w:oddHBand="1" w:evenHBand="0" w:firstRowFirstColumn="0" w:firstRowLastColumn="0" w:lastRowFirstColumn="0" w:lastRowLastColumn="0"/>
              <w:rPr>
                <w:ins w:id="1734" w:author="Alfredo" w:date="2020-10-06T21:12:00Z"/>
              </w:rPr>
            </w:pPr>
            <w:ins w:id="1735" w:author="Alfredo" w:date="2020-10-06T21:12:00Z">
              <w:r w:rsidRPr="006013D1">
                <w:t>rgba(255, 0, 0, 0.25)</w:t>
              </w:r>
            </w:ins>
          </w:p>
        </w:tc>
      </w:tr>
      <w:tr w:rsidR="006013D1" w:rsidRPr="006013D1" w14:paraId="3CDC9D29" w14:textId="77777777" w:rsidTr="00DF5E4D">
        <w:trPr>
          <w:ins w:id="1736" w:author="Alfredo" w:date="2020-10-06T21:12:00Z"/>
        </w:trPr>
        <w:tc>
          <w:tcPr>
            <w:cnfStyle w:val="001000000000" w:firstRow="0" w:lastRow="0" w:firstColumn="1" w:lastColumn="0" w:oddVBand="0" w:evenVBand="0" w:oddHBand="0" w:evenHBand="0" w:firstRowFirstColumn="0" w:firstRowLastColumn="0" w:lastRowFirstColumn="0" w:lastRowLastColumn="0"/>
            <w:tcW w:w="3458" w:type="dxa"/>
            <w:hideMark/>
            <w:tcPrChange w:id="1737" w:author="Alfredo" w:date="2020-10-06T21:15:00Z">
              <w:tcPr>
                <w:tcW w:w="3681" w:type="dxa"/>
                <w:hideMark/>
              </w:tcPr>
            </w:tcPrChange>
          </w:tcPr>
          <w:p w14:paraId="0E392256" w14:textId="77777777" w:rsidR="006013D1" w:rsidRPr="006013D1" w:rsidRDefault="006013D1" w:rsidP="006013D1">
            <w:pPr>
              <w:spacing w:after="160" w:line="259" w:lineRule="auto"/>
              <w:rPr>
                <w:ins w:id="1738" w:author="Alfredo" w:date="2020-10-06T21:12:00Z"/>
              </w:rPr>
            </w:pPr>
            <w:ins w:id="1739" w:author="Alfredo" w:date="2020-10-06T21:12:00Z">
              <w:r w:rsidRPr="006013D1">
                <w:t>Esquema RGB hexadecimal</w:t>
              </w:r>
            </w:ins>
          </w:p>
        </w:tc>
        <w:tc>
          <w:tcPr>
            <w:tcW w:w="3231" w:type="dxa"/>
            <w:gridSpan w:val="2"/>
            <w:hideMark/>
            <w:tcPrChange w:id="1740" w:author="Alfredo" w:date="2020-10-06T21:15:00Z">
              <w:tcPr>
                <w:tcW w:w="3118" w:type="dxa"/>
                <w:gridSpan w:val="2"/>
                <w:hideMark/>
              </w:tcPr>
            </w:tcPrChange>
          </w:tcPr>
          <w:p w14:paraId="40E6FBCF" w14:textId="77777777" w:rsidR="006013D1" w:rsidRPr="006013D1" w:rsidRDefault="006013D1" w:rsidP="006013D1">
            <w:pPr>
              <w:spacing w:after="160" w:line="259" w:lineRule="auto"/>
              <w:cnfStyle w:val="000000000000" w:firstRow="0" w:lastRow="0" w:firstColumn="0" w:lastColumn="0" w:oddVBand="0" w:evenVBand="0" w:oddHBand="0" w:evenHBand="0" w:firstRowFirstColumn="0" w:firstRowLastColumn="0" w:lastRowFirstColumn="0" w:lastRowLastColumn="0"/>
              <w:rPr>
                <w:ins w:id="1741" w:author="Alfredo" w:date="2020-10-06T21:12:00Z"/>
              </w:rPr>
            </w:pPr>
            <w:ins w:id="1742" w:author="Alfredo" w:date="2020-10-06T21:12:00Z">
              <w:r w:rsidRPr="006013D1">
                <w:t>#</w:t>
              </w:r>
              <w:r w:rsidRPr="006013D1">
                <w:rPr>
                  <w:i/>
                  <w:iCs/>
                </w:rPr>
                <w:t>RRGGBB</w:t>
              </w:r>
            </w:ins>
          </w:p>
        </w:tc>
        <w:tc>
          <w:tcPr>
            <w:tcW w:w="2520" w:type="dxa"/>
            <w:gridSpan w:val="2"/>
            <w:hideMark/>
            <w:tcPrChange w:id="1743" w:author="Alfredo" w:date="2020-10-06T21:15:00Z">
              <w:tcPr>
                <w:tcW w:w="2122" w:type="dxa"/>
                <w:hideMark/>
              </w:tcPr>
            </w:tcPrChange>
          </w:tcPr>
          <w:p w14:paraId="7857015F" w14:textId="77777777" w:rsidR="006013D1" w:rsidRPr="006013D1" w:rsidRDefault="006013D1" w:rsidP="006013D1">
            <w:pPr>
              <w:spacing w:after="160" w:line="259" w:lineRule="auto"/>
              <w:cnfStyle w:val="000000000000" w:firstRow="0" w:lastRow="0" w:firstColumn="0" w:lastColumn="0" w:oddVBand="0" w:evenVBand="0" w:oddHBand="0" w:evenHBand="0" w:firstRowFirstColumn="0" w:firstRowLastColumn="0" w:lastRowFirstColumn="0" w:lastRowLastColumn="0"/>
              <w:rPr>
                <w:ins w:id="1744" w:author="Alfredo" w:date="2020-10-06T21:12:00Z"/>
              </w:rPr>
            </w:pPr>
            <w:ins w:id="1745" w:author="Alfredo" w:date="2020-10-06T21:12:00Z">
              <w:r w:rsidRPr="006013D1">
                <w:t>#ff0000</w:t>
              </w:r>
            </w:ins>
          </w:p>
        </w:tc>
      </w:tr>
      <w:tr w:rsidR="006013D1" w:rsidRPr="006013D1" w14:paraId="00D97148" w14:textId="77777777" w:rsidTr="00DF5E4D">
        <w:trPr>
          <w:cnfStyle w:val="000000100000" w:firstRow="0" w:lastRow="0" w:firstColumn="0" w:lastColumn="0" w:oddVBand="0" w:evenVBand="0" w:oddHBand="1" w:evenHBand="0" w:firstRowFirstColumn="0" w:firstRowLastColumn="0" w:lastRowFirstColumn="0" w:lastRowLastColumn="0"/>
          <w:ins w:id="1746" w:author="Alfredo" w:date="2020-10-06T21:12:00Z"/>
        </w:trPr>
        <w:tc>
          <w:tcPr>
            <w:cnfStyle w:val="001000000000" w:firstRow="0" w:lastRow="0" w:firstColumn="1" w:lastColumn="0" w:oddVBand="0" w:evenVBand="0" w:oddHBand="0" w:evenHBand="0" w:firstRowFirstColumn="0" w:firstRowLastColumn="0" w:lastRowFirstColumn="0" w:lastRowLastColumn="0"/>
            <w:tcW w:w="3458" w:type="dxa"/>
            <w:hideMark/>
            <w:tcPrChange w:id="1747" w:author="Alfredo" w:date="2020-10-06T21:15:00Z">
              <w:tcPr>
                <w:tcW w:w="4106" w:type="dxa"/>
                <w:gridSpan w:val="2"/>
                <w:hideMark/>
              </w:tcPr>
            </w:tcPrChange>
          </w:tcPr>
          <w:p w14:paraId="76860D46" w14:textId="1A66E90F" w:rsidR="006013D1" w:rsidRPr="006013D1" w:rsidRDefault="006013D1" w:rsidP="006013D1">
            <w:pPr>
              <w:spacing w:after="160" w:line="259" w:lineRule="auto"/>
              <w:cnfStyle w:val="001000100000" w:firstRow="0" w:lastRow="0" w:firstColumn="1" w:lastColumn="0" w:oddVBand="0" w:evenVBand="0" w:oddHBand="1" w:evenHBand="0" w:firstRowFirstColumn="0" w:firstRowLastColumn="0" w:lastRowFirstColumn="0" w:lastRowLastColumn="0"/>
              <w:rPr>
                <w:ins w:id="1748" w:author="Alfredo" w:date="2020-10-06T21:12:00Z"/>
              </w:rPr>
            </w:pPr>
            <w:ins w:id="1749" w:author="Alfredo" w:date="2020-10-06T21:12:00Z">
              <w:r w:rsidRPr="006013D1">
                <w:t>E</w:t>
              </w:r>
              <w:r>
                <w:t>squema RGB hexadecimal con</w:t>
              </w:r>
              <w:r w:rsidRPr="006013D1">
                <w:t xml:space="preserve"> alfa</w:t>
              </w:r>
            </w:ins>
          </w:p>
        </w:tc>
        <w:tc>
          <w:tcPr>
            <w:tcW w:w="3231" w:type="dxa"/>
            <w:gridSpan w:val="2"/>
            <w:hideMark/>
            <w:tcPrChange w:id="1750" w:author="Alfredo" w:date="2020-10-06T21:15:00Z">
              <w:tcPr>
                <w:tcW w:w="2693" w:type="dxa"/>
                <w:hideMark/>
              </w:tcPr>
            </w:tcPrChange>
          </w:tcPr>
          <w:p w14:paraId="0FB83F67" w14:textId="77777777" w:rsidR="006013D1" w:rsidRPr="006013D1" w:rsidRDefault="006013D1" w:rsidP="006013D1">
            <w:pPr>
              <w:spacing w:after="160" w:line="259" w:lineRule="auto"/>
              <w:cnfStyle w:val="000000100000" w:firstRow="0" w:lastRow="0" w:firstColumn="0" w:lastColumn="0" w:oddVBand="0" w:evenVBand="0" w:oddHBand="1" w:evenHBand="0" w:firstRowFirstColumn="0" w:firstRowLastColumn="0" w:lastRowFirstColumn="0" w:lastRowLastColumn="0"/>
              <w:rPr>
                <w:ins w:id="1751" w:author="Alfredo" w:date="2020-10-06T21:12:00Z"/>
              </w:rPr>
            </w:pPr>
            <w:ins w:id="1752" w:author="Alfredo" w:date="2020-10-06T21:12:00Z">
              <w:r w:rsidRPr="006013D1">
                <w:t>#</w:t>
              </w:r>
              <w:r w:rsidRPr="006013D1">
                <w:rPr>
                  <w:i/>
                  <w:iCs/>
                </w:rPr>
                <w:t>RGBBBAA</w:t>
              </w:r>
            </w:ins>
          </w:p>
        </w:tc>
        <w:tc>
          <w:tcPr>
            <w:tcW w:w="2520" w:type="dxa"/>
            <w:gridSpan w:val="2"/>
            <w:hideMark/>
            <w:tcPrChange w:id="1753" w:author="Alfredo" w:date="2020-10-06T21:15:00Z">
              <w:tcPr>
                <w:tcW w:w="2122" w:type="dxa"/>
                <w:hideMark/>
              </w:tcPr>
            </w:tcPrChange>
          </w:tcPr>
          <w:p w14:paraId="2A650765" w14:textId="77777777" w:rsidR="006013D1" w:rsidRPr="006013D1" w:rsidRDefault="006013D1" w:rsidP="006013D1">
            <w:pPr>
              <w:spacing w:after="160" w:line="259" w:lineRule="auto"/>
              <w:cnfStyle w:val="000000100000" w:firstRow="0" w:lastRow="0" w:firstColumn="0" w:lastColumn="0" w:oddVBand="0" w:evenVBand="0" w:oddHBand="1" w:evenHBand="0" w:firstRowFirstColumn="0" w:firstRowLastColumn="0" w:lastRowFirstColumn="0" w:lastRowLastColumn="0"/>
              <w:rPr>
                <w:ins w:id="1754" w:author="Alfredo" w:date="2020-10-06T21:12:00Z"/>
              </w:rPr>
            </w:pPr>
            <w:ins w:id="1755" w:author="Alfredo" w:date="2020-10-06T21:12:00Z">
              <w:r w:rsidRPr="006013D1">
                <w:t>#ff000040</w:t>
              </w:r>
            </w:ins>
          </w:p>
        </w:tc>
      </w:tr>
      <w:tr w:rsidR="006013D1" w:rsidRPr="006013D1" w14:paraId="1D930C67" w14:textId="77777777" w:rsidTr="00DF5E4D">
        <w:trPr>
          <w:ins w:id="1756" w:author="Alfredo" w:date="2020-10-06T21:12:00Z"/>
        </w:trPr>
        <w:tc>
          <w:tcPr>
            <w:cnfStyle w:val="001000000000" w:firstRow="0" w:lastRow="0" w:firstColumn="1" w:lastColumn="0" w:oddVBand="0" w:evenVBand="0" w:oddHBand="0" w:evenHBand="0" w:firstRowFirstColumn="0" w:firstRowLastColumn="0" w:lastRowFirstColumn="0" w:lastRowLastColumn="0"/>
            <w:tcW w:w="3458" w:type="dxa"/>
            <w:hideMark/>
            <w:tcPrChange w:id="1757" w:author="Alfredo" w:date="2020-10-06T21:15:00Z">
              <w:tcPr>
                <w:tcW w:w="3681" w:type="dxa"/>
                <w:hideMark/>
              </w:tcPr>
            </w:tcPrChange>
          </w:tcPr>
          <w:p w14:paraId="30DB847D" w14:textId="77777777" w:rsidR="006013D1" w:rsidRPr="006013D1" w:rsidRDefault="006013D1" w:rsidP="006013D1">
            <w:pPr>
              <w:spacing w:after="160" w:line="259" w:lineRule="auto"/>
              <w:rPr>
                <w:ins w:id="1758" w:author="Alfredo" w:date="2020-10-06T21:12:00Z"/>
              </w:rPr>
            </w:pPr>
            <w:ins w:id="1759" w:author="Alfredo" w:date="2020-10-06T21:12:00Z">
              <w:r w:rsidRPr="006013D1">
                <w:t>Esquema HSL</w:t>
              </w:r>
            </w:ins>
          </w:p>
        </w:tc>
        <w:tc>
          <w:tcPr>
            <w:tcW w:w="3231" w:type="dxa"/>
            <w:gridSpan w:val="2"/>
            <w:hideMark/>
            <w:tcPrChange w:id="1760" w:author="Alfredo" w:date="2020-10-06T21:15:00Z">
              <w:tcPr>
                <w:tcW w:w="3118" w:type="dxa"/>
                <w:gridSpan w:val="2"/>
                <w:hideMark/>
              </w:tcPr>
            </w:tcPrChange>
          </w:tcPr>
          <w:p w14:paraId="70768520" w14:textId="77777777" w:rsidR="006013D1" w:rsidRPr="006013D1" w:rsidRDefault="006013D1" w:rsidP="006013D1">
            <w:pPr>
              <w:spacing w:after="160" w:line="259" w:lineRule="auto"/>
              <w:cnfStyle w:val="000000000000" w:firstRow="0" w:lastRow="0" w:firstColumn="0" w:lastColumn="0" w:oddVBand="0" w:evenVBand="0" w:oddHBand="0" w:evenHBand="0" w:firstRowFirstColumn="0" w:firstRowLastColumn="0" w:lastRowFirstColumn="0" w:lastRowLastColumn="0"/>
              <w:rPr>
                <w:ins w:id="1761" w:author="Alfredo" w:date="2020-10-06T21:12:00Z"/>
              </w:rPr>
            </w:pPr>
            <w:ins w:id="1762" w:author="Alfredo" w:date="2020-10-06T21:12:00Z">
              <w:r w:rsidRPr="006013D1">
                <w:t>hsl(</w:t>
              </w:r>
              <w:r w:rsidRPr="006013D1">
                <w:rPr>
                  <w:i/>
                  <w:iCs/>
                </w:rPr>
                <w:t>color</w:t>
              </w:r>
              <w:r w:rsidRPr="006013D1">
                <w:t xml:space="preserve">, </w:t>
              </w:r>
              <w:r w:rsidRPr="006013D1">
                <w:rPr>
                  <w:i/>
                  <w:iCs/>
                </w:rPr>
                <w:t>saturación</w:t>
              </w:r>
              <w:r w:rsidRPr="006013D1">
                <w:t xml:space="preserve">, </w:t>
              </w:r>
              <w:r w:rsidRPr="006013D1">
                <w:rPr>
                  <w:i/>
                  <w:iCs/>
                </w:rPr>
                <w:t>brillo</w:t>
              </w:r>
              <w:r w:rsidRPr="006013D1">
                <w:t>)</w:t>
              </w:r>
            </w:ins>
          </w:p>
        </w:tc>
        <w:tc>
          <w:tcPr>
            <w:tcW w:w="2520" w:type="dxa"/>
            <w:gridSpan w:val="2"/>
            <w:hideMark/>
            <w:tcPrChange w:id="1763" w:author="Alfredo" w:date="2020-10-06T21:15:00Z">
              <w:tcPr>
                <w:tcW w:w="2122" w:type="dxa"/>
                <w:hideMark/>
              </w:tcPr>
            </w:tcPrChange>
          </w:tcPr>
          <w:p w14:paraId="0DDE208A" w14:textId="77777777" w:rsidR="006013D1" w:rsidRPr="006013D1" w:rsidRDefault="006013D1" w:rsidP="006013D1">
            <w:pPr>
              <w:spacing w:after="160" w:line="259" w:lineRule="auto"/>
              <w:cnfStyle w:val="000000000000" w:firstRow="0" w:lastRow="0" w:firstColumn="0" w:lastColumn="0" w:oddVBand="0" w:evenVBand="0" w:oddHBand="0" w:evenHBand="0" w:firstRowFirstColumn="0" w:firstRowLastColumn="0" w:lastRowFirstColumn="0" w:lastRowLastColumn="0"/>
              <w:rPr>
                <w:ins w:id="1764" w:author="Alfredo" w:date="2020-10-06T21:12:00Z"/>
              </w:rPr>
            </w:pPr>
            <w:ins w:id="1765" w:author="Alfredo" w:date="2020-10-06T21:12:00Z">
              <w:r w:rsidRPr="006013D1">
                <w:t>hsl(0, 100%, 100%)</w:t>
              </w:r>
            </w:ins>
          </w:p>
        </w:tc>
      </w:tr>
      <w:tr w:rsidR="006013D1" w:rsidRPr="006013D1" w14:paraId="46F78831" w14:textId="77777777" w:rsidTr="00DF5E4D">
        <w:trPr>
          <w:cnfStyle w:val="000000100000" w:firstRow="0" w:lastRow="0" w:firstColumn="0" w:lastColumn="0" w:oddVBand="0" w:evenVBand="0" w:oddHBand="1" w:evenHBand="0" w:firstRowFirstColumn="0" w:firstRowLastColumn="0" w:lastRowFirstColumn="0" w:lastRowLastColumn="0"/>
          <w:ins w:id="1766" w:author="Alfredo" w:date="2020-10-06T21:12:00Z"/>
        </w:trPr>
        <w:tc>
          <w:tcPr>
            <w:cnfStyle w:val="001000000000" w:firstRow="0" w:lastRow="0" w:firstColumn="1" w:lastColumn="0" w:oddVBand="0" w:evenVBand="0" w:oddHBand="0" w:evenHBand="0" w:firstRowFirstColumn="0" w:firstRowLastColumn="0" w:lastRowFirstColumn="0" w:lastRowLastColumn="0"/>
            <w:tcW w:w="3458" w:type="dxa"/>
            <w:hideMark/>
            <w:tcPrChange w:id="1767" w:author="Alfredo" w:date="2020-10-06T21:15:00Z">
              <w:tcPr>
                <w:tcW w:w="4106" w:type="dxa"/>
                <w:gridSpan w:val="2"/>
                <w:hideMark/>
              </w:tcPr>
            </w:tcPrChange>
          </w:tcPr>
          <w:p w14:paraId="2D4F7CB9" w14:textId="77777777" w:rsidR="006013D1" w:rsidRPr="006013D1" w:rsidRDefault="006013D1" w:rsidP="006013D1">
            <w:pPr>
              <w:spacing w:after="160" w:line="259" w:lineRule="auto"/>
              <w:cnfStyle w:val="001000100000" w:firstRow="0" w:lastRow="0" w:firstColumn="1" w:lastColumn="0" w:oddVBand="0" w:evenVBand="0" w:oddHBand="1" w:evenHBand="0" w:firstRowFirstColumn="0" w:firstRowLastColumn="0" w:lastRowFirstColumn="0" w:lastRowLastColumn="0"/>
              <w:rPr>
                <w:ins w:id="1768" w:author="Alfredo" w:date="2020-10-06T21:12:00Z"/>
              </w:rPr>
            </w:pPr>
            <w:ins w:id="1769" w:author="Alfredo" w:date="2020-10-06T21:12:00Z">
              <w:r w:rsidRPr="006013D1">
                <w:t>Esquema HSL con canal alfa</w:t>
              </w:r>
            </w:ins>
          </w:p>
        </w:tc>
        <w:tc>
          <w:tcPr>
            <w:tcW w:w="3231" w:type="dxa"/>
            <w:gridSpan w:val="2"/>
            <w:hideMark/>
            <w:tcPrChange w:id="1770" w:author="Alfredo" w:date="2020-10-06T21:15:00Z">
              <w:tcPr>
                <w:tcW w:w="2693" w:type="dxa"/>
                <w:hideMark/>
              </w:tcPr>
            </w:tcPrChange>
          </w:tcPr>
          <w:p w14:paraId="5D708C9D" w14:textId="77777777" w:rsidR="006013D1" w:rsidRPr="006013D1" w:rsidRDefault="006013D1" w:rsidP="006013D1">
            <w:pPr>
              <w:spacing w:after="160" w:line="259" w:lineRule="auto"/>
              <w:cnfStyle w:val="000000100000" w:firstRow="0" w:lastRow="0" w:firstColumn="0" w:lastColumn="0" w:oddVBand="0" w:evenVBand="0" w:oddHBand="1" w:evenHBand="0" w:firstRowFirstColumn="0" w:firstRowLastColumn="0" w:lastRowFirstColumn="0" w:lastRowLastColumn="0"/>
              <w:rPr>
                <w:ins w:id="1771" w:author="Alfredo" w:date="2020-10-06T21:12:00Z"/>
              </w:rPr>
            </w:pPr>
            <w:ins w:id="1772" w:author="Alfredo" w:date="2020-10-06T21:12:00Z">
              <w:r w:rsidRPr="006013D1">
                <w:t>hsla(</w:t>
              </w:r>
              <w:r w:rsidRPr="006013D1">
                <w:rPr>
                  <w:i/>
                  <w:iCs/>
                </w:rPr>
                <w:t>color</w:t>
              </w:r>
              <w:r w:rsidRPr="006013D1">
                <w:t xml:space="preserve">, </w:t>
              </w:r>
              <w:r w:rsidRPr="006013D1">
                <w:rPr>
                  <w:i/>
                  <w:iCs/>
                </w:rPr>
                <w:t>saturación</w:t>
              </w:r>
              <w:r w:rsidRPr="006013D1">
                <w:t xml:space="preserve">, </w:t>
              </w:r>
              <w:r w:rsidRPr="006013D1">
                <w:rPr>
                  <w:i/>
                  <w:iCs/>
                </w:rPr>
                <w:t>brillo</w:t>
              </w:r>
              <w:r w:rsidRPr="006013D1">
                <w:t xml:space="preserve">, </w:t>
              </w:r>
              <w:r w:rsidRPr="006013D1">
                <w:rPr>
                  <w:i/>
                  <w:iCs/>
                </w:rPr>
                <w:t>alfa</w:t>
              </w:r>
              <w:r w:rsidRPr="006013D1">
                <w:t>)</w:t>
              </w:r>
            </w:ins>
          </w:p>
        </w:tc>
        <w:tc>
          <w:tcPr>
            <w:tcW w:w="2520" w:type="dxa"/>
            <w:gridSpan w:val="2"/>
            <w:hideMark/>
            <w:tcPrChange w:id="1773" w:author="Alfredo" w:date="2020-10-06T21:15:00Z">
              <w:tcPr>
                <w:tcW w:w="2122" w:type="dxa"/>
                <w:hideMark/>
              </w:tcPr>
            </w:tcPrChange>
          </w:tcPr>
          <w:p w14:paraId="41CF40D8" w14:textId="77777777" w:rsidR="006013D1" w:rsidRPr="006013D1" w:rsidRDefault="006013D1" w:rsidP="006013D1">
            <w:pPr>
              <w:spacing w:after="160" w:line="259" w:lineRule="auto"/>
              <w:cnfStyle w:val="000000100000" w:firstRow="0" w:lastRow="0" w:firstColumn="0" w:lastColumn="0" w:oddVBand="0" w:evenVBand="0" w:oddHBand="1" w:evenHBand="0" w:firstRowFirstColumn="0" w:firstRowLastColumn="0" w:lastRowFirstColumn="0" w:lastRowLastColumn="0"/>
              <w:rPr>
                <w:ins w:id="1774" w:author="Alfredo" w:date="2020-10-06T21:12:00Z"/>
              </w:rPr>
            </w:pPr>
            <w:ins w:id="1775" w:author="Alfredo" w:date="2020-10-06T21:12:00Z">
              <w:r w:rsidRPr="006013D1">
                <w:t>hsla(0, 100%, 100%, 0.25)</w:t>
              </w:r>
            </w:ins>
          </w:p>
        </w:tc>
      </w:tr>
    </w:tbl>
    <w:p w14:paraId="0EB07231" w14:textId="77777777" w:rsidR="006013D1" w:rsidRDefault="006013D1">
      <w:pPr>
        <w:rPr>
          <w:ins w:id="1776" w:author="Alfredo" w:date="2020-10-10T12:08:00Z"/>
        </w:rPr>
      </w:pPr>
    </w:p>
    <w:p w14:paraId="5644B8ED" w14:textId="77777777" w:rsidR="00B716C2" w:rsidRPr="00B716C2" w:rsidRDefault="00B716C2" w:rsidP="00B716C2">
      <w:pPr>
        <w:rPr>
          <w:ins w:id="1777" w:author="Alfredo" w:date="2020-10-10T12:12:00Z"/>
        </w:rPr>
      </w:pPr>
      <w:ins w:id="1778" w:author="Alfredo" w:date="2020-10-10T12:12:00Z">
        <w:r w:rsidRPr="00B716C2">
          <w:t xml:space="preserve">Además, existen algunos valores especiales que puedes utilizar cuando quieras especificar un color, como colores </w:t>
        </w:r>
        <w:r w:rsidRPr="00B716C2">
          <w:rPr>
            <w:b/>
            <w:bCs/>
          </w:rPr>
          <w:t>transparentes</w:t>
        </w:r>
        <w:r w:rsidRPr="00B716C2">
          <w:t xml:space="preserve"> o el </w:t>
        </w:r>
        <w:r w:rsidRPr="00B716C2">
          <w:rPr>
            <w:b/>
            <w:bCs/>
          </w:rPr>
          <w:t>color actual del texto</w:t>
        </w:r>
        <w:r w:rsidRPr="00B716C2">
          <w:t>, muy útil para SVG, por ejemplo:</w:t>
        </w:r>
      </w:ins>
    </w:p>
    <w:tbl>
      <w:tblPr>
        <w:tblStyle w:val="Tabladecuadrcula4-nfasis3"/>
        <w:tblW w:w="0" w:type="auto"/>
        <w:tblLook w:val="04A0" w:firstRow="1" w:lastRow="0" w:firstColumn="1" w:lastColumn="0" w:noHBand="0" w:noVBand="1"/>
        <w:tblPrChange w:id="1779" w:author="Alfredo" w:date="2020-10-10T12:12:00Z">
          <w:tblPr>
            <w:tblW w:w="0" w:type="auto"/>
            <w:tblCellSpacing w:w="15" w:type="dxa"/>
            <w:tblCellMar>
              <w:top w:w="15" w:type="dxa"/>
              <w:left w:w="15" w:type="dxa"/>
              <w:bottom w:w="15" w:type="dxa"/>
              <w:right w:w="15" w:type="dxa"/>
            </w:tblCellMar>
            <w:tblLook w:val="04A0" w:firstRow="1" w:lastRow="0" w:firstColumn="1" w:lastColumn="0" w:noHBand="0" w:noVBand="1"/>
          </w:tblPr>
        </w:tblPrChange>
      </w:tblPr>
      <w:tblGrid>
        <w:gridCol w:w="1373"/>
        <w:gridCol w:w="7548"/>
        <w:tblGridChange w:id="1780">
          <w:tblGrid>
            <w:gridCol w:w="1213"/>
            <w:gridCol w:w="7718"/>
          </w:tblGrid>
        </w:tblGridChange>
      </w:tblGrid>
      <w:tr w:rsidR="00B716C2" w:rsidRPr="00B716C2" w14:paraId="4861014B" w14:textId="77777777" w:rsidTr="00B716C2">
        <w:trPr>
          <w:cnfStyle w:val="100000000000" w:firstRow="1" w:lastRow="0" w:firstColumn="0" w:lastColumn="0" w:oddVBand="0" w:evenVBand="0" w:oddHBand="0" w:evenHBand="0" w:firstRowFirstColumn="0" w:firstRowLastColumn="0" w:lastRowFirstColumn="0" w:lastRowLastColumn="0"/>
          <w:ins w:id="1781" w:author="Alfredo" w:date="2020-10-10T12:12:00Z"/>
          <w:trPrChange w:id="1782" w:author="Alfredo" w:date="2020-10-10T12:12:00Z">
            <w:trPr>
              <w:tblHeader/>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1783" w:author="Alfredo" w:date="2020-10-10T12:12:00Z">
              <w:tcPr>
                <w:tcW w:w="0" w:type="auto"/>
                <w:vAlign w:val="center"/>
                <w:hideMark/>
              </w:tcPr>
            </w:tcPrChange>
          </w:tcPr>
          <w:p w14:paraId="25774C91" w14:textId="77777777" w:rsidR="00B716C2" w:rsidRPr="00B716C2" w:rsidRDefault="00B716C2" w:rsidP="00B716C2">
            <w:pPr>
              <w:spacing w:after="160" w:line="259" w:lineRule="auto"/>
              <w:cnfStyle w:val="101000000000" w:firstRow="1" w:lastRow="0" w:firstColumn="1" w:lastColumn="0" w:oddVBand="0" w:evenVBand="0" w:oddHBand="0" w:evenHBand="0" w:firstRowFirstColumn="0" w:firstRowLastColumn="0" w:lastRowFirstColumn="0" w:lastRowLastColumn="0"/>
              <w:rPr>
                <w:ins w:id="1784" w:author="Alfredo" w:date="2020-10-10T12:12:00Z"/>
              </w:rPr>
            </w:pPr>
            <w:ins w:id="1785" w:author="Alfredo" w:date="2020-10-10T12:12:00Z">
              <w:r w:rsidRPr="00B716C2">
                <w:t>Valor</w:t>
              </w:r>
            </w:ins>
          </w:p>
        </w:tc>
        <w:tc>
          <w:tcPr>
            <w:tcW w:w="0" w:type="auto"/>
            <w:hideMark/>
            <w:tcPrChange w:id="1786" w:author="Alfredo" w:date="2020-10-10T12:12:00Z">
              <w:tcPr>
                <w:tcW w:w="0" w:type="auto"/>
                <w:vAlign w:val="center"/>
                <w:hideMark/>
              </w:tcPr>
            </w:tcPrChange>
          </w:tcPr>
          <w:p w14:paraId="6CC122CD" w14:textId="77777777" w:rsidR="00B716C2" w:rsidRPr="00B716C2" w:rsidRDefault="00B716C2" w:rsidP="00B716C2">
            <w:pPr>
              <w:spacing w:after="160" w:line="259" w:lineRule="auto"/>
              <w:cnfStyle w:val="100000000000" w:firstRow="1" w:lastRow="0" w:firstColumn="0" w:lastColumn="0" w:oddVBand="0" w:evenVBand="0" w:oddHBand="0" w:evenHBand="0" w:firstRowFirstColumn="0" w:firstRowLastColumn="0" w:lastRowFirstColumn="0" w:lastRowLastColumn="0"/>
              <w:rPr>
                <w:ins w:id="1787" w:author="Alfredo" w:date="2020-10-10T12:12:00Z"/>
              </w:rPr>
            </w:pPr>
            <w:ins w:id="1788" w:author="Alfredo" w:date="2020-10-10T12:12:00Z">
              <w:r w:rsidRPr="00B716C2">
                <w:t>Significado</w:t>
              </w:r>
            </w:ins>
          </w:p>
        </w:tc>
      </w:tr>
      <w:tr w:rsidR="00B716C2" w:rsidRPr="00B716C2" w14:paraId="085E7BD5" w14:textId="77777777" w:rsidTr="00B716C2">
        <w:trPr>
          <w:cnfStyle w:val="000000100000" w:firstRow="0" w:lastRow="0" w:firstColumn="0" w:lastColumn="0" w:oddVBand="0" w:evenVBand="0" w:oddHBand="1" w:evenHBand="0" w:firstRowFirstColumn="0" w:firstRowLastColumn="0" w:lastRowFirstColumn="0" w:lastRowLastColumn="0"/>
          <w:ins w:id="1789" w:author="Alfredo" w:date="2020-10-10T12:12:00Z"/>
          <w:trPrChange w:id="1790" w:author="Alfredo" w:date="2020-10-10T12:12:00Z">
            <w:trPr>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1791" w:author="Alfredo" w:date="2020-10-10T12:12:00Z">
              <w:tcPr>
                <w:tcW w:w="0" w:type="auto"/>
                <w:vAlign w:val="center"/>
                <w:hideMark/>
              </w:tcPr>
            </w:tcPrChange>
          </w:tcPr>
          <w:p w14:paraId="4C7B6699" w14:textId="77777777" w:rsidR="00B716C2" w:rsidRPr="00B716C2" w:rsidRDefault="00B716C2" w:rsidP="00B716C2">
            <w:pPr>
              <w:spacing w:after="160" w:line="259" w:lineRule="auto"/>
              <w:cnfStyle w:val="001000100000" w:firstRow="0" w:lastRow="0" w:firstColumn="1" w:lastColumn="0" w:oddVBand="0" w:evenVBand="0" w:oddHBand="1" w:evenHBand="0" w:firstRowFirstColumn="0" w:firstRowLastColumn="0" w:lastRowFirstColumn="0" w:lastRowLastColumn="0"/>
              <w:rPr>
                <w:ins w:id="1792" w:author="Alfredo" w:date="2020-10-10T12:12:00Z"/>
              </w:rPr>
            </w:pPr>
            <w:ins w:id="1793" w:author="Alfredo" w:date="2020-10-10T12:12:00Z">
              <w:r w:rsidRPr="00B716C2">
                <w:t>transparent</w:t>
              </w:r>
            </w:ins>
          </w:p>
        </w:tc>
        <w:tc>
          <w:tcPr>
            <w:tcW w:w="0" w:type="auto"/>
            <w:hideMark/>
            <w:tcPrChange w:id="1794" w:author="Alfredo" w:date="2020-10-10T12:12:00Z">
              <w:tcPr>
                <w:tcW w:w="0" w:type="auto"/>
                <w:vAlign w:val="center"/>
                <w:hideMark/>
              </w:tcPr>
            </w:tcPrChange>
          </w:tcPr>
          <w:p w14:paraId="351BD8F2" w14:textId="77777777" w:rsidR="00B716C2" w:rsidRPr="00B716C2" w:rsidRDefault="00B716C2" w:rsidP="00B716C2">
            <w:pPr>
              <w:spacing w:after="160" w:line="259" w:lineRule="auto"/>
              <w:cnfStyle w:val="000000100000" w:firstRow="0" w:lastRow="0" w:firstColumn="0" w:lastColumn="0" w:oddVBand="0" w:evenVBand="0" w:oddHBand="1" w:evenHBand="0" w:firstRowFirstColumn="0" w:firstRowLastColumn="0" w:lastRowFirstColumn="0" w:lastRowLastColumn="0"/>
              <w:rPr>
                <w:ins w:id="1795" w:author="Alfredo" w:date="2020-10-10T12:12:00Z"/>
              </w:rPr>
            </w:pPr>
            <w:ins w:id="1796" w:author="Alfredo" w:date="2020-10-10T12:12:00Z">
              <w:r w:rsidRPr="00B716C2">
                <w:t>Establece un color completamente transparente (valor por defecto de background-color)</w:t>
              </w:r>
            </w:ins>
          </w:p>
        </w:tc>
      </w:tr>
      <w:tr w:rsidR="00B716C2" w:rsidRPr="00B716C2" w14:paraId="69F38A36" w14:textId="77777777" w:rsidTr="00B716C2">
        <w:trPr>
          <w:ins w:id="1797" w:author="Alfredo" w:date="2020-10-10T12:12:00Z"/>
          <w:trPrChange w:id="1798" w:author="Alfredo" w:date="2020-10-10T12:12:00Z">
            <w:trPr>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1799" w:author="Alfredo" w:date="2020-10-10T12:12:00Z">
              <w:tcPr>
                <w:tcW w:w="0" w:type="auto"/>
                <w:vAlign w:val="center"/>
                <w:hideMark/>
              </w:tcPr>
            </w:tcPrChange>
          </w:tcPr>
          <w:p w14:paraId="2BC14B89" w14:textId="77777777" w:rsidR="00B716C2" w:rsidRPr="00B716C2" w:rsidRDefault="00B716C2" w:rsidP="00B716C2">
            <w:pPr>
              <w:spacing w:after="160" w:line="259" w:lineRule="auto"/>
              <w:rPr>
                <w:ins w:id="1800" w:author="Alfredo" w:date="2020-10-10T12:12:00Z"/>
              </w:rPr>
            </w:pPr>
            <w:ins w:id="1801" w:author="Alfredo" w:date="2020-10-10T12:12:00Z">
              <w:r w:rsidRPr="00B716C2">
                <w:t>currentColor</w:t>
              </w:r>
            </w:ins>
          </w:p>
        </w:tc>
        <w:tc>
          <w:tcPr>
            <w:tcW w:w="0" w:type="auto"/>
            <w:hideMark/>
            <w:tcPrChange w:id="1802" w:author="Alfredo" w:date="2020-10-10T12:12:00Z">
              <w:tcPr>
                <w:tcW w:w="0" w:type="auto"/>
                <w:vAlign w:val="center"/>
                <w:hideMark/>
              </w:tcPr>
            </w:tcPrChange>
          </w:tcPr>
          <w:p w14:paraId="317B803E" w14:textId="77777777" w:rsidR="00B716C2" w:rsidRPr="00B716C2" w:rsidRDefault="00B716C2" w:rsidP="00B716C2">
            <w:pPr>
              <w:spacing w:after="160" w:line="259" w:lineRule="auto"/>
              <w:cnfStyle w:val="000000000000" w:firstRow="0" w:lastRow="0" w:firstColumn="0" w:lastColumn="0" w:oddVBand="0" w:evenVBand="0" w:oddHBand="0" w:evenHBand="0" w:firstRowFirstColumn="0" w:firstRowLastColumn="0" w:lastRowFirstColumn="0" w:lastRowLastColumn="0"/>
              <w:rPr>
                <w:ins w:id="1803" w:author="Alfredo" w:date="2020-10-10T12:12:00Z"/>
              </w:rPr>
            </w:pPr>
            <w:ins w:id="1804" w:author="Alfredo" w:date="2020-10-10T12:12:00Z">
              <w:r w:rsidRPr="00B716C2">
                <w:t>Establece el mismo color que se está utilizando para el texto (CSS3 y SVG)</w:t>
              </w:r>
            </w:ins>
          </w:p>
        </w:tc>
      </w:tr>
    </w:tbl>
    <w:p w14:paraId="77508A25" w14:textId="77777777" w:rsidR="00B716C2" w:rsidRDefault="00B716C2">
      <w:pPr>
        <w:spacing w:after="0"/>
        <w:rPr>
          <w:ins w:id="1805" w:author="Alfredo" w:date="2020-10-10T12:12:00Z"/>
        </w:rPr>
        <w:pPrChange w:id="1806" w:author="Alfredo" w:date="2020-10-10T12:12:00Z">
          <w:pPr/>
        </w:pPrChange>
      </w:pPr>
    </w:p>
    <w:p w14:paraId="286863A0" w14:textId="77777777" w:rsidR="003E7F9A" w:rsidRPr="00C910DB" w:rsidRDefault="003E7F9A">
      <w:pPr>
        <w:pStyle w:val="Ttulo3"/>
        <w:rPr>
          <w:ins w:id="1807" w:author="Alfredo" w:date="2020-10-10T12:28:00Z"/>
          <w:rPrChange w:id="1808" w:author="Alfredo" w:date="2020-10-10T12:28:00Z">
            <w:rPr>
              <w:ins w:id="1809" w:author="Alfredo" w:date="2020-10-10T12:28:00Z"/>
            </w:rPr>
          </w:rPrChange>
        </w:rPr>
        <w:pPrChange w:id="1810" w:author="Alfredo" w:date="2020-10-10T13:11:00Z">
          <w:pPr/>
        </w:pPrChange>
      </w:pPr>
      <w:ins w:id="1811" w:author="Alfredo" w:date="2020-10-10T12:28:00Z">
        <w:r w:rsidRPr="00C910DB">
          <w:fldChar w:fldCharType="begin"/>
        </w:r>
        <w:r w:rsidRPr="00C910DB">
          <w:rPr>
            <w:rPrChange w:id="1812" w:author="Alfredo" w:date="2020-10-10T12:28:00Z">
              <w:rPr/>
            </w:rPrChange>
          </w:rPr>
          <w:instrText xml:space="preserve"> HYPERLINK "https://lenguajecss.com/css/colores-y-fondos/colores-css/" \l "formato-rgb" </w:instrText>
        </w:r>
        <w:r w:rsidRPr="00C910DB">
          <w:rPr>
            <w:rPrChange w:id="1813" w:author="Alfredo" w:date="2020-10-10T12:28:00Z">
              <w:rPr/>
            </w:rPrChange>
          </w:rPr>
          <w:fldChar w:fldCharType="separate"/>
        </w:r>
        <w:r w:rsidRPr="00C910DB">
          <w:rPr>
            <w:rStyle w:val="Hipervnculo"/>
            <w:color w:val="0070C0"/>
            <w:u w:val="none"/>
            <w:rPrChange w:id="1814" w:author="Alfredo" w:date="2020-10-10T12:28:00Z">
              <w:rPr>
                <w:rStyle w:val="Hipervnculo"/>
                <w:b/>
                <w:bCs/>
              </w:rPr>
            </w:rPrChange>
          </w:rPr>
          <w:t>Formato RGB</w:t>
        </w:r>
        <w:r w:rsidRPr="00C910DB">
          <w:rPr>
            <w:rPrChange w:id="1815" w:author="Alfredo" w:date="2020-10-10T12:28:00Z">
              <w:rPr/>
            </w:rPrChange>
          </w:rPr>
          <w:fldChar w:fldCharType="end"/>
        </w:r>
      </w:ins>
    </w:p>
    <w:p w14:paraId="47C2B29D" w14:textId="77777777" w:rsidR="003E7F9A" w:rsidRPr="003E7F9A" w:rsidRDefault="003E7F9A" w:rsidP="003E7F9A">
      <w:pPr>
        <w:rPr>
          <w:ins w:id="1816" w:author="Alfredo" w:date="2020-10-10T12:28:00Z"/>
        </w:rPr>
      </w:pPr>
      <w:ins w:id="1817" w:author="Alfredo" w:date="2020-10-10T12:28:00Z">
        <w:r w:rsidRPr="003E7F9A">
          <w:t xml:space="preserve">Uno de los métodos más conocidos por los diseñadores gráficos es utilizar el </w:t>
        </w:r>
        <w:r w:rsidRPr="003E7F9A">
          <w:rPr>
            <w:b/>
            <w:bCs/>
          </w:rPr>
          <w:t>formato RGB</w:t>
        </w:r>
        <w:r w:rsidRPr="003E7F9A">
          <w:t xml:space="preserve">. Las siglas RGB significan </w:t>
        </w:r>
        <w:r w:rsidRPr="003E7F9A">
          <w:rPr>
            <w:b/>
            <w:bCs/>
          </w:rPr>
          <w:t>rojo</w:t>
        </w:r>
        <w:r w:rsidRPr="003E7F9A">
          <w:t xml:space="preserve">, </w:t>
        </w:r>
        <w:r w:rsidRPr="003E7F9A">
          <w:rPr>
            <w:b/>
            <w:bCs/>
          </w:rPr>
          <w:t>verde</w:t>
        </w:r>
        <w:r w:rsidRPr="003E7F9A">
          <w:t xml:space="preserve"> y </w:t>
        </w:r>
        <w:r w:rsidRPr="003E7F9A">
          <w:rPr>
            <w:b/>
            <w:bCs/>
          </w:rPr>
          <w:t>azul</w:t>
        </w:r>
        <w:r w:rsidRPr="003E7F9A">
          <w:t>, por lo que cada cifra (</w:t>
        </w:r>
        <w:r w:rsidRPr="003E7F9A">
          <w:rPr>
            <w:i/>
            <w:iCs/>
          </w:rPr>
          <w:t>del 0 al 255</w:t>
        </w:r>
        <w:r w:rsidRPr="003E7F9A">
          <w:t xml:space="preserve">) representa la intensidad de cada componente de color. Como se puede ver en la siguiente imagen, si utilizamos una cantidad (0, 0, 0) de cada canal, obtenemos el </w:t>
        </w:r>
        <w:r w:rsidRPr="003E7F9A">
          <w:rPr>
            <w:b/>
            <w:bCs/>
          </w:rPr>
          <w:t>color negro</w:t>
        </w:r>
        <w:r w:rsidRPr="003E7F9A">
          <w:t xml:space="preserve">. En cambio, si utilizamos una cantidad (255, 0, 0), obtendremos el </w:t>
        </w:r>
        <w:r w:rsidRPr="003E7F9A">
          <w:rPr>
            <w:b/>
            <w:bCs/>
          </w:rPr>
          <w:t>color rojo</w:t>
        </w:r>
        <w:r w:rsidRPr="003E7F9A">
          <w:t>.</w:t>
        </w:r>
      </w:ins>
    </w:p>
    <w:p w14:paraId="134B0170" w14:textId="192684A9" w:rsidR="003E7F9A" w:rsidRPr="003E7F9A" w:rsidRDefault="003E7F9A">
      <w:pPr>
        <w:jc w:val="center"/>
        <w:rPr>
          <w:ins w:id="1818" w:author="Alfredo" w:date="2020-10-10T12:28:00Z"/>
        </w:rPr>
        <w:pPrChange w:id="1819" w:author="Alfredo" w:date="2020-10-10T12:28:00Z">
          <w:pPr/>
        </w:pPrChange>
      </w:pPr>
      <w:ins w:id="1820" w:author="Alfredo" w:date="2020-10-10T12:28:00Z">
        <w:r w:rsidRPr="003E7F9A">
          <w:rPr>
            <w:noProof/>
            <w:lang w:eastAsia="es-MX"/>
          </w:rPr>
          <w:lastRenderedPageBreak/>
          <w:drawing>
            <wp:inline distT="0" distB="0" distL="0" distR="0" wp14:anchorId="67D318B9" wp14:editId="29B9F449">
              <wp:extent cx="3515379" cy="2257425"/>
              <wp:effectExtent l="0" t="0" r="8890" b="0"/>
              <wp:docPr id="8" name="Imagen 8" descr="Colores RGB (rojo, verde y azu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olores RGB (rojo, verde y azul)"/>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518841" cy="2259648"/>
                      </a:xfrm>
                      <a:prstGeom prst="rect">
                        <a:avLst/>
                      </a:prstGeom>
                      <a:noFill/>
                      <a:ln>
                        <a:noFill/>
                      </a:ln>
                    </pic:spPr>
                  </pic:pic>
                </a:graphicData>
              </a:graphic>
            </wp:inline>
          </w:drawing>
        </w:r>
      </w:ins>
    </w:p>
    <w:p w14:paraId="3F82D558" w14:textId="77777777" w:rsidR="003E7F9A" w:rsidRPr="003E7F9A" w:rsidRDefault="003E7F9A" w:rsidP="003E7F9A">
      <w:pPr>
        <w:rPr>
          <w:ins w:id="1821" w:author="Alfredo" w:date="2020-10-10T12:28:00Z"/>
        </w:rPr>
      </w:pPr>
      <w:ins w:id="1822" w:author="Alfredo" w:date="2020-10-10T12:28:00Z">
        <w:r w:rsidRPr="003E7F9A">
          <w:t>De esta forma, mezclando las cantidades de cada canal, se puede obtener prácticamente cualquier color. Existen muchos esquemas de colores, pero en diseño web nos interesa particularmente el esquema RGB (</w:t>
        </w:r>
        <w:r w:rsidRPr="003E7F9A">
          <w:rPr>
            <w:i/>
            <w:iCs/>
          </w:rPr>
          <w:t>junto al HSL</w:t>
        </w:r>
        <w:r w:rsidRPr="003E7F9A">
          <w:t>).</w:t>
        </w:r>
      </w:ins>
    </w:p>
    <w:p w14:paraId="63F901D5" w14:textId="77777777" w:rsidR="00F67C84" w:rsidRPr="00F67C84" w:rsidRDefault="00F67C84">
      <w:pPr>
        <w:pStyle w:val="Ttulo3"/>
        <w:rPr>
          <w:ins w:id="1823" w:author="Alfredo" w:date="2020-10-10T12:35:00Z"/>
          <w:b w:val="0"/>
          <w:rPrChange w:id="1824" w:author="Alfredo" w:date="2020-10-10T12:35:00Z">
            <w:rPr>
              <w:ins w:id="1825" w:author="Alfredo" w:date="2020-10-10T12:35:00Z"/>
              <w:b/>
            </w:rPr>
          </w:rPrChange>
        </w:rPr>
        <w:pPrChange w:id="1826" w:author="Alfredo" w:date="2020-10-10T13:11:00Z">
          <w:pPr/>
        </w:pPrChange>
      </w:pPr>
      <w:ins w:id="1827" w:author="Alfredo" w:date="2020-10-10T12:35:00Z">
        <w:r w:rsidRPr="00F67C84">
          <w:fldChar w:fldCharType="begin"/>
        </w:r>
        <w:r w:rsidRPr="00F67C84">
          <w:rPr>
            <w:rPrChange w:id="1828" w:author="Alfredo" w:date="2020-10-10T12:35:00Z">
              <w:rPr>
                <w:b/>
              </w:rPr>
            </w:rPrChange>
          </w:rPr>
          <w:instrText xml:space="preserve"> HYPERLINK "https://lenguajecss.com/css/colores-y-fondos/colores-css/" \l "formato-hexadecimal" </w:instrText>
        </w:r>
        <w:r w:rsidRPr="00F67C84">
          <w:rPr>
            <w:rPrChange w:id="1829" w:author="Alfredo" w:date="2020-10-10T12:35:00Z">
              <w:rPr/>
            </w:rPrChange>
          </w:rPr>
          <w:fldChar w:fldCharType="separate"/>
        </w:r>
        <w:r w:rsidRPr="00F67C84">
          <w:rPr>
            <w:rStyle w:val="Hipervnculo"/>
            <w:color w:val="0070C0"/>
            <w:u w:val="none"/>
            <w:rPrChange w:id="1830" w:author="Alfredo" w:date="2020-10-10T12:35:00Z">
              <w:rPr>
                <w:rStyle w:val="Hipervnculo"/>
                <w:b/>
                <w:bCs/>
              </w:rPr>
            </w:rPrChange>
          </w:rPr>
          <w:t>Formato hexadecimal</w:t>
        </w:r>
        <w:r w:rsidRPr="00F67C84">
          <w:rPr>
            <w:rPrChange w:id="1831" w:author="Alfredo" w:date="2020-10-10T12:35:00Z">
              <w:rPr/>
            </w:rPrChange>
          </w:rPr>
          <w:fldChar w:fldCharType="end"/>
        </w:r>
      </w:ins>
    </w:p>
    <w:p w14:paraId="62C82ECE" w14:textId="77777777" w:rsidR="00F67C84" w:rsidRPr="00F67C84" w:rsidRDefault="00F67C84" w:rsidP="00F67C84">
      <w:pPr>
        <w:rPr>
          <w:ins w:id="1832" w:author="Alfredo" w:date="2020-10-10T12:35:00Z"/>
        </w:rPr>
      </w:pPr>
      <w:ins w:id="1833" w:author="Alfredo" w:date="2020-10-10T12:35:00Z">
        <w:r w:rsidRPr="00F67C84">
          <w:t xml:space="preserve">El </w:t>
        </w:r>
        <w:r w:rsidRPr="00F67C84">
          <w:rPr>
            <w:b/>
            <w:bCs/>
          </w:rPr>
          <w:t>formato hexadecimal</w:t>
        </w:r>
        <w:r w:rsidRPr="00F67C84">
          <w:t xml:space="preserve"> es el más utilizado por los desarrolladores web, aunque en principio puede parecer algo extraño y complicado, sobre todo si no has oído hablar nunca del sistema hexadecimal (</w:t>
        </w:r>
        <w:r w:rsidRPr="00F67C84">
          <w:rPr>
            <w:i/>
            <w:iCs/>
          </w:rPr>
          <w:t>sistema en base 16 en lugar del que utilizamos normalmente, en base 10</w:t>
        </w:r>
        <w:r w:rsidRPr="00F67C84">
          <w:t>).</w:t>
        </w:r>
      </w:ins>
    </w:p>
    <w:p w14:paraId="34B87A4A" w14:textId="77777777" w:rsidR="00F67C84" w:rsidRPr="00F67C84" w:rsidRDefault="00F67C84" w:rsidP="00F67C84">
      <w:pPr>
        <w:rPr>
          <w:ins w:id="1834" w:author="Alfredo" w:date="2020-10-10T12:35:00Z"/>
        </w:rPr>
      </w:pPr>
      <w:ins w:id="1835" w:author="Alfredo" w:date="2020-10-10T12:35:00Z">
        <w:r w:rsidRPr="00F67C84">
          <w:t xml:space="preserve">Cada par de letras simboliza el valor del RGB en el sistema de numeración hexadecimal, así pues, el color </w:t>
        </w:r>
        <w:r w:rsidRPr="00F67C84">
          <w:rPr>
            <w:b/>
            <w:bCs/>
          </w:rPr>
          <w:t>#FF0000</w:t>
        </w:r>
        <w:r w:rsidRPr="00F67C84">
          <w:t>, o sea HEX(FF,00,00), es equivalente al RGB(255,0,0), que es también equivalente al HSL(0, 100%, 100%). Veamos algunos ejemplos para clarificarlo:</w:t>
        </w:r>
      </w:ins>
    </w:p>
    <w:tbl>
      <w:tblPr>
        <w:tblStyle w:val="Tabladecuadrcula4-nfasis3"/>
        <w:tblW w:w="0" w:type="auto"/>
        <w:jc w:val="center"/>
        <w:tblLook w:val="04A0" w:firstRow="1" w:lastRow="0" w:firstColumn="1" w:lastColumn="0" w:noHBand="0" w:noVBand="1"/>
        <w:tblPrChange w:id="1836" w:author="Alfredo" w:date="2020-10-10T12:35:00Z">
          <w:tblPr>
            <w:tblW w:w="0" w:type="auto"/>
            <w:tblCellSpacing w:w="15" w:type="dxa"/>
            <w:tblCellMar>
              <w:top w:w="15" w:type="dxa"/>
              <w:left w:w="15" w:type="dxa"/>
              <w:bottom w:w="15" w:type="dxa"/>
              <w:right w:w="15" w:type="dxa"/>
            </w:tblCellMar>
            <w:tblLook w:val="04A0" w:firstRow="1" w:lastRow="0" w:firstColumn="1" w:lastColumn="0" w:noHBand="0" w:noVBand="1"/>
          </w:tblPr>
        </w:tblPrChange>
      </w:tblPr>
      <w:tblGrid>
        <w:gridCol w:w="1392"/>
        <w:gridCol w:w="1594"/>
        <w:gridCol w:w="1330"/>
        <w:gridCol w:w="1983"/>
        <w:tblGridChange w:id="1837">
          <w:tblGrid>
            <w:gridCol w:w="1251"/>
            <w:gridCol w:w="1438"/>
            <w:gridCol w:w="1174"/>
            <w:gridCol w:w="1842"/>
          </w:tblGrid>
        </w:tblGridChange>
      </w:tblGrid>
      <w:tr w:rsidR="00F67C84" w:rsidRPr="00F67C84" w14:paraId="19E1F9AA" w14:textId="77777777" w:rsidTr="00F67C84">
        <w:trPr>
          <w:cnfStyle w:val="100000000000" w:firstRow="1" w:lastRow="0" w:firstColumn="0" w:lastColumn="0" w:oddVBand="0" w:evenVBand="0" w:oddHBand="0" w:evenHBand="0" w:firstRowFirstColumn="0" w:firstRowLastColumn="0" w:lastRowFirstColumn="0" w:lastRowLastColumn="0"/>
          <w:jc w:val="center"/>
          <w:ins w:id="1838" w:author="Alfredo" w:date="2020-10-10T12:35:00Z"/>
          <w:trPrChange w:id="1839" w:author="Alfredo" w:date="2020-10-10T12:35:00Z">
            <w:trPr>
              <w:tblHeader/>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1840" w:author="Alfredo" w:date="2020-10-10T12:35:00Z">
              <w:tcPr>
                <w:tcW w:w="0" w:type="auto"/>
                <w:vAlign w:val="center"/>
                <w:hideMark/>
              </w:tcPr>
            </w:tcPrChange>
          </w:tcPr>
          <w:p w14:paraId="2438407A" w14:textId="77777777" w:rsidR="00F67C84" w:rsidRPr="00F67C84" w:rsidRDefault="00F67C84" w:rsidP="00F67C84">
            <w:pPr>
              <w:spacing w:after="160" w:line="259" w:lineRule="auto"/>
              <w:cnfStyle w:val="101000000000" w:firstRow="1" w:lastRow="0" w:firstColumn="1" w:lastColumn="0" w:oddVBand="0" w:evenVBand="0" w:oddHBand="0" w:evenHBand="0" w:firstRowFirstColumn="0" w:firstRowLastColumn="0" w:lastRowFirstColumn="0" w:lastRowLastColumn="0"/>
              <w:rPr>
                <w:ins w:id="1841" w:author="Alfredo" w:date="2020-10-10T12:35:00Z"/>
              </w:rPr>
            </w:pPr>
            <w:ins w:id="1842" w:author="Alfredo" w:date="2020-10-10T12:35:00Z">
              <w:r w:rsidRPr="00F67C84">
                <w:t>Hexadecimal</w:t>
              </w:r>
            </w:ins>
          </w:p>
        </w:tc>
        <w:tc>
          <w:tcPr>
            <w:tcW w:w="0" w:type="auto"/>
            <w:hideMark/>
            <w:tcPrChange w:id="1843" w:author="Alfredo" w:date="2020-10-10T12:35:00Z">
              <w:tcPr>
                <w:tcW w:w="0" w:type="auto"/>
                <w:vAlign w:val="center"/>
                <w:hideMark/>
              </w:tcPr>
            </w:tcPrChange>
          </w:tcPr>
          <w:p w14:paraId="1D0E48C3" w14:textId="77777777" w:rsidR="00F67C84" w:rsidRPr="00F67C84" w:rsidRDefault="00F67C84" w:rsidP="00F67C84">
            <w:pPr>
              <w:spacing w:after="160" w:line="259" w:lineRule="auto"/>
              <w:cnfStyle w:val="100000000000" w:firstRow="1" w:lastRow="0" w:firstColumn="0" w:lastColumn="0" w:oddVBand="0" w:evenVBand="0" w:oddHBand="0" w:evenHBand="0" w:firstRowFirstColumn="0" w:firstRowLastColumn="0" w:lastRowFirstColumn="0" w:lastRowLastColumn="0"/>
              <w:rPr>
                <w:ins w:id="1844" w:author="Alfredo" w:date="2020-10-10T12:35:00Z"/>
              </w:rPr>
            </w:pPr>
            <w:ins w:id="1845" w:author="Alfredo" w:date="2020-10-10T12:35:00Z">
              <w:r w:rsidRPr="00F67C84">
                <w:t>Hex. abreviado</w:t>
              </w:r>
            </w:ins>
          </w:p>
        </w:tc>
        <w:tc>
          <w:tcPr>
            <w:tcW w:w="0" w:type="auto"/>
            <w:hideMark/>
            <w:tcPrChange w:id="1846" w:author="Alfredo" w:date="2020-10-10T12:35:00Z">
              <w:tcPr>
                <w:tcW w:w="0" w:type="auto"/>
                <w:vAlign w:val="center"/>
                <w:hideMark/>
              </w:tcPr>
            </w:tcPrChange>
          </w:tcPr>
          <w:p w14:paraId="480A1C68" w14:textId="77777777" w:rsidR="00F67C84" w:rsidRPr="00F67C84" w:rsidRDefault="00F67C84" w:rsidP="00F67C84">
            <w:pPr>
              <w:spacing w:after="160" w:line="259" w:lineRule="auto"/>
              <w:cnfStyle w:val="100000000000" w:firstRow="1" w:lastRow="0" w:firstColumn="0" w:lastColumn="0" w:oddVBand="0" w:evenVBand="0" w:oddHBand="0" w:evenHBand="0" w:firstRowFirstColumn="0" w:firstRowLastColumn="0" w:lastRowFirstColumn="0" w:lastRowLastColumn="0"/>
              <w:rPr>
                <w:ins w:id="1847" w:author="Alfredo" w:date="2020-10-10T12:35:00Z"/>
              </w:rPr>
            </w:pPr>
            <w:ins w:id="1848" w:author="Alfredo" w:date="2020-10-10T12:35:00Z">
              <w:r w:rsidRPr="00F67C84">
                <w:t>Color RGB</w:t>
              </w:r>
            </w:ins>
          </w:p>
        </w:tc>
        <w:tc>
          <w:tcPr>
            <w:tcW w:w="0" w:type="auto"/>
            <w:hideMark/>
            <w:tcPrChange w:id="1849" w:author="Alfredo" w:date="2020-10-10T12:35:00Z">
              <w:tcPr>
                <w:tcW w:w="0" w:type="auto"/>
                <w:vAlign w:val="center"/>
                <w:hideMark/>
              </w:tcPr>
            </w:tcPrChange>
          </w:tcPr>
          <w:p w14:paraId="46F0AB21" w14:textId="77777777" w:rsidR="00F67C84" w:rsidRPr="00F67C84" w:rsidRDefault="00F67C84" w:rsidP="00F67C84">
            <w:pPr>
              <w:spacing w:after="160" w:line="259" w:lineRule="auto"/>
              <w:cnfStyle w:val="100000000000" w:firstRow="1" w:lastRow="0" w:firstColumn="0" w:lastColumn="0" w:oddVBand="0" w:evenVBand="0" w:oddHBand="0" w:evenHBand="0" w:firstRowFirstColumn="0" w:firstRowLastColumn="0" w:lastRowFirstColumn="0" w:lastRowLastColumn="0"/>
              <w:rPr>
                <w:ins w:id="1850" w:author="Alfredo" w:date="2020-10-10T12:35:00Z"/>
              </w:rPr>
            </w:pPr>
            <w:ins w:id="1851" w:author="Alfredo" w:date="2020-10-10T12:35:00Z">
              <w:r w:rsidRPr="00F67C84">
                <w:t>Palabra clave</w:t>
              </w:r>
            </w:ins>
          </w:p>
        </w:tc>
      </w:tr>
      <w:tr w:rsidR="00F67C84" w:rsidRPr="00F67C84" w14:paraId="2B25CABF" w14:textId="77777777" w:rsidTr="00F67C84">
        <w:trPr>
          <w:cnfStyle w:val="000000100000" w:firstRow="0" w:lastRow="0" w:firstColumn="0" w:lastColumn="0" w:oddVBand="0" w:evenVBand="0" w:oddHBand="1" w:evenHBand="0" w:firstRowFirstColumn="0" w:firstRowLastColumn="0" w:lastRowFirstColumn="0" w:lastRowLastColumn="0"/>
          <w:jc w:val="center"/>
          <w:ins w:id="1852" w:author="Alfredo" w:date="2020-10-10T12:35:00Z"/>
          <w:trPrChange w:id="1853" w:author="Alfredo" w:date="2020-10-10T12:35:00Z">
            <w:trPr>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1854" w:author="Alfredo" w:date="2020-10-10T12:35:00Z">
              <w:tcPr>
                <w:tcW w:w="0" w:type="auto"/>
                <w:vAlign w:val="center"/>
                <w:hideMark/>
              </w:tcPr>
            </w:tcPrChange>
          </w:tcPr>
          <w:p w14:paraId="0D33BF16" w14:textId="77777777" w:rsidR="00F67C84" w:rsidRPr="00F67C84" w:rsidRDefault="00F67C84" w:rsidP="00F67C84">
            <w:pPr>
              <w:spacing w:after="160" w:line="259" w:lineRule="auto"/>
              <w:cnfStyle w:val="001000100000" w:firstRow="0" w:lastRow="0" w:firstColumn="1" w:lastColumn="0" w:oddVBand="0" w:evenVBand="0" w:oddHBand="1" w:evenHBand="0" w:firstRowFirstColumn="0" w:firstRowLastColumn="0" w:lastRowFirstColumn="0" w:lastRowLastColumn="0"/>
              <w:rPr>
                <w:ins w:id="1855" w:author="Alfredo" w:date="2020-10-10T12:35:00Z"/>
              </w:rPr>
            </w:pPr>
            <w:ins w:id="1856" w:author="Alfredo" w:date="2020-10-10T12:35:00Z">
              <w:r w:rsidRPr="00F67C84">
                <w:t>#FF0000</w:t>
              </w:r>
            </w:ins>
          </w:p>
        </w:tc>
        <w:tc>
          <w:tcPr>
            <w:tcW w:w="0" w:type="auto"/>
            <w:hideMark/>
            <w:tcPrChange w:id="1857" w:author="Alfredo" w:date="2020-10-10T12:35:00Z">
              <w:tcPr>
                <w:tcW w:w="0" w:type="auto"/>
                <w:vAlign w:val="center"/>
                <w:hideMark/>
              </w:tcPr>
            </w:tcPrChange>
          </w:tcPr>
          <w:p w14:paraId="153657AE" w14:textId="77777777" w:rsidR="00F67C84" w:rsidRPr="00F67C84" w:rsidRDefault="00F67C84" w:rsidP="00F67C84">
            <w:pPr>
              <w:spacing w:after="160" w:line="259" w:lineRule="auto"/>
              <w:cnfStyle w:val="000000100000" w:firstRow="0" w:lastRow="0" w:firstColumn="0" w:lastColumn="0" w:oddVBand="0" w:evenVBand="0" w:oddHBand="1" w:evenHBand="0" w:firstRowFirstColumn="0" w:firstRowLastColumn="0" w:lastRowFirstColumn="0" w:lastRowLastColumn="0"/>
              <w:rPr>
                <w:ins w:id="1858" w:author="Alfredo" w:date="2020-10-10T12:35:00Z"/>
              </w:rPr>
            </w:pPr>
            <w:ins w:id="1859" w:author="Alfredo" w:date="2020-10-10T12:35:00Z">
              <w:r w:rsidRPr="00F67C84">
                <w:t>#F00</w:t>
              </w:r>
            </w:ins>
          </w:p>
        </w:tc>
        <w:tc>
          <w:tcPr>
            <w:tcW w:w="0" w:type="auto"/>
            <w:hideMark/>
            <w:tcPrChange w:id="1860" w:author="Alfredo" w:date="2020-10-10T12:35:00Z">
              <w:tcPr>
                <w:tcW w:w="0" w:type="auto"/>
                <w:vAlign w:val="center"/>
                <w:hideMark/>
              </w:tcPr>
            </w:tcPrChange>
          </w:tcPr>
          <w:p w14:paraId="60CE79E3" w14:textId="77777777" w:rsidR="00F67C84" w:rsidRPr="00F67C84" w:rsidRDefault="00F67C84" w:rsidP="00F67C84">
            <w:pPr>
              <w:spacing w:after="160" w:line="259" w:lineRule="auto"/>
              <w:cnfStyle w:val="000000100000" w:firstRow="0" w:lastRow="0" w:firstColumn="0" w:lastColumn="0" w:oddVBand="0" w:evenVBand="0" w:oddHBand="1" w:evenHBand="0" w:firstRowFirstColumn="0" w:firstRowLastColumn="0" w:lastRowFirstColumn="0" w:lastRowLastColumn="0"/>
              <w:rPr>
                <w:ins w:id="1861" w:author="Alfredo" w:date="2020-10-10T12:35:00Z"/>
              </w:rPr>
            </w:pPr>
            <w:ins w:id="1862" w:author="Alfredo" w:date="2020-10-10T12:35:00Z">
              <w:r w:rsidRPr="00F67C84">
                <w:t>255,0,0</w:t>
              </w:r>
            </w:ins>
          </w:p>
        </w:tc>
        <w:tc>
          <w:tcPr>
            <w:tcW w:w="0" w:type="auto"/>
            <w:hideMark/>
            <w:tcPrChange w:id="1863" w:author="Alfredo" w:date="2020-10-10T12:35:00Z">
              <w:tcPr>
                <w:tcW w:w="0" w:type="auto"/>
                <w:vAlign w:val="center"/>
                <w:hideMark/>
              </w:tcPr>
            </w:tcPrChange>
          </w:tcPr>
          <w:p w14:paraId="6C26E4D6" w14:textId="77777777" w:rsidR="00F67C84" w:rsidRPr="00F67C84" w:rsidRDefault="00F67C84" w:rsidP="00F67C84">
            <w:pPr>
              <w:spacing w:after="160" w:line="259" w:lineRule="auto"/>
              <w:cnfStyle w:val="000000100000" w:firstRow="0" w:lastRow="0" w:firstColumn="0" w:lastColumn="0" w:oddVBand="0" w:evenVBand="0" w:oddHBand="1" w:evenHBand="0" w:firstRowFirstColumn="0" w:firstRowLastColumn="0" w:lastRowFirstColumn="0" w:lastRowLastColumn="0"/>
              <w:rPr>
                <w:ins w:id="1864" w:author="Alfredo" w:date="2020-10-10T12:35:00Z"/>
              </w:rPr>
            </w:pPr>
            <w:ins w:id="1865" w:author="Alfredo" w:date="2020-10-10T12:35:00Z">
              <w:r w:rsidRPr="00F67C84">
                <w:t>red (rojo)</w:t>
              </w:r>
            </w:ins>
          </w:p>
        </w:tc>
      </w:tr>
      <w:tr w:rsidR="00F67C84" w:rsidRPr="00F67C84" w14:paraId="37CAAF02" w14:textId="77777777" w:rsidTr="00F67C84">
        <w:trPr>
          <w:jc w:val="center"/>
          <w:ins w:id="1866" w:author="Alfredo" w:date="2020-10-10T12:35:00Z"/>
          <w:trPrChange w:id="1867" w:author="Alfredo" w:date="2020-10-10T12:35:00Z">
            <w:trPr>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1868" w:author="Alfredo" w:date="2020-10-10T12:35:00Z">
              <w:tcPr>
                <w:tcW w:w="0" w:type="auto"/>
                <w:vAlign w:val="center"/>
                <w:hideMark/>
              </w:tcPr>
            </w:tcPrChange>
          </w:tcPr>
          <w:p w14:paraId="63DFD588" w14:textId="77777777" w:rsidR="00F67C84" w:rsidRPr="00F67C84" w:rsidRDefault="00F67C84" w:rsidP="00F67C84">
            <w:pPr>
              <w:spacing w:after="160" w:line="259" w:lineRule="auto"/>
              <w:rPr>
                <w:ins w:id="1869" w:author="Alfredo" w:date="2020-10-10T12:35:00Z"/>
              </w:rPr>
            </w:pPr>
            <w:ins w:id="1870" w:author="Alfredo" w:date="2020-10-10T12:35:00Z">
              <w:r w:rsidRPr="00F67C84">
                <w:t>#000000</w:t>
              </w:r>
            </w:ins>
          </w:p>
        </w:tc>
        <w:tc>
          <w:tcPr>
            <w:tcW w:w="0" w:type="auto"/>
            <w:hideMark/>
            <w:tcPrChange w:id="1871" w:author="Alfredo" w:date="2020-10-10T12:35:00Z">
              <w:tcPr>
                <w:tcW w:w="0" w:type="auto"/>
                <w:vAlign w:val="center"/>
                <w:hideMark/>
              </w:tcPr>
            </w:tcPrChange>
          </w:tcPr>
          <w:p w14:paraId="1D0F9B93" w14:textId="77777777" w:rsidR="00F67C84" w:rsidRPr="00F67C84" w:rsidRDefault="00F67C84" w:rsidP="00F67C84">
            <w:pPr>
              <w:spacing w:after="160" w:line="259" w:lineRule="auto"/>
              <w:cnfStyle w:val="000000000000" w:firstRow="0" w:lastRow="0" w:firstColumn="0" w:lastColumn="0" w:oddVBand="0" w:evenVBand="0" w:oddHBand="0" w:evenHBand="0" w:firstRowFirstColumn="0" w:firstRowLastColumn="0" w:lastRowFirstColumn="0" w:lastRowLastColumn="0"/>
              <w:rPr>
                <w:ins w:id="1872" w:author="Alfredo" w:date="2020-10-10T12:35:00Z"/>
              </w:rPr>
            </w:pPr>
            <w:ins w:id="1873" w:author="Alfredo" w:date="2020-10-10T12:35:00Z">
              <w:r w:rsidRPr="00F67C84">
                <w:t>#000</w:t>
              </w:r>
            </w:ins>
          </w:p>
        </w:tc>
        <w:tc>
          <w:tcPr>
            <w:tcW w:w="0" w:type="auto"/>
            <w:hideMark/>
            <w:tcPrChange w:id="1874" w:author="Alfredo" w:date="2020-10-10T12:35:00Z">
              <w:tcPr>
                <w:tcW w:w="0" w:type="auto"/>
                <w:vAlign w:val="center"/>
                <w:hideMark/>
              </w:tcPr>
            </w:tcPrChange>
          </w:tcPr>
          <w:p w14:paraId="7AD00FB8" w14:textId="77777777" w:rsidR="00F67C84" w:rsidRPr="00F67C84" w:rsidRDefault="00F67C84" w:rsidP="00F67C84">
            <w:pPr>
              <w:spacing w:after="160" w:line="259" w:lineRule="auto"/>
              <w:cnfStyle w:val="000000000000" w:firstRow="0" w:lastRow="0" w:firstColumn="0" w:lastColumn="0" w:oddVBand="0" w:evenVBand="0" w:oddHBand="0" w:evenHBand="0" w:firstRowFirstColumn="0" w:firstRowLastColumn="0" w:lastRowFirstColumn="0" w:lastRowLastColumn="0"/>
              <w:rPr>
                <w:ins w:id="1875" w:author="Alfredo" w:date="2020-10-10T12:35:00Z"/>
              </w:rPr>
            </w:pPr>
            <w:ins w:id="1876" w:author="Alfredo" w:date="2020-10-10T12:35:00Z">
              <w:r w:rsidRPr="00F67C84">
                <w:t>0,0,0</w:t>
              </w:r>
            </w:ins>
          </w:p>
        </w:tc>
        <w:tc>
          <w:tcPr>
            <w:tcW w:w="0" w:type="auto"/>
            <w:hideMark/>
            <w:tcPrChange w:id="1877" w:author="Alfredo" w:date="2020-10-10T12:35:00Z">
              <w:tcPr>
                <w:tcW w:w="0" w:type="auto"/>
                <w:vAlign w:val="center"/>
                <w:hideMark/>
              </w:tcPr>
            </w:tcPrChange>
          </w:tcPr>
          <w:p w14:paraId="1AF80453" w14:textId="77777777" w:rsidR="00F67C84" w:rsidRPr="00F67C84" w:rsidRDefault="00F67C84" w:rsidP="00F67C84">
            <w:pPr>
              <w:spacing w:after="160" w:line="259" w:lineRule="auto"/>
              <w:cnfStyle w:val="000000000000" w:firstRow="0" w:lastRow="0" w:firstColumn="0" w:lastColumn="0" w:oddVBand="0" w:evenVBand="0" w:oddHBand="0" w:evenHBand="0" w:firstRowFirstColumn="0" w:firstRowLastColumn="0" w:lastRowFirstColumn="0" w:lastRowLastColumn="0"/>
              <w:rPr>
                <w:ins w:id="1878" w:author="Alfredo" w:date="2020-10-10T12:35:00Z"/>
              </w:rPr>
            </w:pPr>
            <w:ins w:id="1879" w:author="Alfredo" w:date="2020-10-10T12:35:00Z">
              <w:r w:rsidRPr="00F67C84">
                <w:t>black (negro)</w:t>
              </w:r>
            </w:ins>
          </w:p>
        </w:tc>
      </w:tr>
      <w:tr w:rsidR="00F67C84" w:rsidRPr="00F67C84" w14:paraId="669A85C1" w14:textId="77777777" w:rsidTr="00F67C84">
        <w:trPr>
          <w:cnfStyle w:val="000000100000" w:firstRow="0" w:lastRow="0" w:firstColumn="0" w:lastColumn="0" w:oddVBand="0" w:evenVBand="0" w:oddHBand="1" w:evenHBand="0" w:firstRowFirstColumn="0" w:firstRowLastColumn="0" w:lastRowFirstColumn="0" w:lastRowLastColumn="0"/>
          <w:jc w:val="center"/>
          <w:ins w:id="1880" w:author="Alfredo" w:date="2020-10-10T12:35:00Z"/>
          <w:trPrChange w:id="1881" w:author="Alfredo" w:date="2020-10-10T12:35:00Z">
            <w:trPr>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1882" w:author="Alfredo" w:date="2020-10-10T12:35:00Z">
              <w:tcPr>
                <w:tcW w:w="0" w:type="auto"/>
                <w:vAlign w:val="center"/>
                <w:hideMark/>
              </w:tcPr>
            </w:tcPrChange>
          </w:tcPr>
          <w:p w14:paraId="75A8A4CF" w14:textId="77777777" w:rsidR="00F67C84" w:rsidRPr="00F67C84" w:rsidRDefault="00F67C84" w:rsidP="00F67C84">
            <w:pPr>
              <w:spacing w:after="160" w:line="259" w:lineRule="auto"/>
              <w:cnfStyle w:val="001000100000" w:firstRow="0" w:lastRow="0" w:firstColumn="1" w:lastColumn="0" w:oddVBand="0" w:evenVBand="0" w:oddHBand="1" w:evenHBand="0" w:firstRowFirstColumn="0" w:firstRowLastColumn="0" w:lastRowFirstColumn="0" w:lastRowLastColumn="0"/>
              <w:rPr>
                <w:ins w:id="1883" w:author="Alfredo" w:date="2020-10-10T12:35:00Z"/>
              </w:rPr>
            </w:pPr>
            <w:ins w:id="1884" w:author="Alfredo" w:date="2020-10-10T12:35:00Z">
              <w:r w:rsidRPr="00F67C84">
                <w:t>#00FFFF</w:t>
              </w:r>
            </w:ins>
          </w:p>
        </w:tc>
        <w:tc>
          <w:tcPr>
            <w:tcW w:w="0" w:type="auto"/>
            <w:hideMark/>
            <w:tcPrChange w:id="1885" w:author="Alfredo" w:date="2020-10-10T12:35:00Z">
              <w:tcPr>
                <w:tcW w:w="0" w:type="auto"/>
                <w:vAlign w:val="center"/>
                <w:hideMark/>
              </w:tcPr>
            </w:tcPrChange>
          </w:tcPr>
          <w:p w14:paraId="61C7852B" w14:textId="77777777" w:rsidR="00F67C84" w:rsidRPr="00F67C84" w:rsidRDefault="00F67C84" w:rsidP="00F67C84">
            <w:pPr>
              <w:spacing w:after="160" w:line="259" w:lineRule="auto"/>
              <w:cnfStyle w:val="000000100000" w:firstRow="0" w:lastRow="0" w:firstColumn="0" w:lastColumn="0" w:oddVBand="0" w:evenVBand="0" w:oddHBand="1" w:evenHBand="0" w:firstRowFirstColumn="0" w:firstRowLastColumn="0" w:lastRowFirstColumn="0" w:lastRowLastColumn="0"/>
              <w:rPr>
                <w:ins w:id="1886" w:author="Alfredo" w:date="2020-10-10T12:35:00Z"/>
              </w:rPr>
            </w:pPr>
            <w:ins w:id="1887" w:author="Alfredo" w:date="2020-10-10T12:35:00Z">
              <w:r w:rsidRPr="00F67C84">
                <w:t>#0FF</w:t>
              </w:r>
            </w:ins>
          </w:p>
        </w:tc>
        <w:tc>
          <w:tcPr>
            <w:tcW w:w="0" w:type="auto"/>
            <w:hideMark/>
            <w:tcPrChange w:id="1888" w:author="Alfredo" w:date="2020-10-10T12:35:00Z">
              <w:tcPr>
                <w:tcW w:w="0" w:type="auto"/>
                <w:vAlign w:val="center"/>
                <w:hideMark/>
              </w:tcPr>
            </w:tcPrChange>
          </w:tcPr>
          <w:p w14:paraId="3E4CB915" w14:textId="77777777" w:rsidR="00F67C84" w:rsidRPr="00F67C84" w:rsidRDefault="00F67C84" w:rsidP="00F67C84">
            <w:pPr>
              <w:spacing w:after="160" w:line="259" w:lineRule="auto"/>
              <w:cnfStyle w:val="000000100000" w:firstRow="0" w:lastRow="0" w:firstColumn="0" w:lastColumn="0" w:oddVBand="0" w:evenVBand="0" w:oddHBand="1" w:evenHBand="0" w:firstRowFirstColumn="0" w:firstRowLastColumn="0" w:lastRowFirstColumn="0" w:lastRowLastColumn="0"/>
              <w:rPr>
                <w:ins w:id="1889" w:author="Alfredo" w:date="2020-10-10T12:35:00Z"/>
              </w:rPr>
            </w:pPr>
            <w:ins w:id="1890" w:author="Alfredo" w:date="2020-10-10T12:35:00Z">
              <w:r w:rsidRPr="00F67C84">
                <w:t>0, 255, 255</w:t>
              </w:r>
            </w:ins>
          </w:p>
        </w:tc>
        <w:tc>
          <w:tcPr>
            <w:tcW w:w="0" w:type="auto"/>
            <w:hideMark/>
            <w:tcPrChange w:id="1891" w:author="Alfredo" w:date="2020-10-10T12:35:00Z">
              <w:tcPr>
                <w:tcW w:w="0" w:type="auto"/>
                <w:vAlign w:val="center"/>
                <w:hideMark/>
              </w:tcPr>
            </w:tcPrChange>
          </w:tcPr>
          <w:p w14:paraId="20653B24" w14:textId="77777777" w:rsidR="00F67C84" w:rsidRPr="00F67C84" w:rsidRDefault="00F67C84" w:rsidP="00F67C84">
            <w:pPr>
              <w:spacing w:after="160" w:line="259" w:lineRule="auto"/>
              <w:cnfStyle w:val="000000100000" w:firstRow="0" w:lastRow="0" w:firstColumn="0" w:lastColumn="0" w:oddVBand="0" w:evenVBand="0" w:oddHBand="1" w:evenHBand="0" w:firstRowFirstColumn="0" w:firstRowLastColumn="0" w:lastRowFirstColumn="0" w:lastRowLastColumn="0"/>
              <w:rPr>
                <w:ins w:id="1892" w:author="Alfredo" w:date="2020-10-10T12:35:00Z"/>
              </w:rPr>
            </w:pPr>
            <w:ins w:id="1893" w:author="Alfredo" w:date="2020-10-10T12:35:00Z">
              <w:r w:rsidRPr="00F67C84">
                <w:t>cyan (azul claro)</w:t>
              </w:r>
            </w:ins>
          </w:p>
        </w:tc>
      </w:tr>
      <w:tr w:rsidR="00F67C84" w:rsidRPr="00F67C84" w14:paraId="3CE575B6" w14:textId="77777777" w:rsidTr="00F67C84">
        <w:trPr>
          <w:jc w:val="center"/>
          <w:ins w:id="1894" w:author="Alfredo" w:date="2020-10-10T12:35:00Z"/>
          <w:trPrChange w:id="1895" w:author="Alfredo" w:date="2020-10-10T12:35:00Z">
            <w:trPr>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1896" w:author="Alfredo" w:date="2020-10-10T12:35:00Z">
              <w:tcPr>
                <w:tcW w:w="0" w:type="auto"/>
                <w:vAlign w:val="center"/>
                <w:hideMark/>
              </w:tcPr>
            </w:tcPrChange>
          </w:tcPr>
          <w:p w14:paraId="510A275C" w14:textId="77777777" w:rsidR="00F67C84" w:rsidRPr="00F67C84" w:rsidRDefault="00F67C84" w:rsidP="00F67C84">
            <w:pPr>
              <w:spacing w:after="160" w:line="259" w:lineRule="auto"/>
              <w:rPr>
                <w:ins w:id="1897" w:author="Alfredo" w:date="2020-10-10T12:35:00Z"/>
              </w:rPr>
            </w:pPr>
            <w:ins w:id="1898" w:author="Alfredo" w:date="2020-10-10T12:35:00Z">
              <w:r w:rsidRPr="00F67C84">
                <w:t>#9370DB</w:t>
              </w:r>
            </w:ins>
          </w:p>
        </w:tc>
        <w:tc>
          <w:tcPr>
            <w:tcW w:w="0" w:type="auto"/>
            <w:hideMark/>
            <w:tcPrChange w:id="1899" w:author="Alfredo" w:date="2020-10-10T12:35:00Z">
              <w:tcPr>
                <w:tcW w:w="0" w:type="auto"/>
                <w:vAlign w:val="center"/>
                <w:hideMark/>
              </w:tcPr>
            </w:tcPrChange>
          </w:tcPr>
          <w:p w14:paraId="0D94E3FE" w14:textId="77777777" w:rsidR="00F67C84" w:rsidRPr="00F67C84" w:rsidRDefault="00F67C84" w:rsidP="00F67C84">
            <w:pPr>
              <w:spacing w:after="160" w:line="259" w:lineRule="auto"/>
              <w:cnfStyle w:val="000000000000" w:firstRow="0" w:lastRow="0" w:firstColumn="0" w:lastColumn="0" w:oddVBand="0" w:evenVBand="0" w:oddHBand="0" w:evenHBand="0" w:firstRowFirstColumn="0" w:firstRowLastColumn="0" w:lastRowFirstColumn="0" w:lastRowLastColumn="0"/>
              <w:rPr>
                <w:ins w:id="1900" w:author="Alfredo" w:date="2020-10-10T12:35:00Z"/>
              </w:rPr>
            </w:pPr>
            <w:ins w:id="1901" w:author="Alfredo" w:date="2020-10-10T12:35:00Z">
              <w:r w:rsidRPr="00F67C84">
                <w:t>#97D</w:t>
              </w:r>
            </w:ins>
          </w:p>
        </w:tc>
        <w:tc>
          <w:tcPr>
            <w:tcW w:w="0" w:type="auto"/>
            <w:hideMark/>
            <w:tcPrChange w:id="1902" w:author="Alfredo" w:date="2020-10-10T12:35:00Z">
              <w:tcPr>
                <w:tcW w:w="0" w:type="auto"/>
                <w:vAlign w:val="center"/>
                <w:hideMark/>
              </w:tcPr>
            </w:tcPrChange>
          </w:tcPr>
          <w:p w14:paraId="23FB4C82" w14:textId="77777777" w:rsidR="00F67C84" w:rsidRPr="00F67C84" w:rsidRDefault="00F67C84" w:rsidP="00F67C84">
            <w:pPr>
              <w:spacing w:after="160" w:line="259" w:lineRule="auto"/>
              <w:cnfStyle w:val="000000000000" w:firstRow="0" w:lastRow="0" w:firstColumn="0" w:lastColumn="0" w:oddVBand="0" w:evenVBand="0" w:oddHBand="0" w:evenHBand="0" w:firstRowFirstColumn="0" w:firstRowLastColumn="0" w:lastRowFirstColumn="0" w:lastRowLastColumn="0"/>
              <w:rPr>
                <w:ins w:id="1903" w:author="Alfredo" w:date="2020-10-10T12:35:00Z"/>
              </w:rPr>
            </w:pPr>
            <w:ins w:id="1904" w:author="Alfredo" w:date="2020-10-10T12:35:00Z">
              <w:r w:rsidRPr="00F67C84">
                <w:t>147,112,219</w:t>
              </w:r>
            </w:ins>
          </w:p>
        </w:tc>
        <w:tc>
          <w:tcPr>
            <w:tcW w:w="0" w:type="auto"/>
            <w:hideMark/>
            <w:tcPrChange w:id="1905" w:author="Alfredo" w:date="2020-10-10T12:35:00Z">
              <w:tcPr>
                <w:tcW w:w="0" w:type="auto"/>
                <w:vAlign w:val="center"/>
                <w:hideMark/>
              </w:tcPr>
            </w:tcPrChange>
          </w:tcPr>
          <w:p w14:paraId="7AB2EAC5" w14:textId="77777777" w:rsidR="00F67C84" w:rsidRPr="00F67C84" w:rsidRDefault="00F67C84" w:rsidP="00F67C84">
            <w:pPr>
              <w:spacing w:after="160" w:line="259" w:lineRule="auto"/>
              <w:cnfStyle w:val="000000000000" w:firstRow="0" w:lastRow="0" w:firstColumn="0" w:lastColumn="0" w:oddVBand="0" w:evenVBand="0" w:oddHBand="0" w:evenHBand="0" w:firstRowFirstColumn="0" w:firstRowLastColumn="0" w:lastRowFirstColumn="0" w:lastRowLastColumn="0"/>
              <w:rPr>
                <w:ins w:id="1906" w:author="Alfredo" w:date="2020-10-10T12:35:00Z"/>
              </w:rPr>
            </w:pPr>
            <w:ins w:id="1907" w:author="Alfredo" w:date="2020-10-10T12:35:00Z">
              <w:r w:rsidRPr="00F67C84">
                <w:t>mediumpurple (lila)</w:t>
              </w:r>
            </w:ins>
          </w:p>
        </w:tc>
      </w:tr>
    </w:tbl>
    <w:p w14:paraId="3579E001" w14:textId="77777777" w:rsidR="00F67C84" w:rsidRPr="00F67C84" w:rsidRDefault="00F67C84">
      <w:pPr>
        <w:pStyle w:val="Ttulo3"/>
        <w:rPr>
          <w:ins w:id="1908" w:author="Alfredo" w:date="2020-10-10T12:38:00Z"/>
          <w:b w:val="0"/>
          <w:rPrChange w:id="1909" w:author="Alfredo" w:date="2020-10-10T12:38:00Z">
            <w:rPr>
              <w:ins w:id="1910" w:author="Alfredo" w:date="2020-10-10T12:38:00Z"/>
              <w:b/>
            </w:rPr>
          </w:rPrChange>
        </w:rPr>
        <w:pPrChange w:id="1911" w:author="Alfredo" w:date="2020-10-10T13:11:00Z">
          <w:pPr/>
        </w:pPrChange>
      </w:pPr>
      <w:ins w:id="1912" w:author="Alfredo" w:date="2020-10-10T12:38:00Z">
        <w:r w:rsidRPr="00F67C84">
          <w:fldChar w:fldCharType="begin"/>
        </w:r>
        <w:r w:rsidRPr="00F67C84">
          <w:rPr>
            <w:rPrChange w:id="1913" w:author="Alfredo" w:date="2020-10-10T12:38:00Z">
              <w:rPr>
                <w:b/>
              </w:rPr>
            </w:rPrChange>
          </w:rPr>
          <w:instrText xml:space="preserve"> HYPERLINK "https://lenguajecss.com/css/colores-y-fondos/colores-css/" \l "formato-hsl" </w:instrText>
        </w:r>
        <w:r w:rsidRPr="00F67C84">
          <w:rPr>
            <w:rPrChange w:id="1914" w:author="Alfredo" w:date="2020-10-10T12:38:00Z">
              <w:rPr/>
            </w:rPrChange>
          </w:rPr>
          <w:fldChar w:fldCharType="separate"/>
        </w:r>
        <w:r w:rsidRPr="00F67C84">
          <w:rPr>
            <w:rStyle w:val="Hipervnculo"/>
            <w:color w:val="0070C0"/>
            <w:u w:val="none"/>
            <w:rPrChange w:id="1915" w:author="Alfredo" w:date="2020-10-10T12:38:00Z">
              <w:rPr>
                <w:rStyle w:val="Hipervnculo"/>
                <w:b/>
                <w:bCs/>
              </w:rPr>
            </w:rPrChange>
          </w:rPr>
          <w:t>Formato HSL</w:t>
        </w:r>
        <w:r w:rsidRPr="00F67C84">
          <w:rPr>
            <w:rPrChange w:id="1916" w:author="Alfredo" w:date="2020-10-10T12:38:00Z">
              <w:rPr/>
            </w:rPrChange>
          </w:rPr>
          <w:fldChar w:fldCharType="end"/>
        </w:r>
      </w:ins>
    </w:p>
    <w:p w14:paraId="1F9364C6" w14:textId="77777777" w:rsidR="00F67C84" w:rsidRPr="00F67C84" w:rsidRDefault="00F67C84" w:rsidP="00F67C84">
      <w:pPr>
        <w:rPr>
          <w:ins w:id="1917" w:author="Alfredo" w:date="2020-10-10T12:38:00Z"/>
        </w:rPr>
      </w:pPr>
      <w:ins w:id="1918" w:author="Alfredo" w:date="2020-10-10T12:38:00Z">
        <w:r w:rsidRPr="00F67C84">
          <w:t xml:space="preserve">Las siglas HSL significan </w:t>
        </w:r>
        <w:r w:rsidRPr="00F67C84">
          <w:rPr>
            <w:b/>
            <w:bCs/>
          </w:rPr>
          <w:t>color</w:t>
        </w:r>
        <w:r w:rsidRPr="00F67C84">
          <w:t xml:space="preserve"> (</w:t>
        </w:r>
        <w:r w:rsidRPr="00F67C84">
          <w:rPr>
            <w:i/>
            <w:iCs/>
          </w:rPr>
          <w:t>o matiz</w:t>
        </w:r>
        <w:r w:rsidRPr="00F67C84">
          <w:t xml:space="preserve">), </w:t>
        </w:r>
        <w:r w:rsidRPr="00F67C84">
          <w:rPr>
            <w:b/>
            <w:bCs/>
          </w:rPr>
          <w:t>saturación</w:t>
        </w:r>
        <w:r w:rsidRPr="00F67C84">
          <w:t xml:space="preserve"> y </w:t>
        </w:r>
        <w:r w:rsidRPr="00F67C84">
          <w:rPr>
            <w:b/>
            <w:bCs/>
          </w:rPr>
          <w:t>brillo</w:t>
        </w:r>
        <w:r w:rsidRPr="00F67C84">
          <w:t>. La primera cifra selecciona el matiz de color (</w:t>
        </w:r>
        <w:r w:rsidRPr="00F67C84">
          <w:rPr>
            <w:i/>
            <w:iCs/>
          </w:rPr>
          <w:t>una cifra de 0 a 360 grados</w:t>
        </w:r>
        <w:r w:rsidRPr="00F67C84">
          <w:t>), seleccionando el color del círculo exterior de la imagen. Por su parte, las dos siguientes, son el porcentaje de saturación y el brillo del color, respectivamente (</w:t>
        </w:r>
        <w:r w:rsidRPr="00F67C84">
          <w:rPr>
            <w:i/>
            <w:iCs/>
          </w:rPr>
          <w:t>ambos, porcentajes de 0% a 100%</w:t>
        </w:r>
        <w:r w:rsidRPr="00F67C84">
          <w:t>).</w:t>
        </w:r>
      </w:ins>
    </w:p>
    <w:p w14:paraId="748DD4AC" w14:textId="7E846BB9" w:rsidR="00F67C84" w:rsidRPr="00F67C84" w:rsidRDefault="00F67C84">
      <w:pPr>
        <w:jc w:val="center"/>
        <w:rPr>
          <w:ins w:id="1919" w:author="Alfredo" w:date="2020-10-10T12:38:00Z"/>
        </w:rPr>
        <w:pPrChange w:id="1920" w:author="Alfredo" w:date="2020-10-10T12:38:00Z">
          <w:pPr/>
        </w:pPrChange>
      </w:pPr>
      <w:ins w:id="1921" w:author="Alfredo" w:date="2020-10-10T12:38:00Z">
        <w:r w:rsidRPr="00F67C84">
          <w:rPr>
            <w:noProof/>
            <w:lang w:eastAsia="es-MX"/>
          </w:rPr>
          <w:lastRenderedPageBreak/>
          <w:drawing>
            <wp:inline distT="0" distB="0" distL="0" distR="0" wp14:anchorId="4B6D26E4" wp14:editId="2BE310A4">
              <wp:extent cx="1962150" cy="1962150"/>
              <wp:effectExtent l="0" t="0" r="0" b="0"/>
              <wp:docPr id="13" name="Imagen 13" descr="Rueda de color HS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Rueda de color HSL"/>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962150" cy="1962150"/>
                      </a:xfrm>
                      <a:prstGeom prst="rect">
                        <a:avLst/>
                      </a:prstGeom>
                      <a:noFill/>
                      <a:ln>
                        <a:noFill/>
                      </a:ln>
                    </pic:spPr>
                  </pic:pic>
                </a:graphicData>
              </a:graphic>
            </wp:inline>
          </w:drawing>
        </w:r>
      </w:ins>
    </w:p>
    <w:p w14:paraId="1F38CAEB" w14:textId="77777777" w:rsidR="00081973" w:rsidRPr="00081973" w:rsidRDefault="00081973">
      <w:pPr>
        <w:pStyle w:val="Ttulo3"/>
        <w:rPr>
          <w:ins w:id="1922" w:author="Alfredo" w:date="2020-10-10T12:40:00Z"/>
          <w:b w:val="0"/>
          <w:rPrChange w:id="1923" w:author="Alfredo" w:date="2020-10-10T12:40:00Z">
            <w:rPr>
              <w:ins w:id="1924" w:author="Alfredo" w:date="2020-10-10T12:40:00Z"/>
              <w:b/>
            </w:rPr>
          </w:rPrChange>
        </w:rPr>
        <w:pPrChange w:id="1925" w:author="Alfredo" w:date="2020-10-10T13:11:00Z">
          <w:pPr/>
        </w:pPrChange>
      </w:pPr>
      <w:ins w:id="1926" w:author="Alfredo" w:date="2020-10-10T12:40:00Z">
        <w:r w:rsidRPr="00081973">
          <w:fldChar w:fldCharType="begin"/>
        </w:r>
        <w:r w:rsidRPr="00081973">
          <w:rPr>
            <w:rPrChange w:id="1927" w:author="Alfredo" w:date="2020-10-10T12:40:00Z">
              <w:rPr>
                <w:b/>
              </w:rPr>
            </w:rPrChange>
          </w:rPr>
          <w:instrText xml:space="preserve"> HYPERLINK "https://lenguajecss.com/css/colores-y-fondos/colores-css/" \l "canales-alfa" </w:instrText>
        </w:r>
        <w:r w:rsidRPr="00081973">
          <w:rPr>
            <w:rPrChange w:id="1928" w:author="Alfredo" w:date="2020-10-10T12:40:00Z">
              <w:rPr/>
            </w:rPrChange>
          </w:rPr>
          <w:fldChar w:fldCharType="separate"/>
        </w:r>
        <w:r w:rsidRPr="00081973">
          <w:rPr>
            <w:rStyle w:val="Hipervnculo"/>
            <w:color w:val="0070C0"/>
            <w:u w:val="none"/>
            <w:rPrChange w:id="1929" w:author="Alfredo" w:date="2020-10-10T12:40:00Z">
              <w:rPr>
                <w:rStyle w:val="Hipervnculo"/>
                <w:b/>
                <w:bCs/>
              </w:rPr>
            </w:rPrChange>
          </w:rPr>
          <w:t>Canales Alfa</w:t>
        </w:r>
        <w:r w:rsidRPr="00081973">
          <w:rPr>
            <w:rPrChange w:id="1930" w:author="Alfredo" w:date="2020-10-10T12:40:00Z">
              <w:rPr/>
            </w:rPrChange>
          </w:rPr>
          <w:fldChar w:fldCharType="end"/>
        </w:r>
      </w:ins>
    </w:p>
    <w:p w14:paraId="60CD5AA2" w14:textId="77777777" w:rsidR="00081973" w:rsidRPr="00081973" w:rsidRDefault="00081973">
      <w:pPr>
        <w:jc w:val="both"/>
        <w:rPr>
          <w:ins w:id="1931" w:author="Alfredo" w:date="2020-10-10T12:40:00Z"/>
        </w:rPr>
        <w:pPrChange w:id="1932" w:author="Alfredo" w:date="2020-10-10T12:42:00Z">
          <w:pPr/>
        </w:pPrChange>
      </w:pPr>
      <w:ins w:id="1933" w:author="Alfredo" w:date="2020-10-10T12:40:00Z">
        <w:r w:rsidRPr="00081973">
          <w:t>Es posible que deseemos indicar un color que tenga cierto grado de transparencia, y de esta forma, refleje el contenido, color o imágenes que se encuentren detrás. Hasta ahora solo conocemos la palabra clave transparent, que es un color de transparencia total (</w:t>
        </w:r>
        <w:r w:rsidRPr="00081973">
          <w:rPr>
            <w:i/>
            <w:iCs/>
          </w:rPr>
          <w:t>totalmente transparente</w:t>
        </w:r>
        <w:r w:rsidRPr="00081973">
          <w:t>).</w:t>
        </w:r>
      </w:ins>
    </w:p>
    <w:p w14:paraId="411ADAB5" w14:textId="20452C9B" w:rsidR="00081973" w:rsidRPr="00081973" w:rsidRDefault="00081973">
      <w:pPr>
        <w:jc w:val="both"/>
        <w:rPr>
          <w:ins w:id="1934" w:author="Alfredo" w:date="2020-10-10T12:40:00Z"/>
        </w:rPr>
        <w:pPrChange w:id="1935" w:author="Alfredo" w:date="2020-10-10T12:42:00Z">
          <w:pPr/>
        </w:pPrChange>
      </w:pPr>
      <w:ins w:id="1936" w:author="Alfredo" w:date="2020-10-10T12:40:00Z">
        <w:r w:rsidRPr="00081973">
          <w:t xml:space="preserve">Sin embargo, existe la posibilidad de utilizar los denominados </w:t>
        </w:r>
        <w:r w:rsidRPr="00081973">
          <w:rPr>
            <w:b/>
            <w:bCs/>
          </w:rPr>
          <w:t>canales alfa</w:t>
        </w:r>
        <w:r w:rsidRPr="00081973">
          <w:t xml:space="preserve">, que permiten establecer una </w:t>
        </w:r>
        <w:r w:rsidRPr="00081973">
          <w:rPr>
            <w:b/>
            <w:bCs/>
          </w:rPr>
          <w:t>transparencia parcial</w:t>
        </w:r>
        <w:r w:rsidRPr="00081973">
          <w:t xml:space="preserve"> en determinados colores. Estos se pueden establecer en cualquier formato, salvo en los colores con palabras </w:t>
        </w:r>
      </w:ins>
      <w:ins w:id="1937" w:author="Alfredo" w:date="2020-10-10T12:41:00Z">
        <w:r w:rsidRPr="00081973">
          <w:t>clave</w:t>
        </w:r>
        <w:r>
          <w:t xml:space="preserve"> (red, blue, </w:t>
        </w:r>
      </w:ins>
      <w:ins w:id="1938" w:author="Alfredo" w:date="2020-10-10T12:42:00Z">
        <w:r>
          <w:t>Orange</w:t>
        </w:r>
      </w:ins>
      <w:ins w:id="1939" w:author="Alfredo" w:date="2020-10-10T12:41:00Z">
        <w:r>
          <w:t>, etc…)</w:t>
        </w:r>
      </w:ins>
      <w:ins w:id="1940" w:author="Alfredo" w:date="2020-10-10T12:40:00Z">
        <w:r w:rsidRPr="00081973">
          <w:t xml:space="preserve">. Vamos a ver </w:t>
        </w:r>
      </w:ins>
      <w:ins w:id="1941" w:author="Alfredo" w:date="2020-10-10T12:42:00Z">
        <w:r w:rsidRPr="00081973">
          <w:t>cómo</w:t>
        </w:r>
      </w:ins>
      <w:ins w:id="1942" w:author="Alfredo" w:date="2020-10-10T12:40:00Z">
        <w:r w:rsidRPr="00081973">
          <w:t xml:space="preserve"> hacerlo en cada caso:</w:t>
        </w:r>
      </w:ins>
    </w:p>
    <w:p w14:paraId="3E453423" w14:textId="77777777" w:rsidR="00081973" w:rsidRPr="00081973" w:rsidRDefault="00081973">
      <w:pPr>
        <w:numPr>
          <w:ilvl w:val="0"/>
          <w:numId w:val="12"/>
        </w:numPr>
        <w:jc w:val="both"/>
        <w:rPr>
          <w:ins w:id="1943" w:author="Alfredo" w:date="2020-10-10T12:40:00Z"/>
        </w:rPr>
        <w:pPrChange w:id="1944" w:author="Alfredo" w:date="2020-10-10T12:42:00Z">
          <w:pPr>
            <w:numPr>
              <w:numId w:val="12"/>
            </w:numPr>
            <w:tabs>
              <w:tab w:val="num" w:pos="720"/>
            </w:tabs>
            <w:ind w:left="720" w:hanging="360"/>
          </w:pPr>
        </w:pPrChange>
      </w:pPr>
      <w:ins w:id="1945" w:author="Alfredo" w:date="2020-10-10T12:40:00Z">
        <w:r w:rsidRPr="00081973">
          <w:rPr>
            <w:b/>
            <w:bCs/>
          </w:rPr>
          <w:t>Formato RGB</w:t>
        </w:r>
        <w:r w:rsidRPr="00081973">
          <w:t>: En lugar de rgb() indicamos rgba() para establecer que usaremos un canal alfa. Posteriormente, en lugar de establecer 3 parámetros (</w:t>
        </w:r>
        <w:r w:rsidRPr="00081973">
          <w:rPr>
            <w:i/>
            <w:iCs/>
          </w:rPr>
          <w:t>rojo, verde, azul</w:t>
        </w:r>
        <w:r w:rsidRPr="00081973">
          <w:t>), añadiremos uno más, que será el canal alfa. Dicho canal alfa será un valor (</w:t>
        </w:r>
        <w:r w:rsidRPr="00081973">
          <w:rPr>
            <w:i/>
            <w:iCs/>
          </w:rPr>
          <w:t>del 0 al 1 con decimales</w:t>
        </w:r>
        <w:r w:rsidRPr="00081973">
          <w:t>) o un porcentaje (</w:t>
        </w:r>
        <w:r w:rsidRPr="00081973">
          <w:rPr>
            <w:i/>
            <w:iCs/>
          </w:rPr>
          <w:t>del 0% al 100%</w:t>
        </w:r>
        <w:r w:rsidRPr="00081973">
          <w:t>).</w:t>
        </w:r>
      </w:ins>
    </w:p>
    <w:p w14:paraId="7FEDE925" w14:textId="65AA0B64" w:rsidR="00081973" w:rsidRPr="00081973" w:rsidRDefault="00081973">
      <w:pPr>
        <w:numPr>
          <w:ilvl w:val="0"/>
          <w:numId w:val="12"/>
        </w:numPr>
        <w:jc w:val="both"/>
        <w:rPr>
          <w:ins w:id="1946" w:author="Alfredo" w:date="2020-10-10T12:40:00Z"/>
        </w:rPr>
        <w:pPrChange w:id="1947" w:author="Alfredo" w:date="2020-10-10T12:42:00Z">
          <w:pPr>
            <w:numPr>
              <w:numId w:val="12"/>
            </w:numPr>
            <w:tabs>
              <w:tab w:val="num" w:pos="720"/>
            </w:tabs>
            <w:ind w:left="720" w:hanging="360"/>
          </w:pPr>
        </w:pPrChange>
      </w:pPr>
      <w:ins w:id="1948" w:author="Alfredo" w:date="2020-10-10T12:40:00Z">
        <w:r w:rsidRPr="00081973">
          <w:rPr>
            <w:b/>
            <w:bCs/>
          </w:rPr>
          <w:t>Formato HSL</w:t>
        </w:r>
        <w:r w:rsidRPr="00081973">
          <w:t xml:space="preserve">: Prácticamente idéntico al anterior. En lugar de hsl() indicamos hsla(). </w:t>
        </w:r>
      </w:ins>
    </w:p>
    <w:p w14:paraId="651626C0" w14:textId="77777777" w:rsidR="00081973" w:rsidRPr="00081973" w:rsidRDefault="00081973">
      <w:pPr>
        <w:numPr>
          <w:ilvl w:val="0"/>
          <w:numId w:val="12"/>
        </w:numPr>
        <w:jc w:val="both"/>
        <w:rPr>
          <w:ins w:id="1949" w:author="Alfredo" w:date="2020-10-10T12:40:00Z"/>
        </w:rPr>
        <w:pPrChange w:id="1950" w:author="Alfredo" w:date="2020-10-10T12:42:00Z">
          <w:pPr>
            <w:numPr>
              <w:numId w:val="12"/>
            </w:numPr>
            <w:tabs>
              <w:tab w:val="num" w:pos="720"/>
            </w:tabs>
            <w:ind w:left="720" w:hanging="360"/>
          </w:pPr>
        </w:pPrChange>
      </w:pPr>
      <w:ins w:id="1951" w:author="Alfredo" w:date="2020-10-10T12:40:00Z">
        <w:r w:rsidRPr="00081973">
          <w:rPr>
            <w:b/>
            <w:bCs/>
          </w:rPr>
          <w:t>Formato Hexadecimal</w:t>
        </w:r>
        <w:r w:rsidRPr="00081973">
          <w:t>: Es posible indicar (</w:t>
        </w:r>
        <w:r w:rsidRPr="00081973">
          <w:rPr>
            <w:i/>
            <w:iCs/>
          </w:rPr>
          <w:t>al final</w:t>
        </w:r>
        <w:r w:rsidRPr="00081973">
          <w:t>) un par adicional que indique el grado de transparencia. Por ejemplo, el color #FF0000 reescrito como #FF000077 se trataría de dicho color, con un grado de transparencia casi del 50% (00 es 0%, 80 es 50%, FF es 100%).</w:t>
        </w:r>
      </w:ins>
    </w:p>
    <w:p w14:paraId="1DD98CC3" w14:textId="77777777" w:rsidR="00081973" w:rsidRPr="00081973" w:rsidRDefault="00081973">
      <w:pPr>
        <w:jc w:val="both"/>
        <w:rPr>
          <w:ins w:id="1952" w:author="Alfredo" w:date="2020-10-10T12:40:00Z"/>
        </w:rPr>
        <w:pPrChange w:id="1953" w:author="Alfredo" w:date="2020-10-10T12:42:00Z">
          <w:pPr/>
        </w:pPrChange>
      </w:pPr>
      <w:ins w:id="1954" w:author="Alfredo" w:date="2020-10-10T12:40:00Z">
        <w:r w:rsidRPr="00081973">
          <w:t>Veamos algunos ejemplos de cada caso:</w:t>
        </w:r>
      </w:ins>
    </w:p>
    <w:bookmarkStart w:id="1955" w:name="_MON_1663839069"/>
    <w:bookmarkEnd w:id="1955"/>
    <w:p w14:paraId="31458337" w14:textId="52C7939F" w:rsidR="00DB6FBA" w:rsidDel="00DB6FBA" w:rsidRDefault="00E32C9B">
      <w:pPr>
        <w:rPr>
          <w:del w:id="1956" w:author="Alfredo" w:date="2020-10-10T13:13:00Z"/>
        </w:rPr>
      </w:pPr>
      <w:ins w:id="1957" w:author="Alfredo" w:date="2020-10-10T12:44:00Z">
        <w:r>
          <w:object w:dxaOrig="8838" w:dyaOrig="1995" w14:anchorId="76061A6A">
            <v:shape id="_x0000_i1049" type="#_x0000_t75" style="width:442.5pt;height:99.75pt" o:ole="">
              <v:imagedata r:id="rId76" o:title=""/>
            </v:shape>
            <o:OLEObject Type="Embed" ProgID="Word.OpenDocumentText.12" ShapeID="_x0000_i1049" DrawAspect="Content" ObjectID="_1664042558" r:id="rId77"/>
          </w:object>
        </w:r>
      </w:ins>
    </w:p>
    <w:p w14:paraId="7BACB38B" w14:textId="77777777" w:rsidR="00DB6FBA" w:rsidRPr="00DB6FBA" w:rsidRDefault="00DB6FBA">
      <w:pPr>
        <w:rPr>
          <w:ins w:id="1958" w:author="Alfredo" w:date="2020-10-10T13:13:00Z"/>
          <w:rPrChange w:id="1959" w:author="Alfredo" w:date="2020-10-10T13:13:00Z">
            <w:rPr>
              <w:ins w:id="1960" w:author="Alfredo" w:date="2020-10-10T13:13:00Z"/>
              <w:b/>
            </w:rPr>
          </w:rPrChange>
        </w:rPr>
      </w:pPr>
    </w:p>
    <w:p w14:paraId="012A9EAE" w14:textId="306FB30E" w:rsidR="00DB6FBA" w:rsidRDefault="00DB6FBA">
      <w:pPr>
        <w:pStyle w:val="Ttulo2"/>
        <w:rPr>
          <w:ins w:id="1961" w:author="Alfredo" w:date="2020-10-10T13:14:00Z"/>
        </w:rPr>
        <w:pPrChange w:id="1962" w:author="Alfredo" w:date="2020-10-10T13:13:00Z">
          <w:pPr/>
        </w:pPrChange>
      </w:pPr>
      <w:ins w:id="1963" w:author="Alfredo" w:date="2020-10-10T13:13:00Z">
        <w:r>
          <w:lastRenderedPageBreak/>
          <w:t>Fondos css</w:t>
        </w:r>
      </w:ins>
    </w:p>
    <w:p w14:paraId="5C869BEF" w14:textId="77777777" w:rsidR="00DB6FBA" w:rsidRPr="00DB6FBA" w:rsidRDefault="00DB6FBA" w:rsidP="00DB6FBA">
      <w:pPr>
        <w:rPr>
          <w:ins w:id="1964" w:author="Alfredo" w:date="2020-10-10T13:14:00Z"/>
        </w:rPr>
      </w:pPr>
      <w:ins w:id="1965" w:author="Alfredo" w:date="2020-10-10T13:14:00Z">
        <w:r w:rsidRPr="00DB6FBA">
          <w:t xml:space="preserve">Es posible que, buscando hacer un diseño más avanzado, en lugar de utilizar un color de fondo quieras utilizar imágenes. Para ello, CSS te proporciona la propiedad </w:t>
        </w:r>
        <w:r w:rsidRPr="00DB6FBA">
          <w:rPr>
            <w:b/>
            <w:i/>
            <w:rPrChange w:id="1966" w:author="Alfredo" w:date="2020-10-10T13:14:00Z">
              <w:rPr/>
            </w:rPrChange>
          </w:rPr>
          <w:t>background-image</w:t>
        </w:r>
        <w:r w:rsidRPr="00DB6FBA">
          <w:t>, con la cuál puedes indicar imágenes de fondo o, como veremos más adelante, incluso degradados de varios colores.</w:t>
        </w:r>
      </w:ins>
    </w:p>
    <w:p w14:paraId="331904AE" w14:textId="77777777" w:rsidR="00DB6FBA" w:rsidRPr="00DB6FBA" w:rsidRDefault="00DB6FBA">
      <w:pPr>
        <w:pStyle w:val="Ttulo3"/>
        <w:rPr>
          <w:ins w:id="1967" w:author="Alfredo" w:date="2020-10-10T13:14:00Z"/>
          <w:b w:val="0"/>
          <w:rPrChange w:id="1968" w:author="Alfredo" w:date="2020-10-10T13:14:00Z">
            <w:rPr>
              <w:ins w:id="1969" w:author="Alfredo" w:date="2020-10-10T13:14:00Z"/>
              <w:b/>
            </w:rPr>
          </w:rPrChange>
        </w:rPr>
        <w:pPrChange w:id="1970" w:author="Alfredo" w:date="2020-10-10T13:14:00Z">
          <w:pPr/>
        </w:pPrChange>
      </w:pPr>
      <w:ins w:id="1971" w:author="Alfredo" w:date="2020-10-10T13:14:00Z">
        <w:r w:rsidRPr="00DB6FBA">
          <w:fldChar w:fldCharType="begin"/>
        </w:r>
        <w:r w:rsidRPr="00DB6FBA">
          <w:rPr>
            <w:rPrChange w:id="1972" w:author="Alfredo" w:date="2020-10-10T13:14:00Z">
              <w:rPr>
                <w:b/>
              </w:rPr>
            </w:rPrChange>
          </w:rPr>
          <w:instrText xml:space="preserve"> HYPERLINK "https://lenguajecss.com/css/colores-y-fondos/fondos-css/" \l "imágenes-de-fondo" </w:instrText>
        </w:r>
        <w:r w:rsidRPr="00DB6FBA">
          <w:rPr>
            <w:rPrChange w:id="1973" w:author="Alfredo" w:date="2020-10-10T13:14:00Z">
              <w:rPr/>
            </w:rPrChange>
          </w:rPr>
          <w:fldChar w:fldCharType="separate"/>
        </w:r>
        <w:r w:rsidRPr="00DB6FBA">
          <w:rPr>
            <w:rStyle w:val="Hipervnculo"/>
            <w:color w:val="0070C0"/>
            <w:u w:val="none"/>
            <w:rPrChange w:id="1974" w:author="Alfredo" w:date="2020-10-10T13:14:00Z">
              <w:rPr>
                <w:rStyle w:val="Hipervnculo"/>
                <w:b/>
                <w:bCs/>
              </w:rPr>
            </w:rPrChange>
          </w:rPr>
          <w:t>Imágenes de fondo</w:t>
        </w:r>
        <w:r w:rsidRPr="00DB6FBA">
          <w:rPr>
            <w:rPrChange w:id="1975" w:author="Alfredo" w:date="2020-10-10T13:14:00Z">
              <w:rPr/>
            </w:rPrChange>
          </w:rPr>
          <w:fldChar w:fldCharType="end"/>
        </w:r>
      </w:ins>
    </w:p>
    <w:p w14:paraId="61D54D6B" w14:textId="77777777" w:rsidR="00DB6FBA" w:rsidRPr="00DB6FBA" w:rsidRDefault="00DB6FBA">
      <w:pPr>
        <w:jc w:val="both"/>
        <w:rPr>
          <w:ins w:id="1976" w:author="Alfredo" w:date="2020-10-10T13:14:00Z"/>
        </w:rPr>
        <w:pPrChange w:id="1977" w:author="Alfredo" w:date="2020-10-10T13:47:00Z">
          <w:pPr/>
        </w:pPrChange>
      </w:pPr>
      <w:ins w:id="1978" w:author="Alfredo" w:date="2020-10-10T13:14:00Z">
        <w:r w:rsidRPr="00DB6FBA">
          <w:t xml:space="preserve">En el caso de querer utilizar una imagen de fondo, como ya hemos dicho, utilizaremos la propiedad </w:t>
        </w:r>
        <w:r w:rsidRPr="00DB6FBA">
          <w:rPr>
            <w:b/>
            <w:i/>
            <w:rPrChange w:id="1979" w:author="Alfredo" w:date="2020-10-10T13:14:00Z">
              <w:rPr/>
            </w:rPrChange>
          </w:rPr>
          <w:t>background-image</w:t>
        </w:r>
        <w:r w:rsidRPr="00DB6FBA">
          <w:t xml:space="preserve"> y en el valor, el nombre de la imagen (</w:t>
        </w:r>
        <w:r w:rsidRPr="00DB6FBA">
          <w:rPr>
            <w:i/>
            <w:iCs/>
          </w:rPr>
          <w:t>o la dirección donde está alojada</w:t>
        </w:r>
        <w:r w:rsidRPr="00DB6FBA">
          <w:t>), siempre rodeada del texto url().</w:t>
        </w:r>
      </w:ins>
    </w:p>
    <w:tbl>
      <w:tblPr>
        <w:tblStyle w:val="Tabladecuadrcula4-nfasis3"/>
        <w:tblW w:w="0" w:type="auto"/>
        <w:jc w:val="center"/>
        <w:tblLook w:val="04A0" w:firstRow="1" w:lastRow="0" w:firstColumn="1" w:lastColumn="0" w:noHBand="0" w:noVBand="1"/>
        <w:tblPrChange w:id="1980" w:author="Alfredo" w:date="2020-10-10T13:14:00Z">
          <w:tblPr>
            <w:tblW w:w="0" w:type="auto"/>
            <w:tblCellSpacing w:w="15" w:type="dxa"/>
            <w:tblCellMar>
              <w:top w:w="15" w:type="dxa"/>
              <w:left w:w="15" w:type="dxa"/>
              <w:bottom w:w="15" w:type="dxa"/>
              <w:right w:w="15" w:type="dxa"/>
            </w:tblCellMar>
            <w:tblLook w:val="04A0" w:firstRow="1" w:lastRow="0" w:firstColumn="1" w:lastColumn="0" w:noHBand="0" w:noVBand="1"/>
          </w:tblPr>
        </w:tblPrChange>
      </w:tblPr>
      <w:tblGrid>
        <w:gridCol w:w="1920"/>
        <w:gridCol w:w="1596"/>
        <w:gridCol w:w="4746"/>
        <w:tblGridChange w:id="1981">
          <w:tblGrid>
            <w:gridCol w:w="20"/>
            <w:gridCol w:w="1725"/>
            <w:gridCol w:w="195"/>
            <w:gridCol w:w="1245"/>
            <w:gridCol w:w="351"/>
            <w:gridCol w:w="4254"/>
            <w:gridCol w:w="492"/>
          </w:tblGrid>
        </w:tblGridChange>
      </w:tblGrid>
      <w:tr w:rsidR="00DB6FBA" w:rsidRPr="00DB6FBA" w14:paraId="71185AC8" w14:textId="77777777" w:rsidTr="00DB6FBA">
        <w:trPr>
          <w:cnfStyle w:val="100000000000" w:firstRow="1" w:lastRow="0" w:firstColumn="0" w:lastColumn="0" w:oddVBand="0" w:evenVBand="0" w:oddHBand="0" w:evenHBand="0" w:firstRowFirstColumn="0" w:firstRowLastColumn="0" w:lastRowFirstColumn="0" w:lastRowLastColumn="0"/>
          <w:jc w:val="center"/>
          <w:ins w:id="1982" w:author="Alfredo" w:date="2020-10-10T13:14:00Z"/>
          <w:trPrChange w:id="1983" w:author="Alfredo" w:date="2020-10-10T13:14:00Z">
            <w:trPr>
              <w:gridAfter w:val="0"/>
              <w:tblHeader/>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1984" w:author="Alfredo" w:date="2020-10-10T13:14:00Z">
              <w:tcPr>
                <w:tcW w:w="0" w:type="auto"/>
                <w:gridSpan w:val="2"/>
                <w:vAlign w:val="center"/>
                <w:hideMark/>
              </w:tcPr>
            </w:tcPrChange>
          </w:tcPr>
          <w:p w14:paraId="4F07E347" w14:textId="77777777" w:rsidR="00DB6FBA" w:rsidRPr="00DB6FBA" w:rsidRDefault="00DB6FBA">
            <w:pPr>
              <w:spacing w:after="160" w:line="259" w:lineRule="auto"/>
              <w:jc w:val="both"/>
              <w:cnfStyle w:val="101000000000" w:firstRow="1" w:lastRow="0" w:firstColumn="1" w:lastColumn="0" w:oddVBand="0" w:evenVBand="0" w:oddHBand="0" w:evenHBand="0" w:firstRowFirstColumn="0" w:firstRowLastColumn="0" w:lastRowFirstColumn="0" w:lastRowLastColumn="0"/>
              <w:rPr>
                <w:ins w:id="1985" w:author="Alfredo" w:date="2020-10-10T13:14:00Z"/>
              </w:rPr>
              <w:pPrChange w:id="1986" w:author="Alfredo" w:date="2020-10-10T13:47:00Z">
                <w:pPr>
                  <w:spacing w:after="160" w:line="259" w:lineRule="auto"/>
                  <w:cnfStyle w:val="101000000000" w:firstRow="1" w:lastRow="0" w:firstColumn="1" w:lastColumn="0" w:oddVBand="0" w:evenVBand="0" w:oddHBand="0" w:evenHBand="0" w:firstRowFirstColumn="0" w:firstRowLastColumn="0" w:lastRowFirstColumn="0" w:lastRowLastColumn="0"/>
                </w:pPr>
              </w:pPrChange>
            </w:pPr>
            <w:ins w:id="1987" w:author="Alfredo" w:date="2020-10-10T13:14:00Z">
              <w:r w:rsidRPr="00DB6FBA">
                <w:t>Propiedad</w:t>
              </w:r>
            </w:ins>
          </w:p>
        </w:tc>
        <w:tc>
          <w:tcPr>
            <w:tcW w:w="0" w:type="auto"/>
            <w:hideMark/>
            <w:tcPrChange w:id="1988" w:author="Alfredo" w:date="2020-10-10T13:14:00Z">
              <w:tcPr>
                <w:tcW w:w="0" w:type="auto"/>
                <w:gridSpan w:val="2"/>
                <w:vAlign w:val="center"/>
                <w:hideMark/>
              </w:tcPr>
            </w:tcPrChange>
          </w:tcPr>
          <w:p w14:paraId="7CA6F9B9" w14:textId="77777777" w:rsidR="00DB6FBA" w:rsidRPr="00DB6FBA" w:rsidRDefault="00DB6FBA">
            <w:pPr>
              <w:spacing w:after="160" w:line="259" w:lineRule="auto"/>
              <w:jc w:val="both"/>
              <w:cnfStyle w:val="100000000000" w:firstRow="1" w:lastRow="0" w:firstColumn="0" w:lastColumn="0" w:oddVBand="0" w:evenVBand="0" w:oddHBand="0" w:evenHBand="0" w:firstRowFirstColumn="0" w:firstRowLastColumn="0" w:lastRowFirstColumn="0" w:lastRowLastColumn="0"/>
              <w:rPr>
                <w:ins w:id="1989" w:author="Alfredo" w:date="2020-10-10T13:14:00Z"/>
              </w:rPr>
              <w:pPrChange w:id="1990" w:author="Alfredo" w:date="2020-10-10T13:47:00Z">
                <w:pPr>
                  <w:spacing w:after="160" w:line="259" w:lineRule="auto"/>
                  <w:cnfStyle w:val="100000000000" w:firstRow="1" w:lastRow="0" w:firstColumn="0" w:lastColumn="0" w:oddVBand="0" w:evenVBand="0" w:oddHBand="0" w:evenHBand="0" w:firstRowFirstColumn="0" w:firstRowLastColumn="0" w:lastRowFirstColumn="0" w:lastRowLastColumn="0"/>
                </w:pPr>
              </w:pPrChange>
            </w:pPr>
            <w:ins w:id="1991" w:author="Alfredo" w:date="2020-10-10T13:14:00Z">
              <w:r w:rsidRPr="00DB6FBA">
                <w:t>Valor</w:t>
              </w:r>
            </w:ins>
          </w:p>
        </w:tc>
        <w:tc>
          <w:tcPr>
            <w:tcW w:w="0" w:type="auto"/>
            <w:hideMark/>
            <w:tcPrChange w:id="1992" w:author="Alfredo" w:date="2020-10-10T13:14:00Z">
              <w:tcPr>
                <w:tcW w:w="0" w:type="auto"/>
                <w:gridSpan w:val="2"/>
                <w:vAlign w:val="center"/>
                <w:hideMark/>
              </w:tcPr>
            </w:tcPrChange>
          </w:tcPr>
          <w:p w14:paraId="2CC733BB" w14:textId="77777777" w:rsidR="00DB6FBA" w:rsidRPr="00DB6FBA" w:rsidRDefault="00DB6FBA">
            <w:pPr>
              <w:spacing w:after="160" w:line="259" w:lineRule="auto"/>
              <w:jc w:val="both"/>
              <w:cnfStyle w:val="100000000000" w:firstRow="1" w:lastRow="0" w:firstColumn="0" w:lastColumn="0" w:oddVBand="0" w:evenVBand="0" w:oddHBand="0" w:evenHBand="0" w:firstRowFirstColumn="0" w:firstRowLastColumn="0" w:lastRowFirstColumn="0" w:lastRowLastColumn="0"/>
              <w:rPr>
                <w:ins w:id="1993" w:author="Alfredo" w:date="2020-10-10T13:14:00Z"/>
              </w:rPr>
              <w:pPrChange w:id="1994" w:author="Alfredo" w:date="2020-10-10T13:47:00Z">
                <w:pPr>
                  <w:spacing w:after="160" w:line="259" w:lineRule="auto"/>
                  <w:cnfStyle w:val="100000000000" w:firstRow="1" w:lastRow="0" w:firstColumn="0" w:lastColumn="0" w:oddVBand="0" w:evenVBand="0" w:oddHBand="0" w:evenHBand="0" w:firstRowFirstColumn="0" w:firstRowLastColumn="0" w:lastRowFirstColumn="0" w:lastRowLastColumn="0"/>
                </w:pPr>
              </w:pPrChange>
            </w:pPr>
            <w:ins w:id="1995" w:author="Alfredo" w:date="2020-10-10T13:14:00Z">
              <w:r w:rsidRPr="00DB6FBA">
                <w:t>Significado</w:t>
              </w:r>
            </w:ins>
          </w:p>
        </w:tc>
      </w:tr>
      <w:tr w:rsidR="00DB6FBA" w:rsidRPr="00DB6FBA" w14:paraId="4A601917" w14:textId="77777777" w:rsidTr="00DB6FBA">
        <w:trPr>
          <w:cnfStyle w:val="000000100000" w:firstRow="0" w:lastRow="0" w:firstColumn="0" w:lastColumn="0" w:oddVBand="0" w:evenVBand="0" w:oddHBand="1" w:evenHBand="0" w:firstRowFirstColumn="0" w:firstRowLastColumn="0" w:lastRowFirstColumn="0" w:lastRowLastColumn="0"/>
          <w:jc w:val="center"/>
          <w:ins w:id="1996" w:author="Alfredo" w:date="2020-10-10T13:14:00Z"/>
          <w:trPrChange w:id="1997" w:author="Alfredo" w:date="2020-10-10T13:14:00Z">
            <w:trPr>
              <w:gridAfter w:val="0"/>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1998" w:author="Alfredo" w:date="2020-10-10T13:14:00Z">
              <w:tcPr>
                <w:tcW w:w="0" w:type="auto"/>
                <w:gridSpan w:val="2"/>
                <w:vAlign w:val="center"/>
                <w:hideMark/>
              </w:tcPr>
            </w:tcPrChange>
          </w:tcPr>
          <w:p w14:paraId="4E5FA04B" w14:textId="77777777" w:rsidR="00DB6FBA" w:rsidRPr="00DB6FBA" w:rsidRDefault="00DB6FBA">
            <w:pPr>
              <w:spacing w:after="160" w:line="259" w:lineRule="auto"/>
              <w:jc w:val="both"/>
              <w:cnfStyle w:val="001000100000" w:firstRow="0" w:lastRow="0" w:firstColumn="1" w:lastColumn="0" w:oddVBand="0" w:evenVBand="0" w:oddHBand="1" w:evenHBand="0" w:firstRowFirstColumn="0" w:firstRowLastColumn="0" w:lastRowFirstColumn="0" w:lastRowLastColumn="0"/>
              <w:rPr>
                <w:ins w:id="1999" w:author="Alfredo" w:date="2020-10-10T13:14:00Z"/>
              </w:rPr>
              <w:pPrChange w:id="2000" w:author="Alfredo" w:date="2020-10-10T13:47:00Z">
                <w:pPr>
                  <w:spacing w:after="160" w:line="259" w:lineRule="auto"/>
                  <w:cnfStyle w:val="001000100000" w:firstRow="0" w:lastRow="0" w:firstColumn="1" w:lastColumn="0" w:oddVBand="0" w:evenVBand="0" w:oddHBand="1" w:evenHBand="0" w:firstRowFirstColumn="0" w:firstRowLastColumn="0" w:lastRowFirstColumn="0" w:lastRowLastColumn="0"/>
                </w:pPr>
              </w:pPrChange>
            </w:pPr>
            <w:ins w:id="2001" w:author="Alfredo" w:date="2020-10-10T13:14:00Z">
              <w:r w:rsidRPr="00DB6FBA">
                <w:t>background-image</w:t>
              </w:r>
            </w:ins>
          </w:p>
        </w:tc>
        <w:tc>
          <w:tcPr>
            <w:tcW w:w="0" w:type="auto"/>
            <w:hideMark/>
            <w:tcPrChange w:id="2002" w:author="Alfredo" w:date="2020-10-10T13:14:00Z">
              <w:tcPr>
                <w:tcW w:w="0" w:type="auto"/>
                <w:gridSpan w:val="2"/>
                <w:vAlign w:val="center"/>
                <w:hideMark/>
              </w:tcPr>
            </w:tcPrChange>
          </w:tcPr>
          <w:p w14:paraId="45953DFA" w14:textId="77777777" w:rsidR="00DB6FBA" w:rsidRPr="00DB6FBA" w:rsidRDefault="00DB6FBA">
            <w:pPr>
              <w:spacing w:after="160" w:line="259" w:lineRule="auto"/>
              <w:jc w:val="both"/>
              <w:cnfStyle w:val="000000100000" w:firstRow="0" w:lastRow="0" w:firstColumn="0" w:lastColumn="0" w:oddVBand="0" w:evenVBand="0" w:oddHBand="1" w:evenHBand="0" w:firstRowFirstColumn="0" w:firstRowLastColumn="0" w:lastRowFirstColumn="0" w:lastRowLastColumn="0"/>
              <w:rPr>
                <w:ins w:id="2003" w:author="Alfredo" w:date="2020-10-10T13:14:00Z"/>
              </w:rPr>
              <w:pPrChange w:id="2004" w:author="Alfredo" w:date="2020-10-10T13:47:00Z">
                <w:pPr>
                  <w:spacing w:after="160" w:line="259" w:lineRule="auto"/>
                  <w:cnfStyle w:val="000000100000" w:firstRow="0" w:lastRow="0" w:firstColumn="0" w:lastColumn="0" w:oddVBand="0" w:evenVBand="0" w:oddHBand="1" w:evenHBand="0" w:firstRowFirstColumn="0" w:firstRowLastColumn="0" w:lastRowFirstColumn="0" w:lastRowLastColumn="0"/>
                </w:pPr>
              </w:pPrChange>
            </w:pPr>
            <w:ins w:id="2005" w:author="Alfredo" w:date="2020-10-10T13:14:00Z">
              <w:r w:rsidRPr="00DB6FBA">
                <w:rPr>
                  <w:b/>
                  <w:bCs/>
                </w:rPr>
                <w:t>none</w:t>
              </w:r>
            </w:ins>
          </w:p>
        </w:tc>
        <w:tc>
          <w:tcPr>
            <w:tcW w:w="0" w:type="auto"/>
            <w:hideMark/>
            <w:tcPrChange w:id="2006" w:author="Alfredo" w:date="2020-10-10T13:14:00Z">
              <w:tcPr>
                <w:tcW w:w="0" w:type="auto"/>
                <w:gridSpan w:val="2"/>
                <w:vAlign w:val="center"/>
                <w:hideMark/>
              </w:tcPr>
            </w:tcPrChange>
          </w:tcPr>
          <w:p w14:paraId="09778CC5" w14:textId="77777777" w:rsidR="00DB6FBA" w:rsidRPr="00DB6FBA" w:rsidRDefault="00DB6FBA">
            <w:pPr>
              <w:spacing w:after="160" w:line="259" w:lineRule="auto"/>
              <w:jc w:val="both"/>
              <w:cnfStyle w:val="000000100000" w:firstRow="0" w:lastRow="0" w:firstColumn="0" w:lastColumn="0" w:oddVBand="0" w:evenVBand="0" w:oddHBand="1" w:evenHBand="0" w:firstRowFirstColumn="0" w:firstRowLastColumn="0" w:lastRowFirstColumn="0" w:lastRowLastColumn="0"/>
              <w:rPr>
                <w:ins w:id="2007" w:author="Alfredo" w:date="2020-10-10T13:14:00Z"/>
              </w:rPr>
              <w:pPrChange w:id="2008" w:author="Alfredo" w:date="2020-10-10T13:47:00Z">
                <w:pPr>
                  <w:spacing w:after="160" w:line="259" w:lineRule="auto"/>
                  <w:cnfStyle w:val="000000100000" w:firstRow="0" w:lastRow="0" w:firstColumn="0" w:lastColumn="0" w:oddVBand="0" w:evenVBand="0" w:oddHBand="1" w:evenHBand="0" w:firstRowFirstColumn="0" w:firstRowLastColumn="0" w:lastRowFirstColumn="0" w:lastRowLastColumn="0"/>
                </w:pPr>
              </w:pPrChange>
            </w:pPr>
            <w:ins w:id="2009" w:author="Alfredo" w:date="2020-10-10T13:14:00Z">
              <w:r w:rsidRPr="00DB6FBA">
                <w:t>No utiliza ninguna imagen de fondo.</w:t>
              </w:r>
            </w:ins>
          </w:p>
        </w:tc>
      </w:tr>
      <w:tr w:rsidR="00DB6FBA" w:rsidRPr="00DB6FBA" w14:paraId="160A579B" w14:textId="77777777" w:rsidTr="00DB6FBA">
        <w:trPr>
          <w:jc w:val="center"/>
          <w:ins w:id="2010" w:author="Alfredo" w:date="2020-10-10T13:14:00Z"/>
          <w:trPrChange w:id="2011" w:author="Alfredo" w:date="2020-10-10T13:14:00Z">
            <w:trPr>
              <w:gridAfter w:val="0"/>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2012" w:author="Alfredo" w:date="2020-10-10T13:14:00Z">
              <w:tcPr>
                <w:tcW w:w="0" w:type="auto"/>
                <w:gridSpan w:val="2"/>
                <w:vAlign w:val="center"/>
                <w:hideMark/>
              </w:tcPr>
            </w:tcPrChange>
          </w:tcPr>
          <w:p w14:paraId="63AF51AF" w14:textId="77777777" w:rsidR="00DB6FBA" w:rsidRPr="00DB6FBA" w:rsidRDefault="00DB6FBA">
            <w:pPr>
              <w:spacing w:after="160" w:line="259" w:lineRule="auto"/>
              <w:jc w:val="both"/>
              <w:rPr>
                <w:ins w:id="2013" w:author="Alfredo" w:date="2020-10-10T13:14:00Z"/>
              </w:rPr>
              <w:pPrChange w:id="2014" w:author="Alfredo" w:date="2020-10-10T13:47:00Z">
                <w:pPr>
                  <w:spacing w:after="160" w:line="259" w:lineRule="auto"/>
                </w:pPr>
              </w:pPrChange>
            </w:pPr>
            <w:ins w:id="2015" w:author="Alfredo" w:date="2020-10-10T13:14:00Z">
              <w:r w:rsidRPr="00DB6FBA">
                <w:t>background-image</w:t>
              </w:r>
            </w:ins>
          </w:p>
        </w:tc>
        <w:tc>
          <w:tcPr>
            <w:tcW w:w="0" w:type="auto"/>
            <w:hideMark/>
            <w:tcPrChange w:id="2016" w:author="Alfredo" w:date="2020-10-10T13:14:00Z">
              <w:tcPr>
                <w:tcW w:w="0" w:type="auto"/>
                <w:gridSpan w:val="2"/>
                <w:vAlign w:val="center"/>
                <w:hideMark/>
              </w:tcPr>
            </w:tcPrChange>
          </w:tcPr>
          <w:p w14:paraId="57DD879B" w14:textId="77777777" w:rsidR="00DB6FBA" w:rsidRPr="00DB6FBA" w:rsidRDefault="00DB6FBA">
            <w:pPr>
              <w:spacing w:after="160" w:line="259" w:lineRule="auto"/>
              <w:jc w:val="both"/>
              <w:cnfStyle w:val="000000000000" w:firstRow="0" w:lastRow="0" w:firstColumn="0" w:lastColumn="0" w:oddVBand="0" w:evenVBand="0" w:oddHBand="0" w:evenHBand="0" w:firstRowFirstColumn="0" w:firstRowLastColumn="0" w:lastRowFirstColumn="0" w:lastRowLastColumn="0"/>
              <w:rPr>
                <w:ins w:id="2017" w:author="Alfredo" w:date="2020-10-10T13:14:00Z"/>
              </w:rPr>
              <w:pPrChange w:id="2018" w:author="Alfredo" w:date="2020-10-10T13:47:00Z">
                <w:pPr>
                  <w:spacing w:after="160" w:line="259" w:lineRule="auto"/>
                  <w:cnfStyle w:val="000000000000" w:firstRow="0" w:lastRow="0" w:firstColumn="0" w:lastColumn="0" w:oddVBand="0" w:evenVBand="0" w:oddHBand="0" w:evenHBand="0" w:firstRowFirstColumn="0" w:firstRowLastColumn="0" w:lastRowFirstColumn="0" w:lastRowLastColumn="0"/>
                </w:pPr>
              </w:pPrChange>
            </w:pPr>
            <w:ins w:id="2019" w:author="Alfredo" w:date="2020-10-10T13:14:00Z">
              <w:r w:rsidRPr="00DB6FBA">
                <w:t>url(</w:t>
              </w:r>
              <w:r w:rsidRPr="00DB6FBA">
                <w:rPr>
                  <w:i/>
                  <w:iCs/>
                </w:rPr>
                <w:t>imagen.jpg</w:t>
              </w:r>
              <w:r w:rsidRPr="00DB6FBA">
                <w:t>)</w:t>
              </w:r>
            </w:ins>
          </w:p>
        </w:tc>
        <w:tc>
          <w:tcPr>
            <w:tcW w:w="0" w:type="auto"/>
            <w:hideMark/>
            <w:tcPrChange w:id="2020" w:author="Alfredo" w:date="2020-10-10T13:14:00Z">
              <w:tcPr>
                <w:tcW w:w="0" w:type="auto"/>
                <w:gridSpan w:val="2"/>
                <w:vAlign w:val="center"/>
                <w:hideMark/>
              </w:tcPr>
            </w:tcPrChange>
          </w:tcPr>
          <w:p w14:paraId="68A827C3" w14:textId="77777777" w:rsidR="00DB6FBA" w:rsidRPr="00DB6FBA" w:rsidRDefault="00DB6FBA">
            <w:pPr>
              <w:spacing w:after="160" w:line="259" w:lineRule="auto"/>
              <w:jc w:val="both"/>
              <w:cnfStyle w:val="000000000000" w:firstRow="0" w:lastRow="0" w:firstColumn="0" w:lastColumn="0" w:oddVBand="0" w:evenVBand="0" w:oddHBand="0" w:evenHBand="0" w:firstRowFirstColumn="0" w:firstRowLastColumn="0" w:lastRowFirstColumn="0" w:lastRowLastColumn="0"/>
              <w:rPr>
                <w:ins w:id="2021" w:author="Alfredo" w:date="2020-10-10T13:14:00Z"/>
              </w:rPr>
              <w:pPrChange w:id="2022" w:author="Alfredo" w:date="2020-10-10T13:47:00Z">
                <w:pPr>
                  <w:spacing w:after="160" w:line="259" w:lineRule="auto"/>
                  <w:cnfStyle w:val="000000000000" w:firstRow="0" w:lastRow="0" w:firstColumn="0" w:lastColumn="0" w:oddVBand="0" w:evenVBand="0" w:oddHBand="0" w:evenHBand="0" w:firstRowFirstColumn="0" w:firstRowLastColumn="0" w:lastRowFirstColumn="0" w:lastRowLastColumn="0"/>
                </w:pPr>
              </w:pPrChange>
            </w:pPr>
            <w:ins w:id="2023" w:author="Alfredo" w:date="2020-10-10T13:14:00Z">
              <w:r w:rsidRPr="00DB6FBA">
                <w:t xml:space="preserve">Usa la imagen de nombre </w:t>
              </w:r>
              <w:r w:rsidRPr="00DB6FBA">
                <w:rPr>
                  <w:b/>
                  <w:bCs/>
                </w:rPr>
                <w:t>imagen.jpg</w:t>
              </w:r>
              <w:r w:rsidRPr="00DB6FBA">
                <w:t xml:space="preserve"> como fondo.</w:t>
              </w:r>
            </w:ins>
          </w:p>
        </w:tc>
      </w:tr>
      <w:tr w:rsidR="00DB6FBA" w:rsidRPr="00DB6FBA" w14:paraId="10A97E47" w14:textId="77777777" w:rsidTr="00DB6FBA">
        <w:trPr>
          <w:cnfStyle w:val="000000100000" w:firstRow="0" w:lastRow="0" w:firstColumn="0" w:lastColumn="0" w:oddVBand="0" w:evenVBand="0" w:oddHBand="1" w:evenHBand="0" w:firstRowFirstColumn="0" w:firstRowLastColumn="0" w:lastRowFirstColumn="0" w:lastRowLastColumn="0"/>
          <w:jc w:val="center"/>
          <w:ins w:id="2024" w:author="Alfredo" w:date="2020-10-10T13:14:00Z"/>
        </w:trPr>
        <w:tc>
          <w:tcPr>
            <w:cnfStyle w:val="001000000000" w:firstRow="0" w:lastRow="0" w:firstColumn="1" w:lastColumn="0" w:oddVBand="0" w:evenVBand="0" w:oddHBand="0" w:evenHBand="0" w:firstRowFirstColumn="0" w:firstRowLastColumn="0" w:lastRowFirstColumn="0" w:lastRowLastColumn="0"/>
            <w:tcW w:w="0" w:type="auto"/>
          </w:tcPr>
          <w:p w14:paraId="2FC91553" w14:textId="77777777" w:rsidR="00DB6FBA" w:rsidRPr="00DB6FBA" w:rsidRDefault="00DB6FBA">
            <w:pPr>
              <w:jc w:val="both"/>
              <w:rPr>
                <w:ins w:id="2025" w:author="Alfredo" w:date="2020-10-10T13:14:00Z"/>
              </w:rPr>
              <w:pPrChange w:id="2026" w:author="Alfredo" w:date="2020-10-10T13:47:00Z">
                <w:pPr/>
              </w:pPrChange>
            </w:pPr>
          </w:p>
        </w:tc>
        <w:tc>
          <w:tcPr>
            <w:tcW w:w="0" w:type="auto"/>
          </w:tcPr>
          <w:p w14:paraId="5043D257" w14:textId="77777777" w:rsidR="00DB6FBA" w:rsidRPr="00DB6FBA" w:rsidRDefault="00DB6FBA">
            <w:pPr>
              <w:jc w:val="both"/>
              <w:cnfStyle w:val="000000100000" w:firstRow="0" w:lastRow="0" w:firstColumn="0" w:lastColumn="0" w:oddVBand="0" w:evenVBand="0" w:oddHBand="1" w:evenHBand="0" w:firstRowFirstColumn="0" w:firstRowLastColumn="0" w:lastRowFirstColumn="0" w:lastRowLastColumn="0"/>
              <w:rPr>
                <w:ins w:id="2027" w:author="Alfredo" w:date="2020-10-10T13:14:00Z"/>
              </w:rPr>
              <w:pPrChange w:id="2028" w:author="Alfredo" w:date="2020-10-10T13:47:00Z">
                <w:pPr>
                  <w:cnfStyle w:val="000000100000" w:firstRow="0" w:lastRow="0" w:firstColumn="0" w:lastColumn="0" w:oddVBand="0" w:evenVBand="0" w:oddHBand="1" w:evenHBand="0" w:firstRowFirstColumn="0" w:firstRowLastColumn="0" w:lastRowFirstColumn="0" w:lastRowLastColumn="0"/>
                </w:pPr>
              </w:pPrChange>
            </w:pPr>
          </w:p>
        </w:tc>
        <w:tc>
          <w:tcPr>
            <w:tcW w:w="0" w:type="auto"/>
          </w:tcPr>
          <w:p w14:paraId="54E92E7E" w14:textId="77777777" w:rsidR="00DB6FBA" w:rsidRPr="00DB6FBA" w:rsidRDefault="00DB6FBA">
            <w:pPr>
              <w:jc w:val="both"/>
              <w:cnfStyle w:val="000000100000" w:firstRow="0" w:lastRow="0" w:firstColumn="0" w:lastColumn="0" w:oddVBand="0" w:evenVBand="0" w:oddHBand="1" w:evenHBand="0" w:firstRowFirstColumn="0" w:firstRowLastColumn="0" w:lastRowFirstColumn="0" w:lastRowLastColumn="0"/>
              <w:rPr>
                <w:ins w:id="2029" w:author="Alfredo" w:date="2020-10-10T13:14:00Z"/>
              </w:rPr>
              <w:pPrChange w:id="2030" w:author="Alfredo" w:date="2020-10-10T13:47:00Z">
                <w:pPr>
                  <w:cnfStyle w:val="000000100000" w:firstRow="0" w:lastRow="0" w:firstColumn="0" w:lastColumn="0" w:oddVBand="0" w:evenVBand="0" w:oddHBand="1" w:evenHBand="0" w:firstRowFirstColumn="0" w:firstRowLastColumn="0" w:lastRowFirstColumn="0" w:lastRowLastColumn="0"/>
                </w:pPr>
              </w:pPrChange>
            </w:pPr>
          </w:p>
        </w:tc>
      </w:tr>
    </w:tbl>
    <w:p w14:paraId="17C1B3C7" w14:textId="77777777" w:rsidR="00FD5C87" w:rsidRDefault="00FD5C87">
      <w:pPr>
        <w:spacing w:after="0"/>
        <w:jc w:val="both"/>
        <w:rPr>
          <w:ins w:id="2031" w:author="Alfredo" w:date="2020-10-10T13:47:00Z"/>
        </w:rPr>
        <w:pPrChange w:id="2032" w:author="Alfredo" w:date="2020-10-10T13:47:00Z">
          <w:pPr/>
        </w:pPrChange>
      </w:pPr>
    </w:p>
    <w:p w14:paraId="25CFA123" w14:textId="77777777" w:rsidR="00DB6FBA" w:rsidRPr="00DB6FBA" w:rsidRDefault="00DB6FBA">
      <w:pPr>
        <w:spacing w:after="0"/>
        <w:jc w:val="both"/>
        <w:rPr>
          <w:ins w:id="2033" w:author="Alfredo" w:date="2020-10-10T13:14:00Z"/>
        </w:rPr>
        <w:pPrChange w:id="2034" w:author="Alfredo" w:date="2020-10-10T13:47:00Z">
          <w:pPr/>
        </w:pPrChange>
      </w:pPr>
      <w:ins w:id="2035" w:author="Alfredo" w:date="2020-10-10T13:14:00Z">
        <w:r w:rsidRPr="00DB6FBA">
          <w:t>En el caso de que sólo se coloque el nombre de la imagen (</w:t>
        </w:r>
        <w:r w:rsidRPr="00DB6FBA">
          <w:rPr>
            <w:i/>
            <w:iCs/>
          </w:rPr>
          <w:t>por ejemplo, imagen.jpg</w:t>
        </w:r>
        <w:r w:rsidRPr="00DB6FBA">
          <w:t xml:space="preserve">), el navegador buscará la imagen en la misma carpeta donde está el archivo CSS. Esto es lo que se llama una </w:t>
        </w:r>
        <w:r w:rsidRPr="00DB6FBA">
          <w:rPr>
            <w:b/>
            <w:bCs/>
          </w:rPr>
          <w:t>ruta relativa</w:t>
        </w:r>
        <w:r w:rsidRPr="00DB6FBA">
          <w:t xml:space="preserve">. En el caso de que se coloque la ruta completa, por ejemplo https://i.emezeta.com/img/logo.png, se accederá a la imagen alojada en esa dirección web. Esto es lo que se llama </w:t>
        </w:r>
        <w:r w:rsidRPr="00DB6FBA">
          <w:rPr>
            <w:b/>
            <w:bCs/>
          </w:rPr>
          <w:t>ruta absoluta</w:t>
        </w:r>
        <w:r w:rsidRPr="00DB6FBA">
          <w:t>.</w:t>
        </w:r>
      </w:ins>
    </w:p>
    <w:p w14:paraId="2B70DFE5" w14:textId="1F63EF71" w:rsidR="00DB6FBA" w:rsidRPr="00DB6FBA" w:rsidRDefault="00FD5C87">
      <w:pPr>
        <w:rPr>
          <w:ins w:id="2036" w:author="Alfredo" w:date="2020-10-10T13:13:00Z"/>
        </w:rPr>
      </w:pPr>
      <w:ins w:id="2037" w:author="Alfredo" w:date="2020-10-10T13:47:00Z">
        <w:r w:rsidRPr="00FD5C87">
          <w:t xml:space="preserve">Una vez establecida una imagen de fondo con </w:t>
        </w:r>
        <w:r w:rsidRPr="00FD5C87">
          <w:rPr>
            <w:b/>
            <w:rPrChange w:id="2038" w:author="Alfredo" w:date="2020-10-10T13:48:00Z">
              <w:rPr/>
            </w:rPrChange>
          </w:rPr>
          <w:t>background-image</w:t>
        </w:r>
        <w:r w:rsidRPr="00FD5C87">
          <w:t xml:space="preserve">, se puede personalizar la forma en la que se mostrará dicha imagen mediante propiedades como </w:t>
        </w:r>
        <w:r w:rsidRPr="00FD5C87">
          <w:rPr>
            <w:b/>
            <w:rPrChange w:id="2039" w:author="Alfredo" w:date="2020-10-10T13:48:00Z">
              <w:rPr/>
            </w:rPrChange>
          </w:rPr>
          <w:t>background-repeat, background-attachment o background-position</w:t>
        </w:r>
        <w:r w:rsidRPr="00FD5C87">
          <w:t>, entre otras:</w:t>
        </w:r>
      </w:ins>
    </w:p>
    <w:tbl>
      <w:tblPr>
        <w:tblStyle w:val="Tabladecuadrcula4-nfasis3"/>
        <w:tblW w:w="0" w:type="auto"/>
        <w:jc w:val="center"/>
        <w:tblLook w:val="04A0" w:firstRow="1" w:lastRow="0" w:firstColumn="1" w:lastColumn="0" w:noHBand="0" w:noVBand="1"/>
        <w:tblPrChange w:id="2040" w:author="Alfredo" w:date="2020-10-10T13:51:00Z">
          <w:tblPr>
            <w:tblStyle w:val="Tabladecuadrcula4-nfasis3"/>
            <w:tblW w:w="0" w:type="auto"/>
            <w:jc w:val="center"/>
            <w:tblLook w:val="04A0" w:firstRow="1" w:lastRow="0" w:firstColumn="1" w:lastColumn="0" w:noHBand="0" w:noVBand="1"/>
          </w:tblPr>
        </w:tblPrChange>
      </w:tblPr>
      <w:tblGrid>
        <w:gridCol w:w="2547"/>
        <w:gridCol w:w="1276"/>
        <w:gridCol w:w="5098"/>
        <w:tblGridChange w:id="2041">
          <w:tblGrid>
            <w:gridCol w:w="2382"/>
            <w:gridCol w:w="874"/>
            <w:gridCol w:w="425"/>
            <w:gridCol w:w="5240"/>
          </w:tblGrid>
        </w:tblGridChange>
      </w:tblGrid>
      <w:tr w:rsidR="00FD5C87" w:rsidRPr="00FD5C87" w14:paraId="050D1F7B" w14:textId="77777777" w:rsidTr="00FD5C87">
        <w:trPr>
          <w:cnfStyle w:val="100000000000" w:firstRow="1" w:lastRow="0" w:firstColumn="0" w:lastColumn="0" w:oddVBand="0" w:evenVBand="0" w:oddHBand="0" w:evenHBand="0" w:firstRowFirstColumn="0" w:firstRowLastColumn="0" w:lastRowFirstColumn="0" w:lastRowLastColumn="0"/>
          <w:jc w:val="center"/>
          <w:ins w:id="2042" w:author="Alfredo" w:date="2020-10-10T13:48:00Z"/>
          <w:trPrChange w:id="2043" w:author="Alfredo" w:date="2020-10-10T13:51:00Z">
            <w:trPr>
              <w:jc w:val="center"/>
            </w:trPr>
          </w:trPrChange>
        </w:trPr>
        <w:tc>
          <w:tcPr>
            <w:cnfStyle w:val="001000000000" w:firstRow="0" w:lastRow="0" w:firstColumn="1" w:lastColumn="0" w:oddVBand="0" w:evenVBand="0" w:oddHBand="0" w:evenHBand="0" w:firstRowFirstColumn="0" w:firstRowLastColumn="0" w:lastRowFirstColumn="0" w:lastRowLastColumn="0"/>
            <w:tcW w:w="2547" w:type="dxa"/>
            <w:hideMark/>
            <w:tcPrChange w:id="2044" w:author="Alfredo" w:date="2020-10-10T13:51:00Z">
              <w:tcPr>
                <w:tcW w:w="2382" w:type="dxa"/>
                <w:hideMark/>
              </w:tcPr>
            </w:tcPrChange>
          </w:tcPr>
          <w:p w14:paraId="2F98CC23" w14:textId="77777777" w:rsidR="00FD5C87" w:rsidRPr="00FD5C87" w:rsidRDefault="00FD5C87">
            <w:pPr>
              <w:spacing w:after="160" w:line="259" w:lineRule="auto"/>
              <w:ind w:right="-108"/>
              <w:cnfStyle w:val="101000000000" w:firstRow="1" w:lastRow="0" w:firstColumn="1" w:lastColumn="0" w:oddVBand="0" w:evenVBand="0" w:oddHBand="0" w:evenHBand="0" w:firstRowFirstColumn="0" w:firstRowLastColumn="0" w:lastRowFirstColumn="0" w:lastRowLastColumn="0"/>
              <w:rPr>
                <w:ins w:id="2045" w:author="Alfredo" w:date="2020-10-10T13:48:00Z"/>
              </w:rPr>
              <w:pPrChange w:id="2046" w:author="Alfredo" w:date="2020-10-10T13:51:00Z">
                <w:pPr>
                  <w:spacing w:after="160" w:line="259" w:lineRule="auto"/>
                  <w:cnfStyle w:val="101000000000" w:firstRow="1" w:lastRow="0" w:firstColumn="1" w:lastColumn="0" w:oddVBand="0" w:evenVBand="0" w:oddHBand="0" w:evenHBand="0" w:firstRowFirstColumn="0" w:firstRowLastColumn="0" w:lastRowFirstColumn="0" w:lastRowLastColumn="0"/>
                </w:pPr>
              </w:pPrChange>
            </w:pPr>
            <w:ins w:id="2047" w:author="Alfredo" w:date="2020-10-10T13:48:00Z">
              <w:r w:rsidRPr="00FD5C87">
                <w:t>Propiedad</w:t>
              </w:r>
            </w:ins>
          </w:p>
        </w:tc>
        <w:tc>
          <w:tcPr>
            <w:tcW w:w="1276" w:type="dxa"/>
            <w:hideMark/>
            <w:tcPrChange w:id="2048" w:author="Alfredo" w:date="2020-10-10T13:51:00Z">
              <w:tcPr>
                <w:tcW w:w="874" w:type="dxa"/>
                <w:hideMark/>
              </w:tcPr>
            </w:tcPrChange>
          </w:tcPr>
          <w:p w14:paraId="13DC1862" w14:textId="77777777" w:rsidR="00FD5C87" w:rsidRPr="00FD5C87" w:rsidRDefault="00FD5C87" w:rsidP="00FD5C87">
            <w:pPr>
              <w:spacing w:after="160" w:line="259" w:lineRule="auto"/>
              <w:cnfStyle w:val="100000000000" w:firstRow="1" w:lastRow="0" w:firstColumn="0" w:lastColumn="0" w:oddVBand="0" w:evenVBand="0" w:oddHBand="0" w:evenHBand="0" w:firstRowFirstColumn="0" w:firstRowLastColumn="0" w:lastRowFirstColumn="0" w:lastRowLastColumn="0"/>
              <w:rPr>
                <w:ins w:id="2049" w:author="Alfredo" w:date="2020-10-10T13:48:00Z"/>
              </w:rPr>
            </w:pPr>
            <w:ins w:id="2050" w:author="Alfredo" w:date="2020-10-10T13:48:00Z">
              <w:r w:rsidRPr="00FD5C87">
                <w:t>Valor</w:t>
              </w:r>
            </w:ins>
          </w:p>
        </w:tc>
        <w:tc>
          <w:tcPr>
            <w:tcW w:w="5098" w:type="dxa"/>
            <w:hideMark/>
            <w:tcPrChange w:id="2051" w:author="Alfredo" w:date="2020-10-10T13:51:00Z">
              <w:tcPr>
                <w:tcW w:w="5665" w:type="dxa"/>
                <w:gridSpan w:val="2"/>
                <w:hideMark/>
              </w:tcPr>
            </w:tcPrChange>
          </w:tcPr>
          <w:p w14:paraId="7DA02DE2" w14:textId="77777777" w:rsidR="00FD5C87" w:rsidRPr="00FD5C87" w:rsidRDefault="00FD5C87" w:rsidP="00FD5C87">
            <w:pPr>
              <w:spacing w:after="160" w:line="259" w:lineRule="auto"/>
              <w:cnfStyle w:val="100000000000" w:firstRow="1" w:lastRow="0" w:firstColumn="0" w:lastColumn="0" w:oddVBand="0" w:evenVBand="0" w:oddHBand="0" w:evenHBand="0" w:firstRowFirstColumn="0" w:firstRowLastColumn="0" w:lastRowFirstColumn="0" w:lastRowLastColumn="0"/>
              <w:rPr>
                <w:ins w:id="2052" w:author="Alfredo" w:date="2020-10-10T13:48:00Z"/>
              </w:rPr>
            </w:pPr>
            <w:ins w:id="2053" w:author="Alfredo" w:date="2020-10-10T13:48:00Z">
              <w:r w:rsidRPr="00FD5C87">
                <w:t>Significado</w:t>
              </w:r>
            </w:ins>
          </w:p>
        </w:tc>
      </w:tr>
      <w:tr w:rsidR="00FD5C87" w:rsidRPr="00FD5C87" w14:paraId="399FA03E" w14:textId="77777777" w:rsidTr="00FD5C87">
        <w:trPr>
          <w:cnfStyle w:val="000000100000" w:firstRow="0" w:lastRow="0" w:firstColumn="0" w:lastColumn="0" w:oddVBand="0" w:evenVBand="0" w:oddHBand="1" w:evenHBand="0" w:firstRowFirstColumn="0" w:firstRowLastColumn="0" w:lastRowFirstColumn="0" w:lastRowLastColumn="0"/>
          <w:jc w:val="center"/>
          <w:ins w:id="2054" w:author="Alfredo" w:date="2020-10-10T13:48:00Z"/>
          <w:trPrChange w:id="2055" w:author="Alfredo" w:date="2020-10-10T13:51:00Z">
            <w:trPr>
              <w:jc w:val="center"/>
            </w:trPr>
          </w:trPrChange>
        </w:trPr>
        <w:tc>
          <w:tcPr>
            <w:cnfStyle w:val="001000000000" w:firstRow="0" w:lastRow="0" w:firstColumn="1" w:lastColumn="0" w:oddVBand="0" w:evenVBand="0" w:oddHBand="0" w:evenHBand="0" w:firstRowFirstColumn="0" w:firstRowLastColumn="0" w:lastRowFirstColumn="0" w:lastRowLastColumn="0"/>
            <w:tcW w:w="2547" w:type="dxa"/>
            <w:hideMark/>
            <w:tcPrChange w:id="2056" w:author="Alfredo" w:date="2020-10-10T13:51:00Z">
              <w:tcPr>
                <w:tcW w:w="2382" w:type="dxa"/>
                <w:hideMark/>
              </w:tcPr>
            </w:tcPrChange>
          </w:tcPr>
          <w:p w14:paraId="637D6635" w14:textId="77777777" w:rsidR="00FD5C87" w:rsidRPr="00FD5C87" w:rsidRDefault="00FD5C87">
            <w:pPr>
              <w:spacing w:after="160" w:line="259" w:lineRule="auto"/>
              <w:ind w:right="-108"/>
              <w:cnfStyle w:val="001000100000" w:firstRow="0" w:lastRow="0" w:firstColumn="1" w:lastColumn="0" w:oddVBand="0" w:evenVBand="0" w:oddHBand="1" w:evenHBand="0" w:firstRowFirstColumn="0" w:firstRowLastColumn="0" w:lastRowFirstColumn="0" w:lastRowLastColumn="0"/>
              <w:rPr>
                <w:ins w:id="2057" w:author="Alfredo" w:date="2020-10-10T13:48:00Z"/>
              </w:rPr>
              <w:pPrChange w:id="2058" w:author="Alfredo" w:date="2020-10-10T13:51:00Z">
                <w:pPr>
                  <w:spacing w:after="160" w:line="259" w:lineRule="auto"/>
                  <w:cnfStyle w:val="001000100000" w:firstRow="0" w:lastRow="0" w:firstColumn="1" w:lastColumn="0" w:oddVBand="0" w:evenVBand="0" w:oddHBand="1" w:evenHBand="0" w:firstRowFirstColumn="0" w:firstRowLastColumn="0" w:lastRowFirstColumn="0" w:lastRowLastColumn="0"/>
                </w:pPr>
              </w:pPrChange>
            </w:pPr>
            <w:ins w:id="2059" w:author="Alfredo" w:date="2020-10-10T13:48:00Z">
              <w:r w:rsidRPr="00FD5C87">
                <w:t>background-repeat</w:t>
              </w:r>
            </w:ins>
          </w:p>
        </w:tc>
        <w:tc>
          <w:tcPr>
            <w:tcW w:w="1276" w:type="dxa"/>
            <w:hideMark/>
            <w:tcPrChange w:id="2060" w:author="Alfredo" w:date="2020-10-10T13:51:00Z">
              <w:tcPr>
                <w:tcW w:w="874" w:type="dxa"/>
                <w:hideMark/>
              </w:tcPr>
            </w:tcPrChange>
          </w:tcPr>
          <w:p w14:paraId="5CC6E5C1" w14:textId="77777777" w:rsidR="00FD5C87" w:rsidRPr="00FD5C87" w:rsidRDefault="00FD5C87" w:rsidP="00FD5C87">
            <w:pPr>
              <w:spacing w:after="160" w:line="259" w:lineRule="auto"/>
              <w:cnfStyle w:val="000000100000" w:firstRow="0" w:lastRow="0" w:firstColumn="0" w:lastColumn="0" w:oddVBand="0" w:evenVBand="0" w:oddHBand="1" w:evenHBand="0" w:firstRowFirstColumn="0" w:firstRowLastColumn="0" w:lastRowFirstColumn="0" w:lastRowLastColumn="0"/>
              <w:rPr>
                <w:ins w:id="2061" w:author="Alfredo" w:date="2020-10-10T13:48:00Z"/>
              </w:rPr>
            </w:pPr>
            <w:ins w:id="2062" w:author="Alfredo" w:date="2020-10-10T13:48:00Z">
              <w:r w:rsidRPr="00FD5C87">
                <w:rPr>
                  <w:b/>
                  <w:bCs/>
                </w:rPr>
                <w:t>repeat</w:t>
              </w:r>
            </w:ins>
          </w:p>
        </w:tc>
        <w:tc>
          <w:tcPr>
            <w:tcW w:w="5098" w:type="dxa"/>
            <w:hideMark/>
            <w:tcPrChange w:id="2063" w:author="Alfredo" w:date="2020-10-10T13:51:00Z">
              <w:tcPr>
                <w:tcW w:w="5665" w:type="dxa"/>
                <w:gridSpan w:val="2"/>
                <w:hideMark/>
              </w:tcPr>
            </w:tcPrChange>
          </w:tcPr>
          <w:p w14:paraId="55690989" w14:textId="77777777" w:rsidR="00FD5C87" w:rsidRPr="00FD5C87" w:rsidRDefault="00FD5C87" w:rsidP="00FD5C87">
            <w:pPr>
              <w:spacing w:after="160" w:line="259" w:lineRule="auto"/>
              <w:cnfStyle w:val="000000100000" w:firstRow="0" w:lastRow="0" w:firstColumn="0" w:lastColumn="0" w:oddVBand="0" w:evenVBand="0" w:oddHBand="1" w:evenHBand="0" w:firstRowFirstColumn="0" w:firstRowLastColumn="0" w:lastRowFirstColumn="0" w:lastRowLastColumn="0"/>
              <w:rPr>
                <w:ins w:id="2064" w:author="Alfredo" w:date="2020-10-10T13:48:00Z"/>
              </w:rPr>
            </w:pPr>
            <w:ins w:id="2065" w:author="Alfredo" w:date="2020-10-10T13:48:00Z">
              <w:r w:rsidRPr="00FD5C87">
                <w:t>Repite la imagen de fondo horizontal y verticalmente.</w:t>
              </w:r>
            </w:ins>
          </w:p>
        </w:tc>
      </w:tr>
      <w:tr w:rsidR="00FD5C87" w:rsidRPr="00FD5C87" w14:paraId="75CC95B1" w14:textId="77777777" w:rsidTr="00FD5C87">
        <w:trPr>
          <w:jc w:val="center"/>
          <w:ins w:id="2066" w:author="Alfredo" w:date="2020-10-10T13:48:00Z"/>
          <w:trPrChange w:id="2067" w:author="Alfredo" w:date="2020-10-10T13:51:00Z">
            <w:trPr>
              <w:jc w:val="center"/>
            </w:trPr>
          </w:trPrChange>
        </w:trPr>
        <w:tc>
          <w:tcPr>
            <w:cnfStyle w:val="001000000000" w:firstRow="0" w:lastRow="0" w:firstColumn="1" w:lastColumn="0" w:oddVBand="0" w:evenVBand="0" w:oddHBand="0" w:evenHBand="0" w:firstRowFirstColumn="0" w:firstRowLastColumn="0" w:lastRowFirstColumn="0" w:lastRowLastColumn="0"/>
            <w:tcW w:w="2547" w:type="dxa"/>
            <w:hideMark/>
            <w:tcPrChange w:id="2068" w:author="Alfredo" w:date="2020-10-10T13:51:00Z">
              <w:tcPr>
                <w:tcW w:w="2382" w:type="dxa"/>
                <w:hideMark/>
              </w:tcPr>
            </w:tcPrChange>
          </w:tcPr>
          <w:p w14:paraId="3BD32B56" w14:textId="77777777" w:rsidR="00FD5C87" w:rsidRPr="00FD5C87" w:rsidRDefault="00FD5C87">
            <w:pPr>
              <w:spacing w:after="160" w:line="259" w:lineRule="auto"/>
              <w:ind w:right="-108"/>
              <w:rPr>
                <w:ins w:id="2069" w:author="Alfredo" w:date="2020-10-10T13:48:00Z"/>
              </w:rPr>
              <w:pPrChange w:id="2070" w:author="Alfredo" w:date="2020-10-10T13:51:00Z">
                <w:pPr>
                  <w:spacing w:after="160" w:line="259" w:lineRule="auto"/>
                </w:pPr>
              </w:pPrChange>
            </w:pPr>
          </w:p>
        </w:tc>
        <w:tc>
          <w:tcPr>
            <w:tcW w:w="1276" w:type="dxa"/>
            <w:hideMark/>
            <w:tcPrChange w:id="2071" w:author="Alfredo" w:date="2020-10-10T13:51:00Z">
              <w:tcPr>
                <w:tcW w:w="1299" w:type="dxa"/>
                <w:gridSpan w:val="2"/>
                <w:hideMark/>
              </w:tcPr>
            </w:tcPrChange>
          </w:tcPr>
          <w:p w14:paraId="2F3260A7" w14:textId="77777777" w:rsidR="00FD5C87" w:rsidRPr="00FD5C87" w:rsidRDefault="00FD5C87" w:rsidP="00FD5C87">
            <w:pPr>
              <w:spacing w:after="160" w:line="259" w:lineRule="auto"/>
              <w:cnfStyle w:val="000000000000" w:firstRow="0" w:lastRow="0" w:firstColumn="0" w:lastColumn="0" w:oddVBand="0" w:evenVBand="0" w:oddHBand="0" w:evenHBand="0" w:firstRowFirstColumn="0" w:firstRowLastColumn="0" w:lastRowFirstColumn="0" w:lastRowLastColumn="0"/>
              <w:rPr>
                <w:ins w:id="2072" w:author="Alfredo" w:date="2020-10-10T13:48:00Z"/>
              </w:rPr>
            </w:pPr>
            <w:ins w:id="2073" w:author="Alfredo" w:date="2020-10-10T13:48:00Z">
              <w:r w:rsidRPr="00FD5C87">
                <w:t>repeat-x</w:t>
              </w:r>
            </w:ins>
          </w:p>
        </w:tc>
        <w:tc>
          <w:tcPr>
            <w:tcW w:w="5098" w:type="dxa"/>
            <w:hideMark/>
            <w:tcPrChange w:id="2074" w:author="Alfredo" w:date="2020-10-10T13:51:00Z">
              <w:tcPr>
                <w:tcW w:w="5240" w:type="dxa"/>
                <w:hideMark/>
              </w:tcPr>
            </w:tcPrChange>
          </w:tcPr>
          <w:p w14:paraId="3AB2BB6A" w14:textId="77777777" w:rsidR="00FD5C87" w:rsidRPr="00FD5C87" w:rsidRDefault="00FD5C87" w:rsidP="00FD5C87">
            <w:pPr>
              <w:spacing w:after="160" w:line="259" w:lineRule="auto"/>
              <w:cnfStyle w:val="000000000000" w:firstRow="0" w:lastRow="0" w:firstColumn="0" w:lastColumn="0" w:oddVBand="0" w:evenVBand="0" w:oddHBand="0" w:evenHBand="0" w:firstRowFirstColumn="0" w:firstRowLastColumn="0" w:lastRowFirstColumn="0" w:lastRowLastColumn="0"/>
              <w:rPr>
                <w:ins w:id="2075" w:author="Alfredo" w:date="2020-10-10T13:48:00Z"/>
              </w:rPr>
            </w:pPr>
            <w:ins w:id="2076" w:author="Alfredo" w:date="2020-10-10T13:48:00Z">
              <w:r w:rsidRPr="00FD5C87">
                <w:t>Repite la imagen de fondo sólo horizontalmente (eje x).</w:t>
              </w:r>
            </w:ins>
          </w:p>
        </w:tc>
      </w:tr>
      <w:tr w:rsidR="00FD5C87" w:rsidRPr="00FD5C87" w14:paraId="07B0499D" w14:textId="77777777" w:rsidTr="00FD5C87">
        <w:trPr>
          <w:cnfStyle w:val="000000100000" w:firstRow="0" w:lastRow="0" w:firstColumn="0" w:lastColumn="0" w:oddVBand="0" w:evenVBand="0" w:oddHBand="1" w:evenHBand="0" w:firstRowFirstColumn="0" w:firstRowLastColumn="0" w:lastRowFirstColumn="0" w:lastRowLastColumn="0"/>
          <w:jc w:val="center"/>
          <w:ins w:id="2077" w:author="Alfredo" w:date="2020-10-10T13:48:00Z"/>
          <w:trPrChange w:id="2078" w:author="Alfredo" w:date="2020-10-10T13:51:00Z">
            <w:trPr>
              <w:jc w:val="center"/>
            </w:trPr>
          </w:trPrChange>
        </w:trPr>
        <w:tc>
          <w:tcPr>
            <w:cnfStyle w:val="001000000000" w:firstRow="0" w:lastRow="0" w:firstColumn="1" w:lastColumn="0" w:oddVBand="0" w:evenVBand="0" w:oddHBand="0" w:evenHBand="0" w:firstRowFirstColumn="0" w:firstRowLastColumn="0" w:lastRowFirstColumn="0" w:lastRowLastColumn="0"/>
            <w:tcW w:w="2547" w:type="dxa"/>
            <w:hideMark/>
            <w:tcPrChange w:id="2079" w:author="Alfredo" w:date="2020-10-10T13:51:00Z">
              <w:tcPr>
                <w:tcW w:w="2382" w:type="dxa"/>
                <w:hideMark/>
              </w:tcPr>
            </w:tcPrChange>
          </w:tcPr>
          <w:p w14:paraId="44978C61" w14:textId="77777777" w:rsidR="00FD5C87" w:rsidRPr="00FD5C87" w:rsidRDefault="00FD5C87">
            <w:pPr>
              <w:spacing w:after="160" w:line="259" w:lineRule="auto"/>
              <w:ind w:right="-108"/>
              <w:cnfStyle w:val="001000100000" w:firstRow="0" w:lastRow="0" w:firstColumn="1" w:lastColumn="0" w:oddVBand="0" w:evenVBand="0" w:oddHBand="1" w:evenHBand="0" w:firstRowFirstColumn="0" w:firstRowLastColumn="0" w:lastRowFirstColumn="0" w:lastRowLastColumn="0"/>
              <w:rPr>
                <w:ins w:id="2080" w:author="Alfredo" w:date="2020-10-10T13:48:00Z"/>
              </w:rPr>
              <w:pPrChange w:id="2081" w:author="Alfredo" w:date="2020-10-10T13:51:00Z">
                <w:pPr>
                  <w:spacing w:after="160" w:line="259" w:lineRule="auto"/>
                  <w:cnfStyle w:val="001000100000" w:firstRow="0" w:lastRow="0" w:firstColumn="1" w:lastColumn="0" w:oddVBand="0" w:evenVBand="0" w:oddHBand="1" w:evenHBand="0" w:firstRowFirstColumn="0" w:firstRowLastColumn="0" w:lastRowFirstColumn="0" w:lastRowLastColumn="0"/>
                </w:pPr>
              </w:pPrChange>
            </w:pPr>
          </w:p>
        </w:tc>
        <w:tc>
          <w:tcPr>
            <w:tcW w:w="1276" w:type="dxa"/>
            <w:hideMark/>
            <w:tcPrChange w:id="2082" w:author="Alfredo" w:date="2020-10-10T13:51:00Z">
              <w:tcPr>
                <w:tcW w:w="874" w:type="dxa"/>
                <w:hideMark/>
              </w:tcPr>
            </w:tcPrChange>
          </w:tcPr>
          <w:p w14:paraId="04F1406E" w14:textId="77777777" w:rsidR="00FD5C87" w:rsidRPr="00FD5C87" w:rsidRDefault="00FD5C87" w:rsidP="00FD5C87">
            <w:pPr>
              <w:spacing w:after="160" w:line="259" w:lineRule="auto"/>
              <w:cnfStyle w:val="000000100000" w:firstRow="0" w:lastRow="0" w:firstColumn="0" w:lastColumn="0" w:oddVBand="0" w:evenVBand="0" w:oddHBand="1" w:evenHBand="0" w:firstRowFirstColumn="0" w:firstRowLastColumn="0" w:lastRowFirstColumn="0" w:lastRowLastColumn="0"/>
              <w:rPr>
                <w:ins w:id="2083" w:author="Alfredo" w:date="2020-10-10T13:48:00Z"/>
              </w:rPr>
            </w:pPr>
            <w:ins w:id="2084" w:author="Alfredo" w:date="2020-10-10T13:48:00Z">
              <w:r w:rsidRPr="00FD5C87">
                <w:t>repeat-y</w:t>
              </w:r>
            </w:ins>
          </w:p>
        </w:tc>
        <w:tc>
          <w:tcPr>
            <w:tcW w:w="5098" w:type="dxa"/>
            <w:hideMark/>
            <w:tcPrChange w:id="2085" w:author="Alfredo" w:date="2020-10-10T13:51:00Z">
              <w:tcPr>
                <w:tcW w:w="5665" w:type="dxa"/>
                <w:gridSpan w:val="2"/>
                <w:hideMark/>
              </w:tcPr>
            </w:tcPrChange>
          </w:tcPr>
          <w:p w14:paraId="3641719C" w14:textId="77777777" w:rsidR="00FD5C87" w:rsidRPr="00FD5C87" w:rsidRDefault="00FD5C87" w:rsidP="00FD5C87">
            <w:pPr>
              <w:spacing w:after="160" w:line="259" w:lineRule="auto"/>
              <w:cnfStyle w:val="000000100000" w:firstRow="0" w:lastRow="0" w:firstColumn="0" w:lastColumn="0" w:oddVBand="0" w:evenVBand="0" w:oddHBand="1" w:evenHBand="0" w:firstRowFirstColumn="0" w:firstRowLastColumn="0" w:lastRowFirstColumn="0" w:lastRowLastColumn="0"/>
              <w:rPr>
                <w:ins w:id="2086" w:author="Alfredo" w:date="2020-10-10T13:48:00Z"/>
              </w:rPr>
            </w:pPr>
            <w:ins w:id="2087" w:author="Alfredo" w:date="2020-10-10T13:48:00Z">
              <w:r w:rsidRPr="00FD5C87">
                <w:t>Repite la imagen de fondo sólo verticalmente (eje y).</w:t>
              </w:r>
            </w:ins>
          </w:p>
        </w:tc>
      </w:tr>
      <w:tr w:rsidR="00FD5C87" w:rsidRPr="00FD5C87" w14:paraId="077BF3FC" w14:textId="77777777" w:rsidTr="00FD5C87">
        <w:trPr>
          <w:jc w:val="center"/>
          <w:ins w:id="2088" w:author="Alfredo" w:date="2020-10-10T13:48:00Z"/>
          <w:trPrChange w:id="2089" w:author="Alfredo" w:date="2020-10-10T13:51:00Z">
            <w:trPr>
              <w:jc w:val="center"/>
            </w:trPr>
          </w:trPrChange>
        </w:trPr>
        <w:tc>
          <w:tcPr>
            <w:cnfStyle w:val="001000000000" w:firstRow="0" w:lastRow="0" w:firstColumn="1" w:lastColumn="0" w:oddVBand="0" w:evenVBand="0" w:oddHBand="0" w:evenHBand="0" w:firstRowFirstColumn="0" w:firstRowLastColumn="0" w:lastRowFirstColumn="0" w:lastRowLastColumn="0"/>
            <w:tcW w:w="2547" w:type="dxa"/>
            <w:hideMark/>
            <w:tcPrChange w:id="2090" w:author="Alfredo" w:date="2020-10-10T13:51:00Z">
              <w:tcPr>
                <w:tcW w:w="2382" w:type="dxa"/>
                <w:hideMark/>
              </w:tcPr>
            </w:tcPrChange>
          </w:tcPr>
          <w:p w14:paraId="1104BAA5" w14:textId="77777777" w:rsidR="00FD5C87" w:rsidRPr="00FD5C87" w:rsidRDefault="00FD5C87">
            <w:pPr>
              <w:spacing w:after="160" w:line="259" w:lineRule="auto"/>
              <w:ind w:right="-108"/>
              <w:rPr>
                <w:ins w:id="2091" w:author="Alfredo" w:date="2020-10-10T13:48:00Z"/>
              </w:rPr>
              <w:pPrChange w:id="2092" w:author="Alfredo" w:date="2020-10-10T13:51:00Z">
                <w:pPr>
                  <w:spacing w:after="160" w:line="259" w:lineRule="auto"/>
                </w:pPr>
              </w:pPrChange>
            </w:pPr>
          </w:p>
        </w:tc>
        <w:tc>
          <w:tcPr>
            <w:tcW w:w="1276" w:type="dxa"/>
            <w:hideMark/>
            <w:tcPrChange w:id="2093" w:author="Alfredo" w:date="2020-10-10T13:51:00Z">
              <w:tcPr>
                <w:tcW w:w="1299" w:type="dxa"/>
                <w:gridSpan w:val="2"/>
                <w:hideMark/>
              </w:tcPr>
            </w:tcPrChange>
          </w:tcPr>
          <w:p w14:paraId="7D78FEAA" w14:textId="77777777" w:rsidR="00FD5C87" w:rsidRPr="00FD5C87" w:rsidRDefault="00FD5C87" w:rsidP="00FD5C87">
            <w:pPr>
              <w:spacing w:after="160" w:line="259" w:lineRule="auto"/>
              <w:cnfStyle w:val="000000000000" w:firstRow="0" w:lastRow="0" w:firstColumn="0" w:lastColumn="0" w:oddVBand="0" w:evenVBand="0" w:oddHBand="0" w:evenHBand="0" w:firstRowFirstColumn="0" w:firstRowLastColumn="0" w:lastRowFirstColumn="0" w:lastRowLastColumn="0"/>
              <w:rPr>
                <w:ins w:id="2094" w:author="Alfredo" w:date="2020-10-10T13:48:00Z"/>
              </w:rPr>
            </w:pPr>
            <w:ins w:id="2095" w:author="Alfredo" w:date="2020-10-10T13:48:00Z">
              <w:r w:rsidRPr="00FD5C87">
                <w:t>space</w:t>
              </w:r>
            </w:ins>
          </w:p>
        </w:tc>
        <w:tc>
          <w:tcPr>
            <w:tcW w:w="5098" w:type="dxa"/>
            <w:hideMark/>
            <w:tcPrChange w:id="2096" w:author="Alfredo" w:date="2020-10-10T13:51:00Z">
              <w:tcPr>
                <w:tcW w:w="5240" w:type="dxa"/>
                <w:hideMark/>
              </w:tcPr>
            </w:tcPrChange>
          </w:tcPr>
          <w:p w14:paraId="25CEBED7" w14:textId="77777777" w:rsidR="00FD5C87" w:rsidRPr="00FD5C87" w:rsidRDefault="00FD5C87" w:rsidP="00FD5C87">
            <w:pPr>
              <w:spacing w:after="160" w:line="259" w:lineRule="auto"/>
              <w:cnfStyle w:val="000000000000" w:firstRow="0" w:lastRow="0" w:firstColumn="0" w:lastColumn="0" w:oddVBand="0" w:evenVBand="0" w:oddHBand="0" w:evenHBand="0" w:firstRowFirstColumn="0" w:firstRowLastColumn="0" w:lastRowFirstColumn="0" w:lastRowLastColumn="0"/>
              <w:rPr>
                <w:ins w:id="2097" w:author="Alfredo" w:date="2020-10-10T13:48:00Z"/>
              </w:rPr>
            </w:pPr>
            <w:ins w:id="2098" w:author="Alfredo" w:date="2020-10-10T13:48:00Z">
              <w:r w:rsidRPr="00FD5C87">
                <w:t>Repite la imagen y rellena con espacio los huecos.</w:t>
              </w:r>
            </w:ins>
          </w:p>
        </w:tc>
      </w:tr>
      <w:tr w:rsidR="00FD5C87" w:rsidRPr="00FD5C87" w14:paraId="63F26826" w14:textId="77777777" w:rsidTr="00FD5C87">
        <w:trPr>
          <w:cnfStyle w:val="000000100000" w:firstRow="0" w:lastRow="0" w:firstColumn="0" w:lastColumn="0" w:oddVBand="0" w:evenVBand="0" w:oddHBand="1" w:evenHBand="0" w:firstRowFirstColumn="0" w:firstRowLastColumn="0" w:lastRowFirstColumn="0" w:lastRowLastColumn="0"/>
          <w:jc w:val="center"/>
          <w:ins w:id="2099" w:author="Alfredo" w:date="2020-10-10T13:48:00Z"/>
          <w:trPrChange w:id="2100" w:author="Alfredo" w:date="2020-10-10T13:51:00Z">
            <w:trPr>
              <w:jc w:val="center"/>
            </w:trPr>
          </w:trPrChange>
        </w:trPr>
        <w:tc>
          <w:tcPr>
            <w:cnfStyle w:val="001000000000" w:firstRow="0" w:lastRow="0" w:firstColumn="1" w:lastColumn="0" w:oddVBand="0" w:evenVBand="0" w:oddHBand="0" w:evenHBand="0" w:firstRowFirstColumn="0" w:firstRowLastColumn="0" w:lastRowFirstColumn="0" w:lastRowLastColumn="0"/>
            <w:tcW w:w="2547" w:type="dxa"/>
            <w:hideMark/>
            <w:tcPrChange w:id="2101" w:author="Alfredo" w:date="2020-10-10T13:51:00Z">
              <w:tcPr>
                <w:tcW w:w="2382" w:type="dxa"/>
                <w:hideMark/>
              </w:tcPr>
            </w:tcPrChange>
          </w:tcPr>
          <w:p w14:paraId="394BAEAA" w14:textId="77777777" w:rsidR="00FD5C87" w:rsidRPr="00FD5C87" w:rsidRDefault="00FD5C87">
            <w:pPr>
              <w:spacing w:after="160" w:line="259" w:lineRule="auto"/>
              <w:ind w:right="-108"/>
              <w:cnfStyle w:val="001000100000" w:firstRow="0" w:lastRow="0" w:firstColumn="1" w:lastColumn="0" w:oddVBand="0" w:evenVBand="0" w:oddHBand="1" w:evenHBand="0" w:firstRowFirstColumn="0" w:firstRowLastColumn="0" w:lastRowFirstColumn="0" w:lastRowLastColumn="0"/>
              <w:rPr>
                <w:ins w:id="2102" w:author="Alfredo" w:date="2020-10-10T13:48:00Z"/>
              </w:rPr>
              <w:pPrChange w:id="2103" w:author="Alfredo" w:date="2020-10-10T13:51:00Z">
                <w:pPr>
                  <w:spacing w:after="160" w:line="259" w:lineRule="auto"/>
                  <w:cnfStyle w:val="001000100000" w:firstRow="0" w:lastRow="0" w:firstColumn="1" w:lastColumn="0" w:oddVBand="0" w:evenVBand="0" w:oddHBand="1" w:evenHBand="0" w:firstRowFirstColumn="0" w:firstRowLastColumn="0" w:lastRowFirstColumn="0" w:lastRowLastColumn="0"/>
                </w:pPr>
              </w:pPrChange>
            </w:pPr>
          </w:p>
        </w:tc>
        <w:tc>
          <w:tcPr>
            <w:tcW w:w="1276" w:type="dxa"/>
            <w:hideMark/>
            <w:tcPrChange w:id="2104" w:author="Alfredo" w:date="2020-10-10T13:51:00Z">
              <w:tcPr>
                <w:tcW w:w="874" w:type="dxa"/>
                <w:hideMark/>
              </w:tcPr>
            </w:tcPrChange>
          </w:tcPr>
          <w:p w14:paraId="2778785D" w14:textId="77777777" w:rsidR="00FD5C87" w:rsidRPr="00FD5C87" w:rsidRDefault="00FD5C87" w:rsidP="00FD5C87">
            <w:pPr>
              <w:spacing w:after="160" w:line="259" w:lineRule="auto"/>
              <w:cnfStyle w:val="000000100000" w:firstRow="0" w:lastRow="0" w:firstColumn="0" w:lastColumn="0" w:oddVBand="0" w:evenVBand="0" w:oddHBand="1" w:evenHBand="0" w:firstRowFirstColumn="0" w:firstRowLastColumn="0" w:lastRowFirstColumn="0" w:lastRowLastColumn="0"/>
              <w:rPr>
                <w:ins w:id="2105" w:author="Alfredo" w:date="2020-10-10T13:48:00Z"/>
              </w:rPr>
            </w:pPr>
            <w:ins w:id="2106" w:author="Alfredo" w:date="2020-10-10T13:48:00Z">
              <w:r w:rsidRPr="00FD5C87">
                <w:t>round</w:t>
              </w:r>
            </w:ins>
          </w:p>
        </w:tc>
        <w:tc>
          <w:tcPr>
            <w:tcW w:w="5098" w:type="dxa"/>
            <w:hideMark/>
            <w:tcPrChange w:id="2107" w:author="Alfredo" w:date="2020-10-10T13:51:00Z">
              <w:tcPr>
                <w:tcW w:w="5665" w:type="dxa"/>
                <w:gridSpan w:val="2"/>
                <w:hideMark/>
              </w:tcPr>
            </w:tcPrChange>
          </w:tcPr>
          <w:p w14:paraId="53AE61FF" w14:textId="77777777" w:rsidR="00FD5C87" w:rsidRPr="00FD5C87" w:rsidRDefault="00FD5C87" w:rsidP="00FD5C87">
            <w:pPr>
              <w:spacing w:after="160" w:line="259" w:lineRule="auto"/>
              <w:cnfStyle w:val="000000100000" w:firstRow="0" w:lastRow="0" w:firstColumn="0" w:lastColumn="0" w:oddVBand="0" w:evenVBand="0" w:oddHBand="1" w:evenHBand="0" w:firstRowFirstColumn="0" w:firstRowLastColumn="0" w:lastRowFirstColumn="0" w:lastRowLastColumn="0"/>
              <w:rPr>
                <w:ins w:id="2108" w:author="Alfredo" w:date="2020-10-10T13:48:00Z"/>
              </w:rPr>
            </w:pPr>
            <w:ins w:id="2109" w:author="Alfredo" w:date="2020-10-10T13:48:00Z">
              <w:r w:rsidRPr="00FD5C87">
                <w:t>Repite la imagen y amplia cada repetición para ajustar.</w:t>
              </w:r>
            </w:ins>
          </w:p>
        </w:tc>
      </w:tr>
      <w:tr w:rsidR="00FD5C87" w:rsidRPr="00FD5C87" w14:paraId="4A3D24A9" w14:textId="77777777" w:rsidTr="00FD5C87">
        <w:trPr>
          <w:jc w:val="center"/>
          <w:ins w:id="2110" w:author="Alfredo" w:date="2020-10-10T13:48:00Z"/>
          <w:trPrChange w:id="2111" w:author="Alfredo" w:date="2020-10-10T13:51:00Z">
            <w:trPr>
              <w:jc w:val="center"/>
            </w:trPr>
          </w:trPrChange>
        </w:trPr>
        <w:tc>
          <w:tcPr>
            <w:cnfStyle w:val="001000000000" w:firstRow="0" w:lastRow="0" w:firstColumn="1" w:lastColumn="0" w:oddVBand="0" w:evenVBand="0" w:oddHBand="0" w:evenHBand="0" w:firstRowFirstColumn="0" w:firstRowLastColumn="0" w:lastRowFirstColumn="0" w:lastRowLastColumn="0"/>
            <w:tcW w:w="2547" w:type="dxa"/>
            <w:hideMark/>
            <w:tcPrChange w:id="2112" w:author="Alfredo" w:date="2020-10-10T13:51:00Z">
              <w:tcPr>
                <w:tcW w:w="2382" w:type="dxa"/>
                <w:hideMark/>
              </w:tcPr>
            </w:tcPrChange>
          </w:tcPr>
          <w:p w14:paraId="659264F3" w14:textId="77777777" w:rsidR="00FD5C87" w:rsidRPr="00FD5C87" w:rsidRDefault="00FD5C87">
            <w:pPr>
              <w:spacing w:after="160" w:line="259" w:lineRule="auto"/>
              <w:ind w:right="-108"/>
              <w:rPr>
                <w:ins w:id="2113" w:author="Alfredo" w:date="2020-10-10T13:48:00Z"/>
              </w:rPr>
              <w:pPrChange w:id="2114" w:author="Alfredo" w:date="2020-10-10T13:51:00Z">
                <w:pPr>
                  <w:spacing w:after="160" w:line="259" w:lineRule="auto"/>
                </w:pPr>
              </w:pPrChange>
            </w:pPr>
          </w:p>
        </w:tc>
        <w:tc>
          <w:tcPr>
            <w:tcW w:w="1276" w:type="dxa"/>
            <w:hideMark/>
            <w:tcPrChange w:id="2115" w:author="Alfredo" w:date="2020-10-10T13:51:00Z">
              <w:tcPr>
                <w:tcW w:w="1299" w:type="dxa"/>
                <w:gridSpan w:val="2"/>
                <w:hideMark/>
              </w:tcPr>
            </w:tcPrChange>
          </w:tcPr>
          <w:p w14:paraId="3C37B4BD" w14:textId="77777777" w:rsidR="00FD5C87" w:rsidRPr="00FD5C87" w:rsidRDefault="00FD5C87" w:rsidP="00FD5C87">
            <w:pPr>
              <w:spacing w:after="160" w:line="259" w:lineRule="auto"/>
              <w:cnfStyle w:val="000000000000" w:firstRow="0" w:lastRow="0" w:firstColumn="0" w:lastColumn="0" w:oddVBand="0" w:evenVBand="0" w:oddHBand="0" w:evenHBand="0" w:firstRowFirstColumn="0" w:firstRowLastColumn="0" w:lastRowFirstColumn="0" w:lastRowLastColumn="0"/>
              <w:rPr>
                <w:ins w:id="2116" w:author="Alfredo" w:date="2020-10-10T13:48:00Z"/>
              </w:rPr>
            </w:pPr>
            <w:ins w:id="2117" w:author="Alfredo" w:date="2020-10-10T13:48:00Z">
              <w:r w:rsidRPr="00FD5C87">
                <w:t>no-repeat</w:t>
              </w:r>
            </w:ins>
          </w:p>
        </w:tc>
        <w:tc>
          <w:tcPr>
            <w:tcW w:w="5098" w:type="dxa"/>
            <w:hideMark/>
            <w:tcPrChange w:id="2118" w:author="Alfredo" w:date="2020-10-10T13:51:00Z">
              <w:tcPr>
                <w:tcW w:w="5240" w:type="dxa"/>
                <w:hideMark/>
              </w:tcPr>
            </w:tcPrChange>
          </w:tcPr>
          <w:p w14:paraId="401D972B" w14:textId="77777777" w:rsidR="00FD5C87" w:rsidRPr="00FD5C87" w:rsidRDefault="00FD5C87" w:rsidP="00FD5C87">
            <w:pPr>
              <w:spacing w:after="160" w:line="259" w:lineRule="auto"/>
              <w:cnfStyle w:val="000000000000" w:firstRow="0" w:lastRow="0" w:firstColumn="0" w:lastColumn="0" w:oddVBand="0" w:evenVBand="0" w:oddHBand="0" w:evenHBand="0" w:firstRowFirstColumn="0" w:firstRowLastColumn="0" w:lastRowFirstColumn="0" w:lastRowLastColumn="0"/>
              <w:rPr>
                <w:ins w:id="2119" w:author="Alfredo" w:date="2020-10-10T13:48:00Z"/>
              </w:rPr>
            </w:pPr>
            <w:ins w:id="2120" w:author="Alfredo" w:date="2020-10-10T13:48:00Z">
              <w:r w:rsidRPr="00FD5C87">
                <w:t>La imagen de fondo no se repite.</w:t>
              </w:r>
            </w:ins>
          </w:p>
        </w:tc>
      </w:tr>
      <w:tr w:rsidR="00FD5C87" w:rsidRPr="00FD5C87" w14:paraId="5165FE2D" w14:textId="77777777" w:rsidTr="00FD5C87">
        <w:trPr>
          <w:cnfStyle w:val="000000100000" w:firstRow="0" w:lastRow="0" w:firstColumn="0" w:lastColumn="0" w:oddVBand="0" w:evenVBand="0" w:oddHBand="1" w:evenHBand="0" w:firstRowFirstColumn="0" w:firstRowLastColumn="0" w:lastRowFirstColumn="0" w:lastRowLastColumn="0"/>
          <w:jc w:val="center"/>
          <w:ins w:id="2121" w:author="Alfredo" w:date="2020-10-10T13:48:00Z"/>
          <w:trPrChange w:id="2122" w:author="Alfredo" w:date="2020-10-10T13:51:00Z">
            <w:trPr>
              <w:jc w:val="center"/>
            </w:trPr>
          </w:trPrChange>
        </w:trPr>
        <w:tc>
          <w:tcPr>
            <w:cnfStyle w:val="001000000000" w:firstRow="0" w:lastRow="0" w:firstColumn="1" w:lastColumn="0" w:oddVBand="0" w:evenVBand="0" w:oddHBand="0" w:evenHBand="0" w:firstRowFirstColumn="0" w:firstRowLastColumn="0" w:lastRowFirstColumn="0" w:lastRowLastColumn="0"/>
            <w:tcW w:w="2547" w:type="dxa"/>
            <w:hideMark/>
            <w:tcPrChange w:id="2123" w:author="Alfredo" w:date="2020-10-10T13:51:00Z">
              <w:tcPr>
                <w:tcW w:w="2382" w:type="dxa"/>
                <w:hideMark/>
              </w:tcPr>
            </w:tcPrChange>
          </w:tcPr>
          <w:p w14:paraId="26B451A5" w14:textId="77777777" w:rsidR="00FD5C87" w:rsidRPr="00FD5C87" w:rsidRDefault="00FD5C87">
            <w:pPr>
              <w:spacing w:after="160" w:line="259" w:lineRule="auto"/>
              <w:ind w:right="-108"/>
              <w:cnfStyle w:val="001000100000" w:firstRow="0" w:lastRow="0" w:firstColumn="1" w:lastColumn="0" w:oddVBand="0" w:evenVBand="0" w:oddHBand="1" w:evenHBand="0" w:firstRowFirstColumn="0" w:firstRowLastColumn="0" w:lastRowFirstColumn="0" w:lastRowLastColumn="0"/>
              <w:rPr>
                <w:ins w:id="2124" w:author="Alfredo" w:date="2020-10-10T13:48:00Z"/>
              </w:rPr>
              <w:pPrChange w:id="2125" w:author="Alfredo" w:date="2020-10-10T13:51:00Z">
                <w:pPr>
                  <w:spacing w:after="160" w:line="259" w:lineRule="auto"/>
                  <w:cnfStyle w:val="001000100000" w:firstRow="0" w:lastRow="0" w:firstColumn="1" w:lastColumn="0" w:oddVBand="0" w:evenVBand="0" w:oddHBand="1" w:evenHBand="0" w:firstRowFirstColumn="0" w:firstRowLastColumn="0" w:lastRowFirstColumn="0" w:lastRowLastColumn="0"/>
                </w:pPr>
              </w:pPrChange>
            </w:pPr>
            <w:ins w:id="2126" w:author="Alfredo" w:date="2020-10-10T13:48:00Z">
              <w:r w:rsidRPr="00FD5C87">
                <w:t>background-attachment</w:t>
              </w:r>
            </w:ins>
          </w:p>
        </w:tc>
        <w:tc>
          <w:tcPr>
            <w:tcW w:w="1276" w:type="dxa"/>
            <w:hideMark/>
            <w:tcPrChange w:id="2127" w:author="Alfredo" w:date="2020-10-10T13:51:00Z">
              <w:tcPr>
                <w:tcW w:w="874" w:type="dxa"/>
                <w:hideMark/>
              </w:tcPr>
            </w:tcPrChange>
          </w:tcPr>
          <w:p w14:paraId="6EACF025" w14:textId="77777777" w:rsidR="00FD5C87" w:rsidRPr="00FD5C87" w:rsidRDefault="00FD5C87" w:rsidP="00FD5C87">
            <w:pPr>
              <w:spacing w:after="160" w:line="259" w:lineRule="auto"/>
              <w:cnfStyle w:val="000000100000" w:firstRow="0" w:lastRow="0" w:firstColumn="0" w:lastColumn="0" w:oddVBand="0" w:evenVBand="0" w:oddHBand="1" w:evenHBand="0" w:firstRowFirstColumn="0" w:firstRowLastColumn="0" w:lastRowFirstColumn="0" w:lastRowLastColumn="0"/>
              <w:rPr>
                <w:ins w:id="2128" w:author="Alfredo" w:date="2020-10-10T13:48:00Z"/>
              </w:rPr>
            </w:pPr>
            <w:ins w:id="2129" w:author="Alfredo" w:date="2020-10-10T13:48:00Z">
              <w:r w:rsidRPr="00FD5C87">
                <w:rPr>
                  <w:b/>
                  <w:bCs/>
                </w:rPr>
                <w:t>scroll</w:t>
              </w:r>
            </w:ins>
          </w:p>
        </w:tc>
        <w:tc>
          <w:tcPr>
            <w:tcW w:w="5098" w:type="dxa"/>
            <w:hideMark/>
            <w:tcPrChange w:id="2130" w:author="Alfredo" w:date="2020-10-10T13:51:00Z">
              <w:tcPr>
                <w:tcW w:w="5665" w:type="dxa"/>
                <w:gridSpan w:val="2"/>
                <w:hideMark/>
              </w:tcPr>
            </w:tcPrChange>
          </w:tcPr>
          <w:p w14:paraId="7B85A709" w14:textId="77777777" w:rsidR="00FD5C87" w:rsidRPr="00FD5C87" w:rsidRDefault="00FD5C87" w:rsidP="00FD5C87">
            <w:pPr>
              <w:spacing w:after="160" w:line="259" w:lineRule="auto"/>
              <w:cnfStyle w:val="000000100000" w:firstRow="0" w:lastRow="0" w:firstColumn="0" w:lastColumn="0" w:oddVBand="0" w:evenVBand="0" w:oddHBand="1" w:evenHBand="0" w:firstRowFirstColumn="0" w:firstRowLastColumn="0" w:lastRowFirstColumn="0" w:lastRowLastColumn="0"/>
              <w:rPr>
                <w:ins w:id="2131" w:author="Alfredo" w:date="2020-10-10T13:48:00Z"/>
              </w:rPr>
            </w:pPr>
            <w:ins w:id="2132" w:author="Alfredo" w:date="2020-10-10T13:48:00Z">
              <w:r w:rsidRPr="00FD5C87">
                <w:t>Cuando hacemos scroll la imagen de fondo se desplaza.</w:t>
              </w:r>
            </w:ins>
          </w:p>
        </w:tc>
      </w:tr>
      <w:tr w:rsidR="00FD5C87" w:rsidRPr="00FD5C87" w14:paraId="1A9049B1" w14:textId="77777777" w:rsidTr="00FD5C87">
        <w:trPr>
          <w:jc w:val="center"/>
          <w:ins w:id="2133" w:author="Alfredo" w:date="2020-10-10T13:48:00Z"/>
          <w:trPrChange w:id="2134" w:author="Alfredo" w:date="2020-10-10T13:51:00Z">
            <w:trPr>
              <w:jc w:val="center"/>
            </w:trPr>
          </w:trPrChange>
        </w:trPr>
        <w:tc>
          <w:tcPr>
            <w:cnfStyle w:val="001000000000" w:firstRow="0" w:lastRow="0" w:firstColumn="1" w:lastColumn="0" w:oddVBand="0" w:evenVBand="0" w:oddHBand="0" w:evenHBand="0" w:firstRowFirstColumn="0" w:firstRowLastColumn="0" w:lastRowFirstColumn="0" w:lastRowLastColumn="0"/>
            <w:tcW w:w="2547" w:type="dxa"/>
            <w:hideMark/>
            <w:tcPrChange w:id="2135" w:author="Alfredo" w:date="2020-10-10T13:51:00Z">
              <w:tcPr>
                <w:tcW w:w="2382" w:type="dxa"/>
                <w:hideMark/>
              </w:tcPr>
            </w:tcPrChange>
          </w:tcPr>
          <w:p w14:paraId="50D4F291" w14:textId="77777777" w:rsidR="00FD5C87" w:rsidRPr="00FD5C87" w:rsidRDefault="00FD5C87">
            <w:pPr>
              <w:spacing w:after="160" w:line="259" w:lineRule="auto"/>
              <w:ind w:right="-108"/>
              <w:rPr>
                <w:ins w:id="2136" w:author="Alfredo" w:date="2020-10-10T13:48:00Z"/>
              </w:rPr>
              <w:pPrChange w:id="2137" w:author="Alfredo" w:date="2020-10-10T13:51:00Z">
                <w:pPr>
                  <w:spacing w:after="160" w:line="259" w:lineRule="auto"/>
                </w:pPr>
              </w:pPrChange>
            </w:pPr>
          </w:p>
        </w:tc>
        <w:tc>
          <w:tcPr>
            <w:tcW w:w="1276" w:type="dxa"/>
            <w:hideMark/>
            <w:tcPrChange w:id="2138" w:author="Alfredo" w:date="2020-10-10T13:51:00Z">
              <w:tcPr>
                <w:tcW w:w="1299" w:type="dxa"/>
                <w:gridSpan w:val="2"/>
                <w:hideMark/>
              </w:tcPr>
            </w:tcPrChange>
          </w:tcPr>
          <w:p w14:paraId="146A85F0" w14:textId="77777777" w:rsidR="00FD5C87" w:rsidRPr="00FD5C87" w:rsidRDefault="00FD5C87" w:rsidP="00FD5C87">
            <w:pPr>
              <w:spacing w:after="160" w:line="259" w:lineRule="auto"/>
              <w:cnfStyle w:val="000000000000" w:firstRow="0" w:lastRow="0" w:firstColumn="0" w:lastColumn="0" w:oddVBand="0" w:evenVBand="0" w:oddHBand="0" w:evenHBand="0" w:firstRowFirstColumn="0" w:firstRowLastColumn="0" w:lastRowFirstColumn="0" w:lastRowLastColumn="0"/>
              <w:rPr>
                <w:ins w:id="2139" w:author="Alfredo" w:date="2020-10-10T13:48:00Z"/>
              </w:rPr>
            </w:pPr>
            <w:ins w:id="2140" w:author="Alfredo" w:date="2020-10-10T13:48:00Z">
              <w:r w:rsidRPr="00FD5C87">
                <w:t>fixed</w:t>
              </w:r>
            </w:ins>
          </w:p>
        </w:tc>
        <w:tc>
          <w:tcPr>
            <w:tcW w:w="5098" w:type="dxa"/>
            <w:hideMark/>
            <w:tcPrChange w:id="2141" w:author="Alfredo" w:date="2020-10-10T13:51:00Z">
              <w:tcPr>
                <w:tcW w:w="5240" w:type="dxa"/>
                <w:hideMark/>
              </w:tcPr>
            </w:tcPrChange>
          </w:tcPr>
          <w:p w14:paraId="55A0F2D2" w14:textId="77777777" w:rsidR="00FD5C87" w:rsidRPr="00FD5C87" w:rsidRDefault="00FD5C87" w:rsidP="00FD5C87">
            <w:pPr>
              <w:spacing w:after="160" w:line="259" w:lineRule="auto"/>
              <w:cnfStyle w:val="000000000000" w:firstRow="0" w:lastRow="0" w:firstColumn="0" w:lastColumn="0" w:oddVBand="0" w:evenVBand="0" w:oddHBand="0" w:evenHBand="0" w:firstRowFirstColumn="0" w:firstRowLastColumn="0" w:lastRowFirstColumn="0" w:lastRowLastColumn="0"/>
              <w:rPr>
                <w:ins w:id="2142" w:author="Alfredo" w:date="2020-10-10T13:48:00Z"/>
              </w:rPr>
            </w:pPr>
            <w:ins w:id="2143" w:author="Alfredo" w:date="2020-10-10T13:48:00Z">
              <w:r w:rsidRPr="00FD5C87">
                <w:t>Cuando hacemos scroll, la imagen de fondo permanece fija.</w:t>
              </w:r>
            </w:ins>
          </w:p>
        </w:tc>
      </w:tr>
      <w:tr w:rsidR="00FD5C87" w:rsidRPr="00FD5C87" w14:paraId="349EF26E" w14:textId="77777777" w:rsidTr="00FD5C87">
        <w:trPr>
          <w:cnfStyle w:val="000000100000" w:firstRow="0" w:lastRow="0" w:firstColumn="0" w:lastColumn="0" w:oddVBand="0" w:evenVBand="0" w:oddHBand="1" w:evenHBand="0" w:firstRowFirstColumn="0" w:firstRowLastColumn="0" w:lastRowFirstColumn="0" w:lastRowLastColumn="0"/>
          <w:jc w:val="center"/>
          <w:ins w:id="2144" w:author="Alfredo" w:date="2020-10-10T13:48:00Z"/>
          <w:trPrChange w:id="2145" w:author="Alfredo" w:date="2020-10-10T13:51:00Z">
            <w:trPr>
              <w:jc w:val="center"/>
            </w:trPr>
          </w:trPrChange>
        </w:trPr>
        <w:tc>
          <w:tcPr>
            <w:cnfStyle w:val="001000000000" w:firstRow="0" w:lastRow="0" w:firstColumn="1" w:lastColumn="0" w:oddVBand="0" w:evenVBand="0" w:oddHBand="0" w:evenHBand="0" w:firstRowFirstColumn="0" w:firstRowLastColumn="0" w:lastRowFirstColumn="0" w:lastRowLastColumn="0"/>
            <w:tcW w:w="2547" w:type="dxa"/>
            <w:hideMark/>
            <w:tcPrChange w:id="2146" w:author="Alfredo" w:date="2020-10-10T13:51:00Z">
              <w:tcPr>
                <w:tcW w:w="2382" w:type="dxa"/>
                <w:hideMark/>
              </w:tcPr>
            </w:tcPrChange>
          </w:tcPr>
          <w:p w14:paraId="2C67D841" w14:textId="77777777" w:rsidR="00FD5C87" w:rsidRPr="00FD5C87" w:rsidRDefault="00FD5C87" w:rsidP="00FD5C87">
            <w:pPr>
              <w:spacing w:after="160" w:line="259" w:lineRule="auto"/>
              <w:cnfStyle w:val="001000100000" w:firstRow="0" w:lastRow="0" w:firstColumn="1" w:lastColumn="0" w:oddVBand="0" w:evenVBand="0" w:oddHBand="1" w:evenHBand="0" w:firstRowFirstColumn="0" w:firstRowLastColumn="0" w:lastRowFirstColumn="0" w:lastRowLastColumn="0"/>
              <w:rPr>
                <w:ins w:id="2147" w:author="Alfredo" w:date="2020-10-10T13:48:00Z"/>
              </w:rPr>
            </w:pPr>
            <w:ins w:id="2148" w:author="Alfredo" w:date="2020-10-10T13:48:00Z">
              <w:r w:rsidRPr="00FD5C87">
                <w:t xml:space="preserve">background-position </w:t>
              </w:r>
            </w:ins>
          </w:p>
        </w:tc>
        <w:tc>
          <w:tcPr>
            <w:tcW w:w="1276" w:type="dxa"/>
            <w:hideMark/>
            <w:tcPrChange w:id="2149" w:author="Alfredo" w:date="2020-10-10T13:51:00Z">
              <w:tcPr>
                <w:tcW w:w="874" w:type="dxa"/>
                <w:hideMark/>
              </w:tcPr>
            </w:tcPrChange>
          </w:tcPr>
          <w:p w14:paraId="26DFFDFF" w14:textId="61C3263E" w:rsidR="00FD5C87" w:rsidRPr="00FD5C87" w:rsidRDefault="00FD5C87" w:rsidP="00FD5C87">
            <w:pPr>
              <w:spacing w:after="160" w:line="259" w:lineRule="auto"/>
              <w:cnfStyle w:val="000000100000" w:firstRow="0" w:lastRow="0" w:firstColumn="0" w:lastColumn="0" w:oddVBand="0" w:evenVBand="0" w:oddHBand="1" w:evenHBand="0" w:firstRowFirstColumn="0" w:firstRowLastColumn="0" w:lastRowFirstColumn="0" w:lastRowLastColumn="0"/>
              <w:rPr>
                <w:ins w:id="2150" w:author="Alfredo" w:date="2020-10-10T13:48:00Z"/>
              </w:rPr>
            </w:pPr>
            <w:ins w:id="2151" w:author="Alfredo" w:date="2020-10-10T13:50:00Z">
              <w:r>
                <w:t>posx</w:t>
              </w:r>
            </w:ins>
          </w:p>
        </w:tc>
        <w:tc>
          <w:tcPr>
            <w:tcW w:w="5098" w:type="dxa"/>
            <w:hideMark/>
            <w:tcPrChange w:id="2152" w:author="Alfredo" w:date="2020-10-10T13:51:00Z">
              <w:tcPr>
                <w:tcW w:w="5665" w:type="dxa"/>
                <w:gridSpan w:val="2"/>
                <w:hideMark/>
              </w:tcPr>
            </w:tcPrChange>
          </w:tcPr>
          <w:p w14:paraId="7A1FE4F1" w14:textId="77777777" w:rsidR="00FD5C87" w:rsidRPr="00FD5C87" w:rsidRDefault="00FD5C87" w:rsidP="00FD5C87">
            <w:pPr>
              <w:spacing w:after="160" w:line="259" w:lineRule="auto"/>
              <w:cnfStyle w:val="000000100000" w:firstRow="0" w:lastRow="0" w:firstColumn="0" w:lastColumn="0" w:oddVBand="0" w:evenVBand="0" w:oddHBand="1" w:evenHBand="0" w:firstRowFirstColumn="0" w:firstRowLastColumn="0" w:lastRowFirstColumn="0" w:lastRowLastColumn="0"/>
              <w:rPr>
                <w:ins w:id="2153" w:author="Alfredo" w:date="2020-10-10T13:48:00Z"/>
              </w:rPr>
            </w:pPr>
            <w:ins w:id="2154" w:author="Alfredo" w:date="2020-10-10T13:48:00Z">
              <w:r w:rsidRPr="00FD5C87">
                <w:t>1 parámetro. Desplaza la imagen de fondo al punto (x, 50%).</w:t>
              </w:r>
            </w:ins>
          </w:p>
        </w:tc>
      </w:tr>
      <w:tr w:rsidR="00FD5C87" w:rsidRPr="00FD5C87" w14:paraId="75A3E695" w14:textId="77777777" w:rsidTr="00FD5C87">
        <w:trPr>
          <w:jc w:val="center"/>
          <w:ins w:id="2155" w:author="Alfredo" w:date="2020-10-10T13:48:00Z"/>
          <w:trPrChange w:id="2156" w:author="Alfredo" w:date="2020-10-10T13:51:00Z">
            <w:trPr>
              <w:jc w:val="center"/>
            </w:trPr>
          </w:trPrChange>
        </w:trPr>
        <w:tc>
          <w:tcPr>
            <w:cnfStyle w:val="001000000000" w:firstRow="0" w:lastRow="0" w:firstColumn="1" w:lastColumn="0" w:oddVBand="0" w:evenVBand="0" w:oddHBand="0" w:evenHBand="0" w:firstRowFirstColumn="0" w:firstRowLastColumn="0" w:lastRowFirstColumn="0" w:lastRowLastColumn="0"/>
            <w:tcW w:w="2547" w:type="dxa"/>
            <w:hideMark/>
            <w:tcPrChange w:id="2157" w:author="Alfredo" w:date="2020-10-10T13:51:00Z">
              <w:tcPr>
                <w:tcW w:w="2382" w:type="dxa"/>
                <w:hideMark/>
              </w:tcPr>
            </w:tcPrChange>
          </w:tcPr>
          <w:p w14:paraId="50C7299F" w14:textId="77777777" w:rsidR="00FD5C87" w:rsidRPr="00FD5C87" w:rsidRDefault="00FD5C87" w:rsidP="00FD5C87">
            <w:pPr>
              <w:spacing w:after="160" w:line="259" w:lineRule="auto"/>
              <w:rPr>
                <w:ins w:id="2158" w:author="Alfredo" w:date="2020-10-10T13:48:00Z"/>
              </w:rPr>
            </w:pPr>
          </w:p>
        </w:tc>
        <w:tc>
          <w:tcPr>
            <w:tcW w:w="1276" w:type="dxa"/>
            <w:hideMark/>
            <w:tcPrChange w:id="2159" w:author="Alfredo" w:date="2020-10-10T13:51:00Z">
              <w:tcPr>
                <w:tcW w:w="1299" w:type="dxa"/>
                <w:gridSpan w:val="2"/>
                <w:hideMark/>
              </w:tcPr>
            </w:tcPrChange>
          </w:tcPr>
          <w:p w14:paraId="0394936E" w14:textId="42B47225" w:rsidR="00FD5C87" w:rsidRPr="00FD5C87" w:rsidRDefault="00FD5C87" w:rsidP="00FD5C87">
            <w:pPr>
              <w:spacing w:after="160" w:line="259" w:lineRule="auto"/>
              <w:cnfStyle w:val="000000000000" w:firstRow="0" w:lastRow="0" w:firstColumn="0" w:lastColumn="0" w:oddVBand="0" w:evenVBand="0" w:oddHBand="0" w:evenHBand="0" w:firstRowFirstColumn="0" w:firstRowLastColumn="0" w:lastRowFirstColumn="0" w:lastRowLastColumn="0"/>
              <w:rPr>
                <w:ins w:id="2160" w:author="Alfredo" w:date="2020-10-10T13:48:00Z"/>
              </w:rPr>
            </w:pPr>
            <w:ins w:id="2161" w:author="Alfredo" w:date="2020-10-10T13:50:00Z">
              <w:r>
                <w:t>Posx  posy</w:t>
              </w:r>
            </w:ins>
          </w:p>
        </w:tc>
        <w:tc>
          <w:tcPr>
            <w:tcW w:w="5098" w:type="dxa"/>
            <w:hideMark/>
            <w:tcPrChange w:id="2162" w:author="Alfredo" w:date="2020-10-10T13:51:00Z">
              <w:tcPr>
                <w:tcW w:w="5240" w:type="dxa"/>
                <w:hideMark/>
              </w:tcPr>
            </w:tcPrChange>
          </w:tcPr>
          <w:p w14:paraId="75E88E31" w14:textId="77777777" w:rsidR="00FD5C87" w:rsidRPr="00FD5C87" w:rsidRDefault="00FD5C87" w:rsidP="00FD5C87">
            <w:pPr>
              <w:spacing w:after="160" w:line="259" w:lineRule="auto"/>
              <w:cnfStyle w:val="000000000000" w:firstRow="0" w:lastRow="0" w:firstColumn="0" w:lastColumn="0" w:oddVBand="0" w:evenVBand="0" w:oddHBand="0" w:evenHBand="0" w:firstRowFirstColumn="0" w:firstRowLastColumn="0" w:lastRowFirstColumn="0" w:lastRowLastColumn="0"/>
              <w:rPr>
                <w:ins w:id="2163" w:author="Alfredo" w:date="2020-10-10T13:48:00Z"/>
              </w:rPr>
            </w:pPr>
            <w:ins w:id="2164" w:author="Alfredo" w:date="2020-10-10T13:48:00Z">
              <w:r w:rsidRPr="00FD5C87">
                <w:t>2 parámetros. Desplaza la imagen de fondo al punto (x, y).</w:t>
              </w:r>
            </w:ins>
          </w:p>
        </w:tc>
      </w:tr>
    </w:tbl>
    <w:p w14:paraId="5E9BC0B2" w14:textId="77777777" w:rsidR="009C4C2C" w:rsidRDefault="009C4C2C">
      <w:pPr>
        <w:spacing w:after="0"/>
        <w:rPr>
          <w:ins w:id="2165" w:author="Alfredo" w:date="2020-10-10T13:56:00Z"/>
        </w:rPr>
        <w:pPrChange w:id="2166" w:author="Alfredo" w:date="2020-10-10T13:56:00Z">
          <w:pPr/>
        </w:pPrChange>
      </w:pPr>
    </w:p>
    <w:p w14:paraId="4834EBC3" w14:textId="4692AA1A" w:rsidR="00DB6FBA" w:rsidRDefault="009C4C2C">
      <w:pPr>
        <w:spacing w:after="0"/>
        <w:rPr>
          <w:ins w:id="2167" w:author="Alfredo" w:date="2020-10-10T13:57:00Z"/>
        </w:rPr>
        <w:pPrChange w:id="2168" w:author="Alfredo" w:date="2020-10-10T13:56:00Z">
          <w:pPr/>
        </w:pPrChange>
      </w:pPr>
      <w:ins w:id="2169" w:author="Alfredo" w:date="2020-10-10T13:56:00Z">
        <w:r w:rsidRPr="009C4C2C">
          <w:t>La propiedad background-repeat especifica si la imagen se repetirá horizontalmente (</w:t>
        </w:r>
        <w:r w:rsidRPr="009C4C2C">
          <w:rPr>
            <w:i/>
            <w:iCs/>
          </w:rPr>
          <w:t>repeat-x</w:t>
        </w:r>
        <w:r w:rsidRPr="009C4C2C">
          <w:t>), si se repetirá verticalmente (</w:t>
        </w:r>
        <w:r w:rsidRPr="009C4C2C">
          <w:rPr>
            <w:i/>
            <w:iCs/>
          </w:rPr>
          <w:t>repeat-y</w:t>
        </w:r>
        <w:r w:rsidRPr="009C4C2C">
          <w:t>), si lo hará en ambas direcciones (</w:t>
        </w:r>
        <w:r w:rsidRPr="009C4C2C">
          <w:rPr>
            <w:i/>
            <w:iCs/>
          </w:rPr>
          <w:t>repeat</w:t>
        </w:r>
        <w:r w:rsidRPr="009C4C2C">
          <w:t>) o en ninguna (</w:t>
        </w:r>
        <w:r w:rsidRPr="009C4C2C">
          <w:rPr>
            <w:i/>
            <w:iCs/>
          </w:rPr>
          <w:t>no-repeat</w:t>
        </w:r>
        <w:r w:rsidRPr="009C4C2C">
          <w:t xml:space="preserve">). Por defecto, si no se indica nada, esta propiedad está ajustada en </w:t>
        </w:r>
        <w:r w:rsidRPr="009C4C2C">
          <w:rPr>
            <w:b/>
            <w:bCs/>
          </w:rPr>
          <w:t>repeat</w:t>
        </w:r>
        <w:r w:rsidRPr="009C4C2C">
          <w:t>.</w:t>
        </w:r>
      </w:ins>
    </w:p>
    <w:p w14:paraId="28C35692" w14:textId="77777777" w:rsidR="00FB073F" w:rsidRDefault="00FB073F">
      <w:pPr>
        <w:spacing w:after="0"/>
        <w:rPr>
          <w:ins w:id="2170" w:author="Alfredo" w:date="2020-10-10T13:57:00Z"/>
        </w:rPr>
        <w:pPrChange w:id="2171" w:author="Alfredo" w:date="2020-10-10T13:56:00Z">
          <w:pPr/>
        </w:pPrChange>
      </w:pPr>
    </w:p>
    <w:p w14:paraId="3F7566EE" w14:textId="77777777" w:rsidR="00FB073F" w:rsidRDefault="00FB073F" w:rsidP="00FB073F">
      <w:pPr>
        <w:spacing w:after="0"/>
        <w:rPr>
          <w:ins w:id="2172" w:author="Alfredo" w:date="2020-10-10T13:57:00Z"/>
        </w:rPr>
      </w:pPr>
      <w:ins w:id="2173" w:author="Alfredo" w:date="2020-10-10T13:57:00Z">
        <w:r w:rsidRPr="00FB073F">
          <w:t xml:space="preserve">Existen también dos valores interesantes, </w:t>
        </w:r>
        <w:r w:rsidRPr="00FB073F">
          <w:rPr>
            <w:b/>
            <w:bCs/>
          </w:rPr>
          <w:t>space</w:t>
        </w:r>
        <w:r w:rsidRPr="00FB073F">
          <w:t xml:space="preserve"> y </w:t>
        </w:r>
        <w:r w:rsidRPr="00FB073F">
          <w:rPr>
            <w:b/>
            <w:bCs/>
          </w:rPr>
          <w:t>round</w:t>
        </w:r>
        <w:r w:rsidRPr="00FB073F">
          <w:t>, los cuales asumen implícitamente que se repite el fondo. En el caso de que tengamos una imagen de fondo que se repita varias veces en mosaico, space evita que se corte la imagen, introduciendo un espacio entre las repeticiones individuales.</w:t>
        </w:r>
      </w:ins>
    </w:p>
    <w:p w14:paraId="68DCEEE9" w14:textId="77777777" w:rsidR="00FB073F" w:rsidRPr="00FB073F" w:rsidRDefault="00FB073F" w:rsidP="00FB073F">
      <w:pPr>
        <w:spacing w:after="0"/>
        <w:rPr>
          <w:ins w:id="2174" w:author="Alfredo" w:date="2020-10-10T13:57:00Z"/>
        </w:rPr>
      </w:pPr>
    </w:p>
    <w:p w14:paraId="15FA893D" w14:textId="77777777" w:rsidR="00FB073F" w:rsidRPr="00FB073F" w:rsidRDefault="00FB073F" w:rsidP="00FB073F">
      <w:pPr>
        <w:spacing w:after="0"/>
        <w:rPr>
          <w:ins w:id="2175" w:author="Alfredo" w:date="2020-10-10T13:57:00Z"/>
        </w:rPr>
      </w:pPr>
      <w:ins w:id="2176" w:author="Alfredo" w:date="2020-10-10T13:57:00Z">
        <w:r w:rsidRPr="00FB073F">
          <w:t>Por su parte, round lo que hace es ajustar la imagen individual, de modo que la expande o contrae para ajustarla al espacio disponible. En ambos casos la repetición de los fondos nunca se mostrará cortada.</w:t>
        </w:r>
      </w:ins>
    </w:p>
    <w:p w14:paraId="352A4B8C" w14:textId="5B437294" w:rsidR="00FB073F" w:rsidRDefault="00FB073F">
      <w:pPr>
        <w:spacing w:after="0"/>
        <w:rPr>
          <w:ins w:id="2177" w:author="Alfredo" w:date="2020-10-10T14:00:00Z"/>
        </w:rPr>
        <w:pPrChange w:id="2178" w:author="Alfredo" w:date="2020-10-10T13:56:00Z">
          <w:pPr/>
        </w:pPrChange>
      </w:pPr>
      <w:ins w:id="2179" w:author="Alfredo" w:date="2020-10-10T13:58:00Z">
        <w:r>
          <w:rPr>
            <w:noProof/>
            <w:lang w:eastAsia="es-MX"/>
          </w:rPr>
          <w:drawing>
            <wp:inline distT="0" distB="0" distL="0" distR="0" wp14:anchorId="7BC603DE" wp14:editId="6CB33F7F">
              <wp:extent cx="5671185" cy="3766329"/>
              <wp:effectExtent l="0" t="0" r="5715" b="5715"/>
              <wp:docPr id="15" name="Imagen 15" descr="space y round en Background-repeat C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space y round en Background-repeat CSS"/>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5671185" cy="3766329"/>
                      </a:xfrm>
                      <a:prstGeom prst="rect">
                        <a:avLst/>
                      </a:prstGeom>
                      <a:noFill/>
                      <a:ln>
                        <a:noFill/>
                      </a:ln>
                    </pic:spPr>
                  </pic:pic>
                </a:graphicData>
              </a:graphic>
            </wp:inline>
          </w:drawing>
        </w:r>
      </w:ins>
    </w:p>
    <w:p w14:paraId="6C2A5503" w14:textId="77777777" w:rsidR="00FB073F" w:rsidRDefault="00FB073F" w:rsidP="00FB073F">
      <w:pPr>
        <w:spacing w:after="0"/>
        <w:rPr>
          <w:ins w:id="2180" w:author="Alfredo" w:date="2020-10-10T14:00:00Z"/>
        </w:rPr>
      </w:pPr>
    </w:p>
    <w:p w14:paraId="555C40B9" w14:textId="77777777" w:rsidR="00FB073F" w:rsidRDefault="00FB073F" w:rsidP="00FB073F">
      <w:pPr>
        <w:spacing w:after="0"/>
        <w:rPr>
          <w:ins w:id="2181" w:author="Alfredo" w:date="2020-10-10T14:01:00Z"/>
        </w:rPr>
      </w:pPr>
      <w:ins w:id="2182" w:author="Alfredo" w:date="2020-10-10T14:00:00Z">
        <w:r w:rsidRPr="00FB073F">
          <w:lastRenderedPageBreak/>
          <w:t xml:space="preserve">Siempre se podrá combinar en cada eje, con valores mixtos, por ejemplo, utilizando background-repeat: </w:t>
        </w:r>
        <w:r w:rsidRPr="00FB073F">
          <w:rPr>
            <w:b/>
            <w:rPrChange w:id="2183" w:author="Alfredo" w:date="2020-10-10T14:01:00Z">
              <w:rPr/>
            </w:rPrChange>
          </w:rPr>
          <w:t>space</w:t>
        </w:r>
        <w:r w:rsidRPr="00FB073F">
          <w:t xml:space="preserve"> </w:t>
        </w:r>
        <w:r w:rsidRPr="00FB073F">
          <w:rPr>
            <w:b/>
            <w:rPrChange w:id="2184" w:author="Alfredo" w:date="2020-10-10T14:01:00Z">
              <w:rPr/>
            </w:rPrChange>
          </w:rPr>
          <w:t>round</w:t>
        </w:r>
        <w:r w:rsidRPr="00FB073F">
          <w:t>, lo que aplicará space al eje X y round al eje Y. Si sólo se especifica uno, se aplicará a ambos ejes.</w:t>
        </w:r>
      </w:ins>
    </w:p>
    <w:p w14:paraId="04C02D61" w14:textId="77777777" w:rsidR="00FB073F" w:rsidRPr="00FB073F" w:rsidRDefault="00FB073F" w:rsidP="00FB073F">
      <w:pPr>
        <w:spacing w:after="0"/>
        <w:rPr>
          <w:ins w:id="2185" w:author="Alfredo" w:date="2020-10-10T14:00:00Z"/>
        </w:rPr>
      </w:pPr>
    </w:p>
    <w:p w14:paraId="4F2BD658" w14:textId="77777777" w:rsidR="00FB073F" w:rsidRDefault="00FB073F" w:rsidP="00FB073F">
      <w:pPr>
        <w:spacing w:after="0"/>
        <w:rPr>
          <w:ins w:id="2186" w:author="Alfredo" w:date="2020-10-10T14:01:00Z"/>
        </w:rPr>
      </w:pPr>
      <w:ins w:id="2187" w:author="Alfredo" w:date="2020-10-10T14:00:00Z">
        <w:r w:rsidRPr="00FB073F">
          <w:t xml:space="preserve">La propiedad </w:t>
        </w:r>
        <w:r w:rsidRPr="00FB073F">
          <w:rPr>
            <w:b/>
            <w:i/>
            <w:rPrChange w:id="2188" w:author="Alfredo" w:date="2020-10-10T14:01:00Z">
              <w:rPr/>
            </w:rPrChange>
          </w:rPr>
          <w:t>background-attachment</w:t>
        </w:r>
        <w:r w:rsidRPr="00FB073F">
          <w:t xml:space="preserve"> especificará si la imagen de fondo seguirá el desplazamiento del usuario (</w:t>
        </w:r>
        <w:r w:rsidRPr="00FB073F">
          <w:rPr>
            <w:i/>
            <w:iCs/>
          </w:rPr>
          <w:t>scroll, el comportamiento por defecto</w:t>
        </w:r>
        <w:r w:rsidRPr="00FB073F">
          <w:t>) o por el contrario, se quedará fijado y no se moverá (</w:t>
        </w:r>
        <w:r w:rsidRPr="00FB073F">
          <w:rPr>
            <w:i/>
            <w:iCs/>
          </w:rPr>
          <w:t>fixed</w:t>
        </w:r>
        <w:r w:rsidRPr="00FB073F">
          <w:t>), mientras el usuario se desplaza por la página.</w:t>
        </w:r>
      </w:ins>
    </w:p>
    <w:p w14:paraId="2F0C4502" w14:textId="77777777" w:rsidR="00FB073F" w:rsidRPr="00FB073F" w:rsidRDefault="00FB073F" w:rsidP="00FB073F">
      <w:pPr>
        <w:spacing w:after="0"/>
        <w:rPr>
          <w:ins w:id="2189" w:author="Alfredo" w:date="2020-10-10T14:00:00Z"/>
        </w:rPr>
      </w:pPr>
    </w:p>
    <w:p w14:paraId="5FCABF57" w14:textId="77777777" w:rsidR="00FB073F" w:rsidRPr="00FB073F" w:rsidRDefault="00FB073F" w:rsidP="00FB073F">
      <w:pPr>
        <w:spacing w:after="0"/>
        <w:rPr>
          <w:ins w:id="2190" w:author="Alfredo" w:date="2020-10-10T14:00:00Z"/>
        </w:rPr>
      </w:pPr>
      <w:ins w:id="2191" w:author="Alfredo" w:date="2020-10-10T14:00:00Z">
        <w:r w:rsidRPr="00FB073F">
          <w:t xml:space="preserve">Por último, </w:t>
        </w:r>
        <w:r w:rsidRPr="00FB073F">
          <w:rPr>
            <w:b/>
            <w:i/>
            <w:rPrChange w:id="2192" w:author="Alfredo" w:date="2020-10-10T14:01:00Z">
              <w:rPr/>
            </w:rPrChange>
          </w:rPr>
          <w:t>background-position</w:t>
        </w:r>
        <w:r w:rsidRPr="00FB073F">
          <w:t xml:space="preserve"> coloca la imagen en la zona especificada por y por . Por defecto, esos valores son </w:t>
        </w:r>
        <w:r w:rsidRPr="00FB073F">
          <w:rPr>
            <w:b/>
            <w:bCs/>
          </w:rPr>
          <w:t>0% 0%</w:t>
        </w:r>
        <w:r w:rsidRPr="00FB073F">
          <w:t>, pero pueden especificarse con unidades (</w:t>
        </w:r>
        <w:r w:rsidRPr="00FB073F">
          <w:rPr>
            <w:i/>
            <w:iCs/>
          </w:rPr>
          <w:t>porcentajes, píxels, etc...</w:t>
        </w:r>
        <w:r w:rsidRPr="00FB073F">
          <w:t>) o mediante palabras clave que representan zonas predefinidas (</w:t>
        </w:r>
        <w:r w:rsidRPr="00FB073F">
          <w:rPr>
            <w:i/>
            <w:iCs/>
          </w:rPr>
          <w:t>top, left, right, bottom y center</w:t>
        </w:r>
        <w:r w:rsidRPr="00FB073F">
          <w:t>).</w:t>
        </w:r>
      </w:ins>
    </w:p>
    <w:p w14:paraId="001B507D" w14:textId="77777777" w:rsidR="00FB073F" w:rsidRDefault="00FB073F" w:rsidP="00FB073F">
      <w:pPr>
        <w:spacing w:after="0"/>
        <w:rPr>
          <w:ins w:id="2193" w:author="Alfredo" w:date="2020-10-10T14:04:00Z"/>
        </w:rPr>
      </w:pPr>
      <w:ins w:id="2194" w:author="Alfredo" w:date="2020-10-10T14:00:00Z">
        <w:r w:rsidRPr="00FB073F">
          <w:t xml:space="preserve">Si sólo se especifica un valor, se tomará para el eje x, mientras que el valor del eje Y será automáticamente establecido a </w:t>
        </w:r>
        <w:r w:rsidRPr="00FB073F">
          <w:rPr>
            <w:b/>
            <w:bCs/>
          </w:rPr>
          <w:t>center</w:t>
        </w:r>
        <w:r w:rsidRPr="00FB073F">
          <w:t xml:space="preserve"> (</w:t>
        </w:r>
        <w:r w:rsidRPr="00FB073F">
          <w:rPr>
            <w:i/>
            <w:iCs/>
          </w:rPr>
          <w:t>o 50%</w:t>
        </w:r>
        <w:r w:rsidRPr="00FB073F">
          <w:t>).</w:t>
        </w:r>
      </w:ins>
    </w:p>
    <w:p w14:paraId="6FF936B4" w14:textId="77777777" w:rsidR="002A1299" w:rsidRPr="00FB073F" w:rsidRDefault="002A1299" w:rsidP="00FB073F">
      <w:pPr>
        <w:spacing w:after="0"/>
        <w:rPr>
          <w:ins w:id="2195" w:author="Alfredo" w:date="2020-10-10T14:00:00Z"/>
        </w:rPr>
      </w:pPr>
    </w:p>
    <w:p w14:paraId="2F6EF522" w14:textId="77777777" w:rsidR="002A1299" w:rsidRPr="002A1299" w:rsidRDefault="002A1299">
      <w:pPr>
        <w:pStyle w:val="Ttulo3"/>
        <w:rPr>
          <w:ins w:id="2196" w:author="Alfredo" w:date="2020-10-10T14:04:00Z"/>
          <w:b w:val="0"/>
          <w:rPrChange w:id="2197" w:author="Alfredo" w:date="2020-10-10T14:04:00Z">
            <w:rPr>
              <w:ins w:id="2198" w:author="Alfredo" w:date="2020-10-10T14:04:00Z"/>
              <w:b/>
            </w:rPr>
          </w:rPrChange>
        </w:rPr>
        <w:pPrChange w:id="2199" w:author="Alfredo" w:date="2020-10-10T14:04:00Z">
          <w:pPr>
            <w:spacing w:after="0"/>
          </w:pPr>
        </w:pPrChange>
      </w:pPr>
      <w:ins w:id="2200" w:author="Alfredo" w:date="2020-10-10T14:04:00Z">
        <w:r w:rsidRPr="002A1299">
          <w:fldChar w:fldCharType="begin"/>
        </w:r>
        <w:r w:rsidRPr="002A1299">
          <w:rPr>
            <w:rPrChange w:id="2201" w:author="Alfredo" w:date="2020-10-10T14:04:00Z">
              <w:rPr>
                <w:b/>
              </w:rPr>
            </w:rPrChange>
          </w:rPr>
          <w:instrText xml:space="preserve"> HYPERLINK "https://lenguajecss.com/css/colores-y-fondos/fondos-css/" \l "opacidad" </w:instrText>
        </w:r>
        <w:r w:rsidRPr="002A1299">
          <w:rPr>
            <w:rPrChange w:id="2202" w:author="Alfredo" w:date="2020-10-10T14:04:00Z">
              <w:rPr/>
            </w:rPrChange>
          </w:rPr>
          <w:fldChar w:fldCharType="separate"/>
        </w:r>
        <w:r w:rsidRPr="002A1299">
          <w:rPr>
            <w:rStyle w:val="Hipervnculo"/>
            <w:color w:val="0070C0"/>
            <w:u w:val="none"/>
            <w:rPrChange w:id="2203" w:author="Alfredo" w:date="2020-10-10T14:04:00Z">
              <w:rPr>
                <w:rStyle w:val="Hipervnculo"/>
                <w:b/>
                <w:bCs/>
              </w:rPr>
            </w:rPrChange>
          </w:rPr>
          <w:t>Opacidad</w:t>
        </w:r>
        <w:r w:rsidRPr="002A1299">
          <w:rPr>
            <w:rPrChange w:id="2204" w:author="Alfredo" w:date="2020-10-10T14:04:00Z">
              <w:rPr/>
            </w:rPrChange>
          </w:rPr>
          <w:fldChar w:fldCharType="end"/>
        </w:r>
      </w:ins>
    </w:p>
    <w:p w14:paraId="4EBEE674" w14:textId="77777777" w:rsidR="002A1299" w:rsidRDefault="002A1299" w:rsidP="002A1299">
      <w:pPr>
        <w:spacing w:after="0"/>
        <w:rPr>
          <w:ins w:id="2205" w:author="Alfredo" w:date="2020-10-10T14:04:00Z"/>
        </w:rPr>
      </w:pPr>
      <w:ins w:id="2206" w:author="Alfredo" w:date="2020-10-10T14:04:00Z">
        <w:r w:rsidRPr="002A1299">
          <w:t xml:space="preserve">Es posible utilizar la propiedad </w:t>
        </w:r>
        <w:r w:rsidRPr="002A1299">
          <w:rPr>
            <w:i/>
            <w:iCs/>
          </w:rPr>
          <w:t>CSS3</w:t>
        </w:r>
        <w:r w:rsidRPr="002A1299">
          <w:t xml:space="preserve"> opacity para establecer una transparencia total sobre el elemento indicado. Cuando decimos «</w:t>
        </w:r>
        <w:r w:rsidRPr="002A1299">
          <w:rPr>
            <w:b/>
            <w:bCs/>
          </w:rPr>
          <w:t>transparencia total</w:t>
        </w:r>
        <w:r w:rsidRPr="002A1299">
          <w:t>» nos referimos a que la transparencia se aplicará al elemento en cuestión y a todos los elementos HTML que estén en su interior.</w:t>
        </w:r>
      </w:ins>
    </w:p>
    <w:p w14:paraId="6370DC26" w14:textId="77777777" w:rsidR="002A1299" w:rsidRPr="002A1299" w:rsidRDefault="002A1299" w:rsidP="002A1299">
      <w:pPr>
        <w:spacing w:after="0"/>
        <w:rPr>
          <w:ins w:id="2207" w:author="Alfredo" w:date="2020-10-10T14:04:00Z"/>
        </w:rPr>
      </w:pPr>
    </w:p>
    <w:tbl>
      <w:tblPr>
        <w:tblStyle w:val="Tabladecuadrcula4-nfasis3"/>
        <w:tblW w:w="0" w:type="auto"/>
        <w:tblLook w:val="04A0" w:firstRow="1" w:lastRow="0" w:firstColumn="1" w:lastColumn="0" w:noHBand="0" w:noVBand="1"/>
        <w:tblPrChange w:id="2208" w:author="Alfredo" w:date="2020-10-10T14:04:00Z">
          <w:tblPr>
            <w:tblW w:w="0" w:type="auto"/>
            <w:tblCellSpacing w:w="15" w:type="dxa"/>
            <w:tblCellMar>
              <w:top w:w="15" w:type="dxa"/>
              <w:left w:w="15" w:type="dxa"/>
              <w:bottom w:w="15" w:type="dxa"/>
              <w:right w:w="15" w:type="dxa"/>
            </w:tblCellMar>
            <w:tblLook w:val="04A0" w:firstRow="1" w:lastRow="0" w:firstColumn="1" w:lastColumn="0" w:noHBand="0" w:noVBand="1"/>
          </w:tblPr>
        </w:tblPrChange>
      </w:tblPr>
      <w:tblGrid>
        <w:gridCol w:w="1158"/>
        <w:gridCol w:w="910"/>
        <w:gridCol w:w="6608"/>
        <w:tblGridChange w:id="2209">
          <w:tblGrid>
            <w:gridCol w:w="1017"/>
            <w:gridCol w:w="550"/>
            <w:gridCol w:w="6467"/>
          </w:tblGrid>
        </w:tblGridChange>
      </w:tblGrid>
      <w:tr w:rsidR="002A1299" w:rsidRPr="002A1299" w14:paraId="6DE28BF8" w14:textId="77777777" w:rsidTr="002A1299">
        <w:trPr>
          <w:cnfStyle w:val="100000000000" w:firstRow="1" w:lastRow="0" w:firstColumn="0" w:lastColumn="0" w:oddVBand="0" w:evenVBand="0" w:oddHBand="0" w:evenHBand="0" w:firstRowFirstColumn="0" w:firstRowLastColumn="0" w:lastRowFirstColumn="0" w:lastRowLastColumn="0"/>
          <w:ins w:id="2210" w:author="Alfredo" w:date="2020-10-10T14:04:00Z"/>
          <w:trPrChange w:id="2211" w:author="Alfredo" w:date="2020-10-10T14:04:00Z">
            <w:trPr>
              <w:tblHeader/>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2212" w:author="Alfredo" w:date="2020-10-10T14:04:00Z">
              <w:tcPr>
                <w:tcW w:w="0" w:type="auto"/>
                <w:vAlign w:val="center"/>
                <w:hideMark/>
              </w:tcPr>
            </w:tcPrChange>
          </w:tcPr>
          <w:p w14:paraId="0C9BC676" w14:textId="77777777" w:rsidR="002A1299" w:rsidRPr="002A1299" w:rsidRDefault="002A1299" w:rsidP="002A1299">
            <w:pPr>
              <w:spacing w:line="259" w:lineRule="auto"/>
              <w:cnfStyle w:val="101000000000" w:firstRow="1" w:lastRow="0" w:firstColumn="1" w:lastColumn="0" w:oddVBand="0" w:evenVBand="0" w:oddHBand="0" w:evenHBand="0" w:firstRowFirstColumn="0" w:firstRowLastColumn="0" w:lastRowFirstColumn="0" w:lastRowLastColumn="0"/>
              <w:rPr>
                <w:ins w:id="2213" w:author="Alfredo" w:date="2020-10-10T14:04:00Z"/>
              </w:rPr>
            </w:pPr>
            <w:ins w:id="2214" w:author="Alfredo" w:date="2020-10-10T14:04:00Z">
              <w:r w:rsidRPr="002A1299">
                <w:t>Propiedad</w:t>
              </w:r>
            </w:ins>
          </w:p>
        </w:tc>
        <w:tc>
          <w:tcPr>
            <w:tcW w:w="0" w:type="auto"/>
            <w:hideMark/>
            <w:tcPrChange w:id="2215" w:author="Alfredo" w:date="2020-10-10T14:04:00Z">
              <w:tcPr>
                <w:tcW w:w="0" w:type="auto"/>
                <w:vAlign w:val="center"/>
                <w:hideMark/>
              </w:tcPr>
            </w:tcPrChange>
          </w:tcPr>
          <w:p w14:paraId="4F1959EF" w14:textId="77777777" w:rsidR="002A1299" w:rsidRPr="002A1299" w:rsidRDefault="002A1299" w:rsidP="002A1299">
            <w:pPr>
              <w:spacing w:line="259" w:lineRule="auto"/>
              <w:cnfStyle w:val="100000000000" w:firstRow="1" w:lastRow="0" w:firstColumn="0" w:lastColumn="0" w:oddVBand="0" w:evenVBand="0" w:oddHBand="0" w:evenHBand="0" w:firstRowFirstColumn="0" w:firstRowLastColumn="0" w:lastRowFirstColumn="0" w:lastRowLastColumn="0"/>
              <w:rPr>
                <w:ins w:id="2216" w:author="Alfredo" w:date="2020-10-10T14:04:00Z"/>
              </w:rPr>
            </w:pPr>
            <w:ins w:id="2217" w:author="Alfredo" w:date="2020-10-10T14:04:00Z">
              <w:r w:rsidRPr="002A1299">
                <w:t>Valor</w:t>
              </w:r>
            </w:ins>
          </w:p>
        </w:tc>
        <w:tc>
          <w:tcPr>
            <w:tcW w:w="0" w:type="auto"/>
            <w:hideMark/>
            <w:tcPrChange w:id="2218" w:author="Alfredo" w:date="2020-10-10T14:04:00Z">
              <w:tcPr>
                <w:tcW w:w="0" w:type="auto"/>
                <w:vAlign w:val="center"/>
                <w:hideMark/>
              </w:tcPr>
            </w:tcPrChange>
          </w:tcPr>
          <w:p w14:paraId="1A9C0117" w14:textId="77777777" w:rsidR="002A1299" w:rsidRPr="002A1299" w:rsidRDefault="002A1299" w:rsidP="002A1299">
            <w:pPr>
              <w:spacing w:line="259" w:lineRule="auto"/>
              <w:cnfStyle w:val="100000000000" w:firstRow="1" w:lastRow="0" w:firstColumn="0" w:lastColumn="0" w:oddVBand="0" w:evenVBand="0" w:oddHBand="0" w:evenHBand="0" w:firstRowFirstColumn="0" w:firstRowLastColumn="0" w:lastRowFirstColumn="0" w:lastRowLastColumn="0"/>
              <w:rPr>
                <w:ins w:id="2219" w:author="Alfredo" w:date="2020-10-10T14:04:00Z"/>
              </w:rPr>
            </w:pPr>
            <w:ins w:id="2220" w:author="Alfredo" w:date="2020-10-10T14:04:00Z">
              <w:r w:rsidRPr="002A1299">
                <w:t>Significado</w:t>
              </w:r>
            </w:ins>
          </w:p>
        </w:tc>
      </w:tr>
      <w:tr w:rsidR="002A1299" w:rsidRPr="002A1299" w14:paraId="5EAB749C" w14:textId="77777777" w:rsidTr="002A1299">
        <w:trPr>
          <w:cnfStyle w:val="000000100000" w:firstRow="0" w:lastRow="0" w:firstColumn="0" w:lastColumn="0" w:oddVBand="0" w:evenVBand="0" w:oddHBand="1" w:evenHBand="0" w:firstRowFirstColumn="0" w:firstRowLastColumn="0" w:lastRowFirstColumn="0" w:lastRowLastColumn="0"/>
          <w:ins w:id="2221" w:author="Alfredo" w:date="2020-10-10T14:04:00Z"/>
          <w:trPrChange w:id="2222" w:author="Alfredo" w:date="2020-10-10T14:04:00Z">
            <w:trPr>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2223" w:author="Alfredo" w:date="2020-10-10T14:04:00Z">
              <w:tcPr>
                <w:tcW w:w="0" w:type="auto"/>
                <w:vAlign w:val="center"/>
                <w:hideMark/>
              </w:tcPr>
            </w:tcPrChange>
          </w:tcPr>
          <w:p w14:paraId="2720A746" w14:textId="77777777" w:rsidR="002A1299" w:rsidRPr="002A1299" w:rsidRDefault="002A1299" w:rsidP="002A1299">
            <w:pPr>
              <w:spacing w:line="259" w:lineRule="auto"/>
              <w:cnfStyle w:val="001000100000" w:firstRow="0" w:lastRow="0" w:firstColumn="1" w:lastColumn="0" w:oddVBand="0" w:evenVBand="0" w:oddHBand="1" w:evenHBand="0" w:firstRowFirstColumn="0" w:firstRowLastColumn="0" w:lastRowFirstColumn="0" w:lastRowLastColumn="0"/>
              <w:rPr>
                <w:ins w:id="2224" w:author="Alfredo" w:date="2020-10-10T14:04:00Z"/>
              </w:rPr>
            </w:pPr>
            <w:ins w:id="2225" w:author="Alfredo" w:date="2020-10-10T14:04:00Z">
              <w:r w:rsidRPr="002A1299">
                <w:t>opacity</w:t>
              </w:r>
            </w:ins>
          </w:p>
        </w:tc>
        <w:tc>
          <w:tcPr>
            <w:tcW w:w="0" w:type="auto"/>
            <w:hideMark/>
            <w:tcPrChange w:id="2226" w:author="Alfredo" w:date="2020-10-10T14:04:00Z">
              <w:tcPr>
                <w:tcW w:w="0" w:type="auto"/>
                <w:vAlign w:val="center"/>
                <w:hideMark/>
              </w:tcPr>
            </w:tcPrChange>
          </w:tcPr>
          <w:p w14:paraId="2ABDFDC6" w14:textId="7BBA87AD" w:rsidR="002A1299" w:rsidRPr="002A1299" w:rsidRDefault="002A1299" w:rsidP="002A1299">
            <w:pPr>
              <w:spacing w:line="259" w:lineRule="auto"/>
              <w:cnfStyle w:val="000000100000" w:firstRow="0" w:lastRow="0" w:firstColumn="0" w:lastColumn="0" w:oddVBand="0" w:evenVBand="0" w:oddHBand="1" w:evenHBand="0" w:firstRowFirstColumn="0" w:firstRowLastColumn="0" w:lastRowFirstColumn="0" w:lastRowLastColumn="0"/>
              <w:rPr>
                <w:ins w:id="2227" w:author="Alfredo" w:date="2020-10-10T14:04:00Z"/>
                <w:i/>
                <w:u w:val="single"/>
                <w:rPrChange w:id="2228" w:author="Alfredo" w:date="2020-10-10T14:05:00Z">
                  <w:rPr>
                    <w:ins w:id="2229" w:author="Alfredo" w:date="2020-10-10T14:04:00Z"/>
                  </w:rPr>
                </w:rPrChange>
              </w:rPr>
            </w:pPr>
            <w:ins w:id="2230" w:author="Alfredo" w:date="2020-10-10T14:05:00Z">
              <w:r w:rsidRPr="002A1299">
                <w:rPr>
                  <w:i/>
                  <w:u w:val="single"/>
                  <w:rPrChange w:id="2231" w:author="Alfredo" w:date="2020-10-10T14:05:00Z">
                    <w:rPr/>
                  </w:rPrChange>
                </w:rPr>
                <w:t>number</w:t>
              </w:r>
            </w:ins>
          </w:p>
        </w:tc>
        <w:tc>
          <w:tcPr>
            <w:tcW w:w="0" w:type="auto"/>
            <w:hideMark/>
            <w:tcPrChange w:id="2232" w:author="Alfredo" w:date="2020-10-10T14:04:00Z">
              <w:tcPr>
                <w:tcW w:w="0" w:type="auto"/>
                <w:vAlign w:val="center"/>
                <w:hideMark/>
              </w:tcPr>
            </w:tcPrChange>
          </w:tcPr>
          <w:p w14:paraId="55BD6A7F" w14:textId="77777777" w:rsidR="002A1299" w:rsidRPr="002A1299" w:rsidRDefault="002A1299" w:rsidP="002A1299">
            <w:pPr>
              <w:spacing w:line="259" w:lineRule="auto"/>
              <w:cnfStyle w:val="000000100000" w:firstRow="0" w:lastRow="0" w:firstColumn="0" w:lastColumn="0" w:oddVBand="0" w:evenVBand="0" w:oddHBand="1" w:evenHBand="0" w:firstRowFirstColumn="0" w:firstRowLastColumn="0" w:lastRowFirstColumn="0" w:lastRowLastColumn="0"/>
              <w:rPr>
                <w:ins w:id="2233" w:author="Alfredo" w:date="2020-10-10T14:04:00Z"/>
              </w:rPr>
            </w:pPr>
            <w:ins w:id="2234" w:author="Alfredo" w:date="2020-10-10T14:04:00Z">
              <w:r w:rsidRPr="002A1299">
                <w:t>Establece una transparencia (0 = 100% transparente, a 1 = 100% opaco)</w:t>
              </w:r>
            </w:ins>
          </w:p>
        </w:tc>
      </w:tr>
    </w:tbl>
    <w:p w14:paraId="200E6622" w14:textId="77777777" w:rsidR="002A1299" w:rsidRDefault="002A1299" w:rsidP="002A1299">
      <w:pPr>
        <w:spacing w:after="0"/>
        <w:rPr>
          <w:ins w:id="2235" w:author="Alfredo" w:date="2020-10-10T14:04:00Z"/>
        </w:rPr>
      </w:pPr>
    </w:p>
    <w:p w14:paraId="72A562C7" w14:textId="77777777" w:rsidR="002A1299" w:rsidRPr="002A1299" w:rsidRDefault="002A1299" w:rsidP="002A1299">
      <w:pPr>
        <w:spacing w:after="0"/>
        <w:rPr>
          <w:ins w:id="2236" w:author="Alfredo" w:date="2020-10-10T14:04:00Z"/>
        </w:rPr>
      </w:pPr>
      <w:ins w:id="2237" w:author="Alfredo" w:date="2020-10-10T14:04:00Z">
        <w:r w:rsidRPr="002A1299">
          <w:t>El valor a indicar es un número entre 0 (</w:t>
        </w:r>
        <w:r w:rsidRPr="002A1299">
          <w:rPr>
            <w:i/>
            <w:iCs/>
          </w:rPr>
          <w:t>completamente transparente</w:t>
        </w:r>
        <w:r w:rsidRPr="002A1299">
          <w:t>) y 1 (</w:t>
        </w:r>
        <w:r w:rsidRPr="002A1299">
          <w:rPr>
            <w:i/>
            <w:iCs/>
          </w:rPr>
          <w:t>completamente visible</w:t>
        </w:r>
        <w:r w:rsidRPr="002A1299">
          <w:t>), pudiendo establecer decimales para valores intermedios:</w:t>
        </w:r>
      </w:ins>
    </w:p>
    <w:p w14:paraId="2A9E7F64" w14:textId="77777777" w:rsidR="00FB073F" w:rsidRDefault="00FB073F">
      <w:pPr>
        <w:spacing w:after="0"/>
        <w:rPr>
          <w:ins w:id="2238" w:author="Alfredo" w:date="2020-10-10T14:06:00Z"/>
        </w:rPr>
        <w:pPrChange w:id="2239" w:author="Alfredo" w:date="2020-10-10T13:56:00Z">
          <w:pPr/>
        </w:pPrChange>
      </w:pPr>
    </w:p>
    <w:bookmarkStart w:id="2240" w:name="_MON_1663843983"/>
    <w:bookmarkEnd w:id="2240"/>
    <w:p w14:paraId="0FE8FB86" w14:textId="5201DB15" w:rsidR="00FC6682" w:rsidRDefault="006960C7" w:rsidP="009C4C2C">
      <w:pPr>
        <w:spacing w:after="0"/>
        <w:rPr>
          <w:ins w:id="2241" w:author="Alfredo" w:date="2020-10-10T14:07:00Z"/>
        </w:rPr>
      </w:pPr>
      <w:ins w:id="2242" w:author="Alfredo" w:date="2020-10-10T14:06:00Z">
        <w:r>
          <w:object w:dxaOrig="8838" w:dyaOrig="1425" w14:anchorId="6AB2328B">
            <v:shape id="_x0000_i1050" type="#_x0000_t75" style="width:442.5pt;height:71.25pt" o:ole="">
              <v:imagedata r:id="rId79" o:title=""/>
            </v:shape>
            <o:OLEObject Type="Embed" ProgID="Word.OpenDocumentText.12" ShapeID="_x0000_i1050" DrawAspect="Content" ObjectID="_1664042559" r:id="rId80"/>
          </w:object>
        </w:r>
      </w:ins>
    </w:p>
    <w:p w14:paraId="2C3E8A46" w14:textId="77777777" w:rsidR="006960C7" w:rsidRDefault="006960C7">
      <w:pPr>
        <w:rPr>
          <w:ins w:id="2243" w:author="Alfredo" w:date="2020-10-10T14:07:00Z"/>
        </w:rPr>
      </w:pPr>
    </w:p>
    <w:p w14:paraId="764B6A81" w14:textId="59B95257" w:rsidR="00FC6682" w:rsidRDefault="00FC6682">
      <w:pPr>
        <w:jc w:val="center"/>
        <w:rPr>
          <w:ins w:id="2244" w:author="Alfredo" w:date="2020-10-10T14:07:00Z"/>
        </w:rPr>
        <w:pPrChange w:id="2245" w:author="Alfredo" w:date="2020-10-10T14:07:00Z">
          <w:pPr/>
        </w:pPrChange>
      </w:pPr>
      <w:ins w:id="2246" w:author="Alfredo" w:date="2020-10-10T14:07:00Z">
        <w:r>
          <w:rPr>
            <w:noProof/>
            <w:lang w:eastAsia="es-MX"/>
          </w:rPr>
          <w:drawing>
            <wp:inline distT="0" distB="0" distL="0" distR="0" wp14:anchorId="0D639C20" wp14:editId="047A0996">
              <wp:extent cx="2816029" cy="2018781"/>
              <wp:effectExtent l="0" t="0" r="3810" b="635"/>
              <wp:docPr id="21" name="Imagen 21" descr="Grumpy cat con div transpar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Grumpy cat con div transparente"/>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857806" cy="2048730"/>
                      </a:xfrm>
                      <a:prstGeom prst="rect">
                        <a:avLst/>
                      </a:prstGeom>
                      <a:noFill/>
                      <a:ln>
                        <a:noFill/>
                      </a:ln>
                    </pic:spPr>
                  </pic:pic>
                </a:graphicData>
              </a:graphic>
            </wp:inline>
          </w:drawing>
        </w:r>
      </w:ins>
    </w:p>
    <w:p w14:paraId="58CE6B66" w14:textId="36B86F43" w:rsidR="00FC6682" w:rsidRDefault="00FC6682">
      <w:pPr>
        <w:jc w:val="both"/>
        <w:rPr>
          <w:ins w:id="2247" w:author="Alfredo" w:date="2020-10-10T14:08:00Z"/>
        </w:rPr>
        <w:pPrChange w:id="2248" w:author="Alfredo" w:date="2020-10-10T14:07:00Z">
          <w:pPr/>
        </w:pPrChange>
      </w:pPr>
      <w:ins w:id="2249" w:author="Alfredo" w:date="2020-10-10T14:07:00Z">
        <w:r>
          <w:lastRenderedPageBreak/>
          <w:t xml:space="preserve">Como se puede ver en la imagen, esto hará que la capa </w:t>
        </w:r>
        <w:r>
          <w:rPr>
            <w:rStyle w:val="CdigoHTML"/>
            <w:rFonts w:eastAsiaTheme="minorHAnsi"/>
          </w:rPr>
          <w:t>div</w:t>
        </w:r>
        <w:r>
          <w:t xml:space="preserve"> (</w:t>
        </w:r>
        <w:r>
          <w:rPr>
            <w:rStyle w:val="nfasis"/>
          </w:rPr>
          <w:t>el recuadro rojo</w:t>
        </w:r>
        <w:r>
          <w:t xml:space="preserve">) se muestre al </w:t>
        </w:r>
        <w:r>
          <w:rPr>
            <w:rStyle w:val="Textoennegrita"/>
          </w:rPr>
          <w:t>50% de opacidad</w:t>
        </w:r>
        <w:r>
          <w:t>, con color de texto blanco (</w:t>
        </w:r>
        <w:r>
          <w:rPr>
            <w:rStyle w:val="nfasis"/>
          </w:rPr>
          <w:t>en el caso de existir texto</w:t>
        </w:r>
        <w:r>
          <w:t>) y fondo de color rojo. Si buscamos una transparencia parcial (</w:t>
        </w:r>
        <w:r>
          <w:rPr>
            <w:rStyle w:val="nfasis"/>
          </w:rPr>
          <w:t>color de fondo transparente que no afecte al texto</w:t>
        </w:r>
        <w:r>
          <w:t xml:space="preserve">) debemos utilizar los valores </w:t>
        </w:r>
        <w:r>
          <w:rPr>
            <w:rStyle w:val="Textoennegrita"/>
          </w:rPr>
          <w:t>RGBA</w:t>
        </w:r>
        <w:r>
          <w:t xml:space="preserve"> o </w:t>
        </w:r>
        <w:r>
          <w:rPr>
            <w:rStyle w:val="Textoennegrita"/>
          </w:rPr>
          <w:t>HSLA</w:t>
        </w:r>
        <w:r>
          <w:t xml:space="preserve"> (</w:t>
        </w:r>
        <w:r>
          <w:rPr>
            <w:rStyle w:val="nfasis"/>
          </w:rPr>
          <w:t>canales alfa</w:t>
        </w:r>
        <w:r>
          <w:t xml:space="preserve">) en la propiedad </w:t>
        </w:r>
        <w:r>
          <w:rPr>
            <w:rStyle w:val="Textoennegrita"/>
          </w:rPr>
          <w:t>background-color</w:t>
        </w:r>
        <w:r>
          <w:t>:</w:t>
        </w:r>
      </w:ins>
    </w:p>
    <w:bookmarkStart w:id="2250" w:name="_MON_1663844130"/>
    <w:bookmarkEnd w:id="2250"/>
    <w:p w14:paraId="5C9123B2" w14:textId="77777777" w:rsidR="00FC6682" w:rsidRDefault="00FC6682">
      <w:pPr>
        <w:jc w:val="both"/>
        <w:rPr>
          <w:ins w:id="2251" w:author="Alfredo" w:date="2020-10-10T14:08:00Z"/>
        </w:rPr>
        <w:pPrChange w:id="2252" w:author="Alfredo" w:date="2020-10-10T14:07:00Z">
          <w:pPr/>
        </w:pPrChange>
      </w:pPr>
      <w:ins w:id="2253" w:author="Alfredo" w:date="2020-10-10T14:08:00Z">
        <w:r>
          <w:object w:dxaOrig="8838" w:dyaOrig="1140" w14:anchorId="5BB9DEEA">
            <v:shape id="_x0000_i1051" type="#_x0000_t75" style="width:442.5pt;height:57pt" o:ole="">
              <v:imagedata r:id="rId82" o:title=""/>
            </v:shape>
            <o:OLEObject Type="Embed" ProgID="Word.OpenDocumentText.12" ShapeID="_x0000_i1051" DrawAspect="Content" ObjectID="_1664042560" r:id="rId83"/>
          </w:object>
        </w:r>
      </w:ins>
    </w:p>
    <w:p w14:paraId="3EE6B690" w14:textId="108DC630" w:rsidR="00FC6682" w:rsidRDefault="00FC6682">
      <w:pPr>
        <w:jc w:val="both"/>
        <w:rPr>
          <w:ins w:id="2254" w:author="Alfredo" w:date="2020-10-10T14:09:00Z"/>
        </w:rPr>
        <w:pPrChange w:id="2255" w:author="Alfredo" w:date="2020-10-10T14:07:00Z">
          <w:pPr/>
        </w:pPrChange>
      </w:pPr>
      <w:ins w:id="2256" w:author="Alfredo" w:date="2020-10-10T14:09:00Z">
        <w:r w:rsidRPr="00FC6682">
          <w:t xml:space="preserve">De este modo, sólo aplicamos la transparencia al color de fondo, mientras que con </w:t>
        </w:r>
        <w:r w:rsidRPr="00FC6682">
          <w:rPr>
            <w:b/>
            <w:bCs/>
          </w:rPr>
          <w:t>opacity</w:t>
        </w:r>
        <w:r w:rsidRPr="00FC6682">
          <w:t xml:space="preserve"> se aplica a toda la capa en sí, por lo que afecta a todos los elementos que están dentro de la capa.</w:t>
        </w:r>
      </w:ins>
    </w:p>
    <w:p w14:paraId="794C1490" w14:textId="77777777" w:rsidR="00FC6682" w:rsidRPr="00FC6682" w:rsidRDefault="00FC6682">
      <w:pPr>
        <w:pStyle w:val="Ttulo3"/>
        <w:rPr>
          <w:ins w:id="2257" w:author="Alfredo" w:date="2020-10-10T14:09:00Z"/>
          <w:b w:val="0"/>
          <w:rPrChange w:id="2258" w:author="Alfredo" w:date="2020-10-10T14:09:00Z">
            <w:rPr>
              <w:ins w:id="2259" w:author="Alfredo" w:date="2020-10-10T14:09:00Z"/>
              <w:b/>
            </w:rPr>
          </w:rPrChange>
        </w:rPr>
        <w:pPrChange w:id="2260" w:author="Alfredo" w:date="2020-10-10T14:09:00Z">
          <w:pPr>
            <w:jc w:val="both"/>
          </w:pPr>
        </w:pPrChange>
      </w:pPr>
      <w:ins w:id="2261" w:author="Alfredo" w:date="2020-10-10T14:09:00Z">
        <w:r w:rsidRPr="00FC6682">
          <w:fldChar w:fldCharType="begin"/>
        </w:r>
        <w:r w:rsidRPr="00FC6682">
          <w:rPr>
            <w:rPrChange w:id="2262" w:author="Alfredo" w:date="2020-10-10T14:09:00Z">
              <w:rPr>
                <w:b/>
              </w:rPr>
            </w:rPrChange>
          </w:rPr>
          <w:instrText xml:space="preserve"> HYPERLINK "https://lenguajecss.com/css/colores-y-fondos/fondos-css/" \l "fondos-múltiples" </w:instrText>
        </w:r>
        <w:r w:rsidRPr="00FC6682">
          <w:rPr>
            <w:rPrChange w:id="2263" w:author="Alfredo" w:date="2020-10-10T14:09:00Z">
              <w:rPr/>
            </w:rPrChange>
          </w:rPr>
          <w:fldChar w:fldCharType="separate"/>
        </w:r>
        <w:r w:rsidRPr="00FC6682">
          <w:rPr>
            <w:rStyle w:val="Hipervnculo"/>
            <w:color w:val="0070C0"/>
            <w:u w:val="none"/>
            <w:rPrChange w:id="2264" w:author="Alfredo" w:date="2020-10-10T14:09:00Z">
              <w:rPr>
                <w:rStyle w:val="Hipervnculo"/>
                <w:b/>
                <w:bCs/>
              </w:rPr>
            </w:rPrChange>
          </w:rPr>
          <w:t>Fondos múltiples</w:t>
        </w:r>
        <w:r w:rsidRPr="00FC6682">
          <w:rPr>
            <w:rPrChange w:id="2265" w:author="Alfredo" w:date="2020-10-10T14:09:00Z">
              <w:rPr/>
            </w:rPrChange>
          </w:rPr>
          <w:fldChar w:fldCharType="end"/>
        </w:r>
      </w:ins>
    </w:p>
    <w:p w14:paraId="76BDDBCF" w14:textId="77777777" w:rsidR="00FC6682" w:rsidRPr="00FC6682" w:rsidRDefault="00FC6682" w:rsidP="00FC6682">
      <w:pPr>
        <w:jc w:val="both"/>
        <w:rPr>
          <w:ins w:id="2266" w:author="Alfredo" w:date="2020-10-10T14:09:00Z"/>
        </w:rPr>
      </w:pPr>
      <w:ins w:id="2267" w:author="Alfredo" w:date="2020-10-10T14:09:00Z">
        <w:r w:rsidRPr="00FC6682">
          <w:rPr>
            <w:b/>
            <w:bCs/>
          </w:rPr>
          <w:t>CSS3</w:t>
        </w:r>
        <w:r w:rsidRPr="00FC6682">
          <w:t xml:space="preserve"> ofrece nuevas características a la hora de utilizar imágenes de fondo, como por ejemplo la posibilidad de establecer </w:t>
        </w:r>
        <w:r w:rsidRPr="00FC6682">
          <w:rPr>
            <w:b/>
            <w:bCs/>
          </w:rPr>
          <w:t>múltiples imágenes de fondo</w:t>
        </w:r>
        <w:r w:rsidRPr="00FC6682">
          <w:t xml:space="preserve"> de forma simultánea:</w:t>
        </w:r>
      </w:ins>
    </w:p>
    <w:bookmarkStart w:id="2268" w:name="_MON_1663844224"/>
    <w:bookmarkEnd w:id="2268"/>
    <w:p w14:paraId="4883FAE8" w14:textId="77777777" w:rsidR="00FC6682" w:rsidRDefault="00FC6682">
      <w:pPr>
        <w:jc w:val="both"/>
        <w:rPr>
          <w:ins w:id="2269" w:author="Alfredo" w:date="2020-10-10T14:11:00Z"/>
        </w:rPr>
        <w:pPrChange w:id="2270" w:author="Alfredo" w:date="2020-10-10T14:07:00Z">
          <w:pPr/>
        </w:pPrChange>
      </w:pPr>
      <w:ins w:id="2271" w:author="Alfredo" w:date="2020-10-10T14:10:00Z">
        <w:r>
          <w:object w:dxaOrig="8838" w:dyaOrig="1140" w14:anchorId="5FBDAFAB">
            <v:shape id="_x0000_i1052" type="#_x0000_t75" style="width:442.5pt;height:57pt" o:ole="">
              <v:imagedata r:id="rId84" o:title=""/>
            </v:shape>
            <o:OLEObject Type="Embed" ProgID="Word.OpenDocumentText.12" ShapeID="_x0000_i1052" DrawAspect="Content" ObjectID="_1664042561" r:id="rId85"/>
          </w:object>
        </w:r>
      </w:ins>
    </w:p>
    <w:p w14:paraId="25C245A7" w14:textId="77777777" w:rsidR="00E05A6D" w:rsidRPr="00E05A6D" w:rsidRDefault="00E05A6D" w:rsidP="00E05A6D">
      <w:pPr>
        <w:jc w:val="both"/>
        <w:rPr>
          <w:ins w:id="2272" w:author="Alfredo" w:date="2020-10-10T14:11:00Z"/>
        </w:rPr>
      </w:pPr>
      <w:ins w:id="2273" w:author="Alfredo" w:date="2020-10-10T14:11:00Z">
        <w:r w:rsidRPr="00E05A6D">
          <w:t>De esta forma, se pueden utilizar varias imágenes y superponerlas una sobre la otra, algo especialmente interesante si la primera imagen de fondo está en formato PNG (</w:t>
        </w:r>
        <w:r w:rsidRPr="00E05A6D">
          <w:rPr>
            <w:i/>
            <w:iCs/>
          </w:rPr>
          <w:t>la cuál soporta transparencias</w:t>
        </w:r>
        <w:r w:rsidRPr="00E05A6D">
          <w:t xml:space="preserve">). Al establecer imágenes de fondo múltiples, las propiedades complementarias a los fondos como </w:t>
        </w:r>
        <w:r w:rsidRPr="00E05A6D">
          <w:rPr>
            <w:b/>
            <w:i/>
            <w:rPrChange w:id="2274" w:author="Alfredo" w:date="2020-10-10T14:11:00Z">
              <w:rPr/>
            </w:rPrChange>
          </w:rPr>
          <w:t>background-repeat, background-position</w:t>
        </w:r>
        <w:r w:rsidRPr="00E05A6D">
          <w:t xml:space="preserve"> y otras, pueden actuar de forma personalizada para cada fondo.</w:t>
        </w:r>
      </w:ins>
    </w:p>
    <w:p w14:paraId="28F6EAEA" w14:textId="77777777" w:rsidR="00E05A6D" w:rsidRPr="00E05A6D" w:rsidRDefault="00E05A6D" w:rsidP="00E05A6D">
      <w:pPr>
        <w:jc w:val="both"/>
        <w:rPr>
          <w:ins w:id="2275" w:author="Alfredo" w:date="2020-10-10T14:11:00Z"/>
        </w:rPr>
      </w:pPr>
      <w:ins w:id="2276" w:author="Alfredo" w:date="2020-10-10T14:11:00Z">
        <w:r w:rsidRPr="00E05A6D">
          <w:t>Mientras que en el fragmento de código anterior, el navegador le indica a cada una de las tres imágenes que no debe repetirse, en el siguiente fragmento de código veremos que es posible indicar individualmente el comportamiento de cada una, separando por comas:</w:t>
        </w:r>
      </w:ins>
    </w:p>
    <w:bookmarkStart w:id="2277" w:name="_MON_1663844420"/>
    <w:bookmarkEnd w:id="2277"/>
    <w:p w14:paraId="3F198F5E" w14:textId="77777777" w:rsidR="00E05A6D" w:rsidRDefault="00DA2391">
      <w:pPr>
        <w:jc w:val="both"/>
        <w:rPr>
          <w:ins w:id="2278" w:author="Alfredo" w:date="2020-10-10T14:13:00Z"/>
        </w:rPr>
        <w:pPrChange w:id="2279" w:author="Alfredo" w:date="2020-10-10T14:07:00Z">
          <w:pPr/>
        </w:pPrChange>
      </w:pPr>
      <w:ins w:id="2280" w:author="Alfredo" w:date="2020-10-10T14:12:00Z">
        <w:r>
          <w:object w:dxaOrig="8838" w:dyaOrig="1140" w14:anchorId="2F5AAC13">
            <v:shape id="_x0000_i1053" type="#_x0000_t75" style="width:442.5pt;height:57pt" o:ole="">
              <v:imagedata r:id="rId86" o:title=""/>
            </v:shape>
            <o:OLEObject Type="Embed" ProgID="Word.OpenDocumentText.12" ShapeID="_x0000_i1053" DrawAspect="Content" ObjectID="_1664042562" r:id="rId87"/>
          </w:object>
        </w:r>
      </w:ins>
    </w:p>
    <w:p w14:paraId="28F221C8" w14:textId="77777777" w:rsidR="00DA2391" w:rsidRPr="00DA2391" w:rsidRDefault="00DA2391" w:rsidP="00DA2391">
      <w:pPr>
        <w:jc w:val="both"/>
        <w:rPr>
          <w:ins w:id="2281" w:author="Alfredo" w:date="2020-10-10T14:13:00Z"/>
        </w:rPr>
      </w:pPr>
      <w:ins w:id="2282" w:author="Alfredo" w:date="2020-10-10T14:13:00Z">
        <w:r w:rsidRPr="00DA2391">
          <w:t xml:space="preserve">Además, </w:t>
        </w:r>
        <w:r w:rsidRPr="00DA2391">
          <w:rPr>
            <w:b/>
            <w:bCs/>
          </w:rPr>
          <w:t>CSS3</w:t>
        </w:r>
        <w:r w:rsidRPr="00DA2391">
          <w:t xml:space="preserve"> también añade nuevas propiedades para especificar como cubrirá la imagen de fondo al elemento en cuestión:</w:t>
        </w:r>
      </w:ins>
    </w:p>
    <w:tbl>
      <w:tblPr>
        <w:tblStyle w:val="Tabladecuadrcula4-nfasis3"/>
        <w:tblW w:w="0" w:type="auto"/>
        <w:tblLook w:val="04A0" w:firstRow="1" w:lastRow="0" w:firstColumn="1" w:lastColumn="0" w:noHBand="0" w:noVBand="1"/>
        <w:tblPrChange w:id="2283" w:author="Alfredo" w:date="2020-10-10T14:13:00Z">
          <w:tblPr>
            <w:tblW w:w="0" w:type="auto"/>
            <w:tblCellSpacing w:w="15" w:type="dxa"/>
            <w:tblCellMar>
              <w:top w:w="15" w:type="dxa"/>
              <w:left w:w="15" w:type="dxa"/>
              <w:bottom w:w="15" w:type="dxa"/>
              <w:right w:w="15" w:type="dxa"/>
            </w:tblCellMar>
            <w:tblLook w:val="04A0" w:firstRow="1" w:lastRow="0" w:firstColumn="1" w:lastColumn="0" w:noHBand="0" w:noVBand="1"/>
          </w:tblPr>
        </w:tblPrChange>
      </w:tblPr>
      <w:tblGrid>
        <w:gridCol w:w="1838"/>
        <w:gridCol w:w="3581"/>
        <w:gridCol w:w="3502"/>
        <w:tblGridChange w:id="2284">
          <w:tblGrid>
            <w:gridCol w:w="1705"/>
            <w:gridCol w:w="3657"/>
            <w:gridCol w:w="3569"/>
          </w:tblGrid>
        </w:tblGridChange>
      </w:tblGrid>
      <w:tr w:rsidR="00DA2391" w:rsidRPr="00DA2391" w14:paraId="04F3D65B" w14:textId="77777777" w:rsidTr="00DA2391">
        <w:trPr>
          <w:cnfStyle w:val="100000000000" w:firstRow="1" w:lastRow="0" w:firstColumn="0" w:lastColumn="0" w:oddVBand="0" w:evenVBand="0" w:oddHBand="0" w:evenHBand="0" w:firstRowFirstColumn="0" w:firstRowLastColumn="0" w:lastRowFirstColumn="0" w:lastRowLastColumn="0"/>
          <w:ins w:id="2285" w:author="Alfredo" w:date="2020-10-10T14:13:00Z"/>
          <w:trPrChange w:id="2286" w:author="Alfredo" w:date="2020-10-10T14:13:00Z">
            <w:trPr>
              <w:tblHeader/>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2287" w:author="Alfredo" w:date="2020-10-10T14:13:00Z">
              <w:tcPr>
                <w:tcW w:w="0" w:type="auto"/>
                <w:vAlign w:val="center"/>
                <w:hideMark/>
              </w:tcPr>
            </w:tcPrChange>
          </w:tcPr>
          <w:p w14:paraId="6C06B9D7" w14:textId="77777777" w:rsidR="00DA2391" w:rsidRPr="00DA2391" w:rsidRDefault="00DA2391" w:rsidP="00DA2391">
            <w:pPr>
              <w:spacing w:after="160" w:line="259" w:lineRule="auto"/>
              <w:jc w:val="both"/>
              <w:cnfStyle w:val="101000000000" w:firstRow="1" w:lastRow="0" w:firstColumn="1" w:lastColumn="0" w:oddVBand="0" w:evenVBand="0" w:oddHBand="0" w:evenHBand="0" w:firstRowFirstColumn="0" w:firstRowLastColumn="0" w:lastRowFirstColumn="0" w:lastRowLastColumn="0"/>
              <w:rPr>
                <w:ins w:id="2288" w:author="Alfredo" w:date="2020-10-10T14:13:00Z"/>
              </w:rPr>
            </w:pPr>
            <w:ins w:id="2289" w:author="Alfredo" w:date="2020-10-10T14:13:00Z">
              <w:r w:rsidRPr="00DA2391">
                <w:t>Propiedad</w:t>
              </w:r>
            </w:ins>
          </w:p>
        </w:tc>
        <w:tc>
          <w:tcPr>
            <w:tcW w:w="0" w:type="auto"/>
            <w:hideMark/>
            <w:tcPrChange w:id="2290" w:author="Alfredo" w:date="2020-10-10T14:13:00Z">
              <w:tcPr>
                <w:tcW w:w="0" w:type="auto"/>
                <w:vAlign w:val="center"/>
                <w:hideMark/>
              </w:tcPr>
            </w:tcPrChange>
          </w:tcPr>
          <w:p w14:paraId="5914522F" w14:textId="77777777" w:rsidR="00DA2391" w:rsidRPr="00DA2391" w:rsidRDefault="00DA2391" w:rsidP="00DA2391">
            <w:pPr>
              <w:spacing w:after="160" w:line="259" w:lineRule="auto"/>
              <w:jc w:val="both"/>
              <w:cnfStyle w:val="100000000000" w:firstRow="1" w:lastRow="0" w:firstColumn="0" w:lastColumn="0" w:oddVBand="0" w:evenVBand="0" w:oddHBand="0" w:evenHBand="0" w:firstRowFirstColumn="0" w:firstRowLastColumn="0" w:lastRowFirstColumn="0" w:lastRowLastColumn="0"/>
              <w:rPr>
                <w:ins w:id="2291" w:author="Alfredo" w:date="2020-10-10T14:13:00Z"/>
              </w:rPr>
            </w:pPr>
            <w:ins w:id="2292" w:author="Alfredo" w:date="2020-10-10T14:13:00Z">
              <w:r w:rsidRPr="00DA2391">
                <w:t>Valor</w:t>
              </w:r>
            </w:ins>
          </w:p>
        </w:tc>
        <w:tc>
          <w:tcPr>
            <w:tcW w:w="0" w:type="auto"/>
            <w:hideMark/>
            <w:tcPrChange w:id="2293" w:author="Alfredo" w:date="2020-10-10T14:13:00Z">
              <w:tcPr>
                <w:tcW w:w="0" w:type="auto"/>
                <w:vAlign w:val="center"/>
                <w:hideMark/>
              </w:tcPr>
            </w:tcPrChange>
          </w:tcPr>
          <w:p w14:paraId="7BA1B042" w14:textId="77777777" w:rsidR="00DA2391" w:rsidRPr="00DA2391" w:rsidRDefault="00DA2391" w:rsidP="00DA2391">
            <w:pPr>
              <w:spacing w:after="160" w:line="259" w:lineRule="auto"/>
              <w:jc w:val="both"/>
              <w:cnfStyle w:val="100000000000" w:firstRow="1" w:lastRow="0" w:firstColumn="0" w:lastColumn="0" w:oddVBand="0" w:evenVBand="0" w:oddHBand="0" w:evenHBand="0" w:firstRowFirstColumn="0" w:firstRowLastColumn="0" w:lastRowFirstColumn="0" w:lastRowLastColumn="0"/>
              <w:rPr>
                <w:ins w:id="2294" w:author="Alfredo" w:date="2020-10-10T14:13:00Z"/>
              </w:rPr>
            </w:pPr>
            <w:ins w:id="2295" w:author="Alfredo" w:date="2020-10-10T14:13:00Z">
              <w:r w:rsidRPr="00DA2391">
                <w:t>Significado</w:t>
              </w:r>
            </w:ins>
          </w:p>
        </w:tc>
      </w:tr>
      <w:tr w:rsidR="00DA2391" w:rsidRPr="00DA2391" w14:paraId="72BB7007" w14:textId="77777777" w:rsidTr="00DA2391">
        <w:trPr>
          <w:cnfStyle w:val="000000100000" w:firstRow="0" w:lastRow="0" w:firstColumn="0" w:lastColumn="0" w:oddVBand="0" w:evenVBand="0" w:oddHBand="1" w:evenHBand="0" w:firstRowFirstColumn="0" w:firstRowLastColumn="0" w:lastRowFirstColumn="0" w:lastRowLastColumn="0"/>
          <w:ins w:id="2296" w:author="Alfredo" w:date="2020-10-10T14:13:00Z"/>
          <w:trPrChange w:id="2297" w:author="Alfredo" w:date="2020-10-10T14:13:00Z">
            <w:trPr>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2298" w:author="Alfredo" w:date="2020-10-10T14:13:00Z">
              <w:tcPr>
                <w:tcW w:w="0" w:type="auto"/>
                <w:vAlign w:val="center"/>
                <w:hideMark/>
              </w:tcPr>
            </w:tcPrChange>
          </w:tcPr>
          <w:p w14:paraId="197316A3" w14:textId="77777777" w:rsidR="00DA2391" w:rsidRPr="00DA2391" w:rsidRDefault="00DA2391" w:rsidP="00DA2391">
            <w:pPr>
              <w:spacing w:after="160" w:line="259" w:lineRule="auto"/>
              <w:jc w:val="both"/>
              <w:cnfStyle w:val="001000100000" w:firstRow="0" w:lastRow="0" w:firstColumn="1" w:lastColumn="0" w:oddVBand="0" w:evenVBand="0" w:oddHBand="1" w:evenHBand="0" w:firstRowFirstColumn="0" w:firstRowLastColumn="0" w:lastRowFirstColumn="0" w:lastRowLastColumn="0"/>
              <w:rPr>
                <w:ins w:id="2299" w:author="Alfredo" w:date="2020-10-10T14:13:00Z"/>
              </w:rPr>
            </w:pPr>
            <w:ins w:id="2300" w:author="Alfredo" w:date="2020-10-10T14:13:00Z">
              <w:r w:rsidRPr="00DA2391">
                <w:t>background-clip</w:t>
              </w:r>
            </w:ins>
          </w:p>
        </w:tc>
        <w:tc>
          <w:tcPr>
            <w:tcW w:w="0" w:type="auto"/>
            <w:hideMark/>
            <w:tcPrChange w:id="2301" w:author="Alfredo" w:date="2020-10-10T14:13:00Z">
              <w:tcPr>
                <w:tcW w:w="0" w:type="auto"/>
                <w:vAlign w:val="center"/>
                <w:hideMark/>
              </w:tcPr>
            </w:tcPrChange>
          </w:tcPr>
          <w:p w14:paraId="6F3819D1" w14:textId="77777777" w:rsidR="00DA2391" w:rsidRPr="00DA2391" w:rsidRDefault="00DA2391" w:rsidP="00DA2391">
            <w:pPr>
              <w:spacing w:after="160" w:line="259" w:lineRule="auto"/>
              <w:jc w:val="both"/>
              <w:cnfStyle w:val="000000100000" w:firstRow="0" w:lastRow="0" w:firstColumn="0" w:lastColumn="0" w:oddVBand="0" w:evenVBand="0" w:oddHBand="1" w:evenHBand="0" w:firstRowFirstColumn="0" w:firstRowLastColumn="0" w:lastRowFirstColumn="0" w:lastRowLastColumn="0"/>
              <w:rPr>
                <w:ins w:id="2302" w:author="Alfredo" w:date="2020-10-10T14:13:00Z"/>
              </w:rPr>
            </w:pPr>
            <w:ins w:id="2303" w:author="Alfredo" w:date="2020-10-10T14:13:00Z">
              <w:r w:rsidRPr="00DA2391">
                <w:rPr>
                  <w:b/>
                  <w:bCs/>
                </w:rPr>
                <w:t>border-box</w:t>
              </w:r>
              <w:r w:rsidRPr="00DA2391">
                <w:t xml:space="preserve"> | padding-box | content-box</w:t>
              </w:r>
            </w:ins>
          </w:p>
        </w:tc>
        <w:tc>
          <w:tcPr>
            <w:tcW w:w="0" w:type="auto"/>
            <w:hideMark/>
            <w:tcPrChange w:id="2304" w:author="Alfredo" w:date="2020-10-10T14:13:00Z">
              <w:tcPr>
                <w:tcW w:w="0" w:type="auto"/>
                <w:vAlign w:val="center"/>
                <w:hideMark/>
              </w:tcPr>
            </w:tcPrChange>
          </w:tcPr>
          <w:p w14:paraId="56436661" w14:textId="77777777" w:rsidR="00DA2391" w:rsidRPr="00DA2391" w:rsidRDefault="00DA2391" w:rsidP="00DA2391">
            <w:pPr>
              <w:spacing w:after="160" w:line="259" w:lineRule="auto"/>
              <w:jc w:val="both"/>
              <w:cnfStyle w:val="000000100000" w:firstRow="0" w:lastRow="0" w:firstColumn="0" w:lastColumn="0" w:oddVBand="0" w:evenVBand="0" w:oddHBand="1" w:evenHBand="0" w:firstRowFirstColumn="0" w:firstRowLastColumn="0" w:lastRowFirstColumn="0" w:lastRowLastColumn="0"/>
              <w:rPr>
                <w:ins w:id="2305" w:author="Alfredo" w:date="2020-10-10T14:13:00Z"/>
              </w:rPr>
            </w:pPr>
            <w:ins w:id="2306" w:author="Alfredo" w:date="2020-10-10T14:13:00Z">
              <w:r w:rsidRPr="00DA2391">
                <w:t>Modo de relleno de la imagen de fondo</w:t>
              </w:r>
            </w:ins>
          </w:p>
        </w:tc>
      </w:tr>
      <w:tr w:rsidR="00DA2391" w:rsidRPr="00DA2391" w14:paraId="658EE4DC" w14:textId="77777777" w:rsidTr="00DA2391">
        <w:trPr>
          <w:ins w:id="2307" w:author="Alfredo" w:date="2020-10-10T14:13:00Z"/>
          <w:trPrChange w:id="2308" w:author="Alfredo" w:date="2020-10-10T14:13:00Z">
            <w:trPr>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2309" w:author="Alfredo" w:date="2020-10-10T14:13:00Z">
              <w:tcPr>
                <w:tcW w:w="0" w:type="auto"/>
                <w:vAlign w:val="center"/>
                <w:hideMark/>
              </w:tcPr>
            </w:tcPrChange>
          </w:tcPr>
          <w:p w14:paraId="1BC59FC0" w14:textId="77777777" w:rsidR="00DA2391" w:rsidRPr="00DA2391" w:rsidRDefault="00DA2391" w:rsidP="00DA2391">
            <w:pPr>
              <w:spacing w:after="160" w:line="259" w:lineRule="auto"/>
              <w:jc w:val="both"/>
              <w:rPr>
                <w:ins w:id="2310" w:author="Alfredo" w:date="2020-10-10T14:13:00Z"/>
              </w:rPr>
            </w:pPr>
            <w:ins w:id="2311" w:author="Alfredo" w:date="2020-10-10T14:13:00Z">
              <w:r w:rsidRPr="00DA2391">
                <w:t>background-origin</w:t>
              </w:r>
            </w:ins>
          </w:p>
        </w:tc>
        <w:tc>
          <w:tcPr>
            <w:tcW w:w="0" w:type="auto"/>
            <w:hideMark/>
            <w:tcPrChange w:id="2312" w:author="Alfredo" w:date="2020-10-10T14:13:00Z">
              <w:tcPr>
                <w:tcW w:w="0" w:type="auto"/>
                <w:vAlign w:val="center"/>
                <w:hideMark/>
              </w:tcPr>
            </w:tcPrChange>
          </w:tcPr>
          <w:p w14:paraId="078E4F1D" w14:textId="77777777" w:rsidR="00DA2391" w:rsidRPr="00DA2391" w:rsidRDefault="00DA2391" w:rsidP="00DA2391">
            <w:pPr>
              <w:spacing w:after="160" w:line="259" w:lineRule="auto"/>
              <w:jc w:val="both"/>
              <w:cnfStyle w:val="000000000000" w:firstRow="0" w:lastRow="0" w:firstColumn="0" w:lastColumn="0" w:oddVBand="0" w:evenVBand="0" w:oddHBand="0" w:evenHBand="0" w:firstRowFirstColumn="0" w:firstRowLastColumn="0" w:lastRowFirstColumn="0" w:lastRowLastColumn="0"/>
              <w:rPr>
                <w:ins w:id="2313" w:author="Alfredo" w:date="2020-10-10T14:13:00Z"/>
              </w:rPr>
            </w:pPr>
            <w:ins w:id="2314" w:author="Alfredo" w:date="2020-10-10T14:13:00Z">
              <w:r w:rsidRPr="00DA2391">
                <w:t xml:space="preserve">border-box | </w:t>
              </w:r>
              <w:r w:rsidRPr="00DA2391">
                <w:rPr>
                  <w:b/>
                  <w:bCs/>
                </w:rPr>
                <w:t>padding-box</w:t>
              </w:r>
              <w:r w:rsidRPr="00DA2391">
                <w:t xml:space="preserve"> | content-box</w:t>
              </w:r>
            </w:ins>
          </w:p>
        </w:tc>
        <w:tc>
          <w:tcPr>
            <w:tcW w:w="0" w:type="auto"/>
            <w:hideMark/>
            <w:tcPrChange w:id="2315" w:author="Alfredo" w:date="2020-10-10T14:13:00Z">
              <w:tcPr>
                <w:tcW w:w="0" w:type="auto"/>
                <w:vAlign w:val="center"/>
                <w:hideMark/>
              </w:tcPr>
            </w:tcPrChange>
          </w:tcPr>
          <w:p w14:paraId="797DAE26" w14:textId="77777777" w:rsidR="00DA2391" w:rsidRPr="00DA2391" w:rsidRDefault="00DA2391" w:rsidP="00DA2391">
            <w:pPr>
              <w:spacing w:after="160" w:line="259" w:lineRule="auto"/>
              <w:jc w:val="both"/>
              <w:cnfStyle w:val="000000000000" w:firstRow="0" w:lastRow="0" w:firstColumn="0" w:lastColumn="0" w:oddVBand="0" w:evenVBand="0" w:oddHBand="0" w:evenHBand="0" w:firstRowFirstColumn="0" w:firstRowLastColumn="0" w:lastRowFirstColumn="0" w:lastRowLastColumn="0"/>
              <w:rPr>
                <w:ins w:id="2316" w:author="Alfredo" w:date="2020-10-10T14:13:00Z"/>
              </w:rPr>
            </w:pPr>
            <w:ins w:id="2317" w:author="Alfredo" w:date="2020-10-10T14:13:00Z">
              <w:r w:rsidRPr="00DA2391">
                <w:t>Origen del modo de relleno del fondo</w:t>
              </w:r>
            </w:ins>
          </w:p>
        </w:tc>
      </w:tr>
    </w:tbl>
    <w:p w14:paraId="35EEABE8" w14:textId="77777777" w:rsidR="00DA2391" w:rsidRPr="00DA2391" w:rsidRDefault="00DA2391" w:rsidP="00DA2391">
      <w:pPr>
        <w:jc w:val="both"/>
        <w:rPr>
          <w:ins w:id="2318" w:author="Alfredo" w:date="2020-10-10T14:13:00Z"/>
        </w:rPr>
      </w:pPr>
      <w:ins w:id="2319" w:author="Alfredo" w:date="2020-10-10T14:13:00Z">
        <w:r w:rsidRPr="00DA2391">
          <w:lastRenderedPageBreak/>
          <w:t xml:space="preserve">La propiedad </w:t>
        </w:r>
        <w:r w:rsidRPr="00DA2391">
          <w:rPr>
            <w:b/>
            <w:rPrChange w:id="2320" w:author="Alfredo" w:date="2020-10-10T14:13:00Z">
              <w:rPr/>
            </w:rPrChange>
          </w:rPr>
          <w:t>background-clip</w:t>
        </w:r>
        <w:r w:rsidRPr="00DA2391">
          <w:t xml:space="preserve"> establece la forma en la que el color o la imagen de fondo cubrirá el elemento, mientras que la propiedad </w:t>
        </w:r>
        <w:r w:rsidRPr="00DA2391">
          <w:rPr>
            <w:b/>
            <w:rPrChange w:id="2321" w:author="Alfredo" w:date="2020-10-10T14:14:00Z">
              <w:rPr/>
            </w:rPrChange>
          </w:rPr>
          <w:t>background-origin</w:t>
        </w:r>
        <w:r w:rsidRPr="00DA2391">
          <w:t xml:space="preserve"> intenta posicionar el comienzo de la imagen de fondo, útil con imágenes. La primera utiliza </w:t>
        </w:r>
        <w:r w:rsidRPr="00DA2391">
          <w:rPr>
            <w:b/>
            <w:bCs/>
          </w:rPr>
          <w:t>border-box</w:t>
        </w:r>
        <w:r w:rsidRPr="00DA2391">
          <w:t xml:space="preserve"> como valor por defecto, mientras que la segunda utiliza </w:t>
        </w:r>
        <w:r w:rsidRPr="00DA2391">
          <w:rPr>
            <w:b/>
            <w:bCs/>
          </w:rPr>
          <w:t>padding-box</w:t>
        </w:r>
        <w:r w:rsidRPr="00DA2391">
          <w:t>.</w:t>
        </w:r>
      </w:ins>
    </w:p>
    <w:p w14:paraId="677231F4" w14:textId="77777777" w:rsidR="00DA2391" w:rsidRPr="00DA2391" w:rsidRDefault="00DA2391" w:rsidP="00DA2391">
      <w:pPr>
        <w:jc w:val="both"/>
        <w:rPr>
          <w:ins w:id="2322" w:author="Alfredo" w:date="2020-10-10T14:14:00Z"/>
        </w:rPr>
      </w:pPr>
      <w:ins w:id="2323" w:author="Alfredo" w:date="2020-10-10T14:14:00Z">
        <w:r w:rsidRPr="00DA2391">
          <w:t>Ambas propiedades pueden tomar uno de los siguientes valores:</w:t>
        </w:r>
      </w:ins>
    </w:p>
    <w:tbl>
      <w:tblPr>
        <w:tblStyle w:val="Tabladecuadrcula4-nfasis3"/>
        <w:tblW w:w="0" w:type="auto"/>
        <w:jc w:val="center"/>
        <w:tblLook w:val="04A0" w:firstRow="1" w:lastRow="0" w:firstColumn="1" w:lastColumn="0" w:noHBand="0" w:noVBand="1"/>
        <w:tblPrChange w:id="2324" w:author="Alfredo" w:date="2020-10-10T14:14:00Z">
          <w:tblPr>
            <w:tblW w:w="0" w:type="auto"/>
            <w:tblCellSpacing w:w="15" w:type="dxa"/>
            <w:tblCellMar>
              <w:top w:w="15" w:type="dxa"/>
              <w:left w:w="15" w:type="dxa"/>
              <w:bottom w:w="15" w:type="dxa"/>
              <w:right w:w="15" w:type="dxa"/>
            </w:tblCellMar>
            <w:tblLook w:val="04A0" w:firstRow="1" w:lastRow="0" w:firstColumn="1" w:lastColumn="0" w:noHBand="0" w:noVBand="1"/>
          </w:tblPr>
        </w:tblPrChange>
      </w:tblPr>
      <w:tblGrid>
        <w:gridCol w:w="1360"/>
        <w:gridCol w:w="7079"/>
        <w:tblGridChange w:id="2325">
          <w:tblGrid>
            <w:gridCol w:w="1192"/>
            <w:gridCol w:w="6938"/>
          </w:tblGrid>
        </w:tblGridChange>
      </w:tblGrid>
      <w:tr w:rsidR="00DA2391" w:rsidRPr="00DA2391" w14:paraId="7CEDA0F3" w14:textId="77777777" w:rsidTr="00DA2391">
        <w:trPr>
          <w:cnfStyle w:val="100000000000" w:firstRow="1" w:lastRow="0" w:firstColumn="0" w:lastColumn="0" w:oddVBand="0" w:evenVBand="0" w:oddHBand="0" w:evenHBand="0" w:firstRowFirstColumn="0" w:firstRowLastColumn="0" w:lastRowFirstColumn="0" w:lastRowLastColumn="0"/>
          <w:jc w:val="center"/>
          <w:ins w:id="2326" w:author="Alfredo" w:date="2020-10-10T14:14:00Z"/>
          <w:trPrChange w:id="2327" w:author="Alfredo" w:date="2020-10-10T14:14:00Z">
            <w:trPr>
              <w:tblHeader/>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2328" w:author="Alfredo" w:date="2020-10-10T14:14:00Z">
              <w:tcPr>
                <w:tcW w:w="0" w:type="auto"/>
                <w:vAlign w:val="center"/>
                <w:hideMark/>
              </w:tcPr>
            </w:tcPrChange>
          </w:tcPr>
          <w:p w14:paraId="22F33EAD" w14:textId="77777777" w:rsidR="00DA2391" w:rsidRPr="00DA2391" w:rsidRDefault="00DA2391" w:rsidP="00DA2391">
            <w:pPr>
              <w:spacing w:after="160" w:line="259" w:lineRule="auto"/>
              <w:jc w:val="both"/>
              <w:cnfStyle w:val="101000000000" w:firstRow="1" w:lastRow="0" w:firstColumn="1" w:lastColumn="0" w:oddVBand="0" w:evenVBand="0" w:oddHBand="0" w:evenHBand="0" w:firstRowFirstColumn="0" w:firstRowLastColumn="0" w:lastRowFirstColumn="0" w:lastRowLastColumn="0"/>
              <w:rPr>
                <w:ins w:id="2329" w:author="Alfredo" w:date="2020-10-10T14:14:00Z"/>
              </w:rPr>
            </w:pPr>
            <w:ins w:id="2330" w:author="Alfredo" w:date="2020-10-10T14:14:00Z">
              <w:r w:rsidRPr="00DA2391">
                <w:t>Valor</w:t>
              </w:r>
            </w:ins>
          </w:p>
        </w:tc>
        <w:tc>
          <w:tcPr>
            <w:tcW w:w="0" w:type="auto"/>
            <w:hideMark/>
            <w:tcPrChange w:id="2331" w:author="Alfredo" w:date="2020-10-10T14:14:00Z">
              <w:tcPr>
                <w:tcW w:w="0" w:type="auto"/>
                <w:vAlign w:val="center"/>
                <w:hideMark/>
              </w:tcPr>
            </w:tcPrChange>
          </w:tcPr>
          <w:p w14:paraId="68B82EF0" w14:textId="77777777" w:rsidR="00DA2391" w:rsidRPr="00DA2391" w:rsidRDefault="00DA2391" w:rsidP="00DA2391">
            <w:pPr>
              <w:spacing w:after="160" w:line="259" w:lineRule="auto"/>
              <w:jc w:val="both"/>
              <w:cnfStyle w:val="100000000000" w:firstRow="1" w:lastRow="0" w:firstColumn="0" w:lastColumn="0" w:oddVBand="0" w:evenVBand="0" w:oddHBand="0" w:evenHBand="0" w:firstRowFirstColumn="0" w:firstRowLastColumn="0" w:lastRowFirstColumn="0" w:lastRowLastColumn="0"/>
              <w:rPr>
                <w:ins w:id="2332" w:author="Alfredo" w:date="2020-10-10T14:14:00Z"/>
              </w:rPr>
            </w:pPr>
            <w:ins w:id="2333" w:author="Alfredo" w:date="2020-10-10T14:14:00Z">
              <w:r w:rsidRPr="00DA2391">
                <w:t>Significado</w:t>
              </w:r>
            </w:ins>
          </w:p>
        </w:tc>
      </w:tr>
      <w:tr w:rsidR="00DA2391" w:rsidRPr="00DA2391" w14:paraId="6C37BCE4" w14:textId="77777777" w:rsidTr="00DA2391">
        <w:trPr>
          <w:cnfStyle w:val="000000100000" w:firstRow="0" w:lastRow="0" w:firstColumn="0" w:lastColumn="0" w:oddVBand="0" w:evenVBand="0" w:oddHBand="1" w:evenHBand="0" w:firstRowFirstColumn="0" w:firstRowLastColumn="0" w:lastRowFirstColumn="0" w:lastRowLastColumn="0"/>
          <w:jc w:val="center"/>
          <w:ins w:id="2334" w:author="Alfredo" w:date="2020-10-10T14:14:00Z"/>
          <w:trPrChange w:id="2335" w:author="Alfredo" w:date="2020-10-10T14:14:00Z">
            <w:trPr>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2336" w:author="Alfredo" w:date="2020-10-10T14:14:00Z">
              <w:tcPr>
                <w:tcW w:w="0" w:type="auto"/>
                <w:vAlign w:val="center"/>
                <w:hideMark/>
              </w:tcPr>
            </w:tcPrChange>
          </w:tcPr>
          <w:p w14:paraId="43447C78" w14:textId="77777777" w:rsidR="00DA2391" w:rsidRPr="00DA2391" w:rsidRDefault="00DA2391" w:rsidP="00DA2391">
            <w:pPr>
              <w:spacing w:after="160" w:line="259" w:lineRule="auto"/>
              <w:jc w:val="both"/>
              <w:cnfStyle w:val="001000100000" w:firstRow="0" w:lastRow="0" w:firstColumn="1" w:lastColumn="0" w:oddVBand="0" w:evenVBand="0" w:oddHBand="1" w:evenHBand="0" w:firstRowFirstColumn="0" w:firstRowLastColumn="0" w:lastRowFirstColumn="0" w:lastRowLastColumn="0"/>
              <w:rPr>
                <w:ins w:id="2337" w:author="Alfredo" w:date="2020-10-10T14:14:00Z"/>
              </w:rPr>
            </w:pPr>
            <w:ins w:id="2338" w:author="Alfredo" w:date="2020-10-10T14:14:00Z">
              <w:r w:rsidRPr="00DA2391">
                <w:t>padding-box</w:t>
              </w:r>
            </w:ins>
          </w:p>
        </w:tc>
        <w:tc>
          <w:tcPr>
            <w:tcW w:w="0" w:type="auto"/>
            <w:hideMark/>
            <w:tcPrChange w:id="2339" w:author="Alfredo" w:date="2020-10-10T14:14:00Z">
              <w:tcPr>
                <w:tcW w:w="0" w:type="auto"/>
                <w:vAlign w:val="center"/>
                <w:hideMark/>
              </w:tcPr>
            </w:tcPrChange>
          </w:tcPr>
          <w:p w14:paraId="3567DA8A" w14:textId="77777777" w:rsidR="00DA2391" w:rsidRPr="00DA2391" w:rsidRDefault="00DA2391" w:rsidP="00DA2391">
            <w:pPr>
              <w:spacing w:after="160" w:line="259" w:lineRule="auto"/>
              <w:jc w:val="both"/>
              <w:cnfStyle w:val="000000100000" w:firstRow="0" w:lastRow="0" w:firstColumn="0" w:lastColumn="0" w:oddVBand="0" w:evenVBand="0" w:oddHBand="1" w:evenHBand="0" w:firstRowFirstColumn="0" w:firstRowLastColumn="0" w:lastRowFirstColumn="0" w:lastRowLastColumn="0"/>
              <w:rPr>
                <w:ins w:id="2340" w:author="Alfredo" w:date="2020-10-10T14:14:00Z"/>
              </w:rPr>
            </w:pPr>
            <w:ins w:id="2341" w:author="Alfredo" w:date="2020-10-10T14:14:00Z">
              <w:r w:rsidRPr="00DA2391">
                <w:t>La imagen o color de fondo cubrirá la zona del espaciado y contenido.</w:t>
              </w:r>
            </w:ins>
          </w:p>
        </w:tc>
      </w:tr>
      <w:tr w:rsidR="00DA2391" w:rsidRPr="00DA2391" w14:paraId="716C7D3D" w14:textId="77777777" w:rsidTr="00DA2391">
        <w:trPr>
          <w:jc w:val="center"/>
          <w:ins w:id="2342" w:author="Alfredo" w:date="2020-10-10T14:14:00Z"/>
          <w:trPrChange w:id="2343" w:author="Alfredo" w:date="2020-10-10T14:14:00Z">
            <w:trPr>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2344" w:author="Alfredo" w:date="2020-10-10T14:14:00Z">
              <w:tcPr>
                <w:tcW w:w="0" w:type="auto"/>
                <w:vAlign w:val="center"/>
                <w:hideMark/>
              </w:tcPr>
            </w:tcPrChange>
          </w:tcPr>
          <w:p w14:paraId="31567216" w14:textId="77777777" w:rsidR="00DA2391" w:rsidRPr="00DA2391" w:rsidRDefault="00DA2391" w:rsidP="00DA2391">
            <w:pPr>
              <w:spacing w:after="160" w:line="259" w:lineRule="auto"/>
              <w:jc w:val="both"/>
              <w:rPr>
                <w:ins w:id="2345" w:author="Alfredo" w:date="2020-10-10T14:14:00Z"/>
              </w:rPr>
            </w:pPr>
            <w:ins w:id="2346" w:author="Alfredo" w:date="2020-10-10T14:14:00Z">
              <w:r w:rsidRPr="00DA2391">
                <w:t>border-box</w:t>
              </w:r>
            </w:ins>
          </w:p>
        </w:tc>
        <w:tc>
          <w:tcPr>
            <w:tcW w:w="0" w:type="auto"/>
            <w:hideMark/>
            <w:tcPrChange w:id="2347" w:author="Alfredo" w:date="2020-10-10T14:14:00Z">
              <w:tcPr>
                <w:tcW w:w="0" w:type="auto"/>
                <w:vAlign w:val="center"/>
                <w:hideMark/>
              </w:tcPr>
            </w:tcPrChange>
          </w:tcPr>
          <w:p w14:paraId="5C638830" w14:textId="77777777" w:rsidR="00DA2391" w:rsidRPr="00DA2391" w:rsidRDefault="00DA2391" w:rsidP="00DA2391">
            <w:pPr>
              <w:spacing w:after="160" w:line="259" w:lineRule="auto"/>
              <w:jc w:val="both"/>
              <w:cnfStyle w:val="000000000000" w:firstRow="0" w:lastRow="0" w:firstColumn="0" w:lastColumn="0" w:oddVBand="0" w:evenVBand="0" w:oddHBand="0" w:evenHBand="0" w:firstRowFirstColumn="0" w:firstRowLastColumn="0" w:lastRowFirstColumn="0" w:lastRowLastColumn="0"/>
              <w:rPr>
                <w:ins w:id="2348" w:author="Alfredo" w:date="2020-10-10T14:14:00Z"/>
              </w:rPr>
            </w:pPr>
            <w:ins w:id="2349" w:author="Alfredo" w:date="2020-10-10T14:14:00Z">
              <w:r w:rsidRPr="00DA2391">
                <w:t>La imagen o color de fondo cubrirá la zona del borde, espaciado y contenido.</w:t>
              </w:r>
            </w:ins>
          </w:p>
        </w:tc>
      </w:tr>
      <w:tr w:rsidR="00DA2391" w:rsidRPr="00DA2391" w14:paraId="55887ED3" w14:textId="77777777" w:rsidTr="00DA2391">
        <w:trPr>
          <w:cnfStyle w:val="000000100000" w:firstRow="0" w:lastRow="0" w:firstColumn="0" w:lastColumn="0" w:oddVBand="0" w:evenVBand="0" w:oddHBand="1" w:evenHBand="0" w:firstRowFirstColumn="0" w:firstRowLastColumn="0" w:lastRowFirstColumn="0" w:lastRowLastColumn="0"/>
          <w:jc w:val="center"/>
          <w:ins w:id="2350" w:author="Alfredo" w:date="2020-10-10T14:14:00Z"/>
          <w:trPrChange w:id="2351" w:author="Alfredo" w:date="2020-10-10T14:14:00Z">
            <w:trPr>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2352" w:author="Alfredo" w:date="2020-10-10T14:14:00Z">
              <w:tcPr>
                <w:tcW w:w="0" w:type="auto"/>
                <w:vAlign w:val="center"/>
                <w:hideMark/>
              </w:tcPr>
            </w:tcPrChange>
          </w:tcPr>
          <w:p w14:paraId="6A0D8B43" w14:textId="77777777" w:rsidR="00DA2391" w:rsidRPr="00DA2391" w:rsidRDefault="00DA2391" w:rsidP="00DA2391">
            <w:pPr>
              <w:spacing w:after="160" w:line="259" w:lineRule="auto"/>
              <w:jc w:val="both"/>
              <w:cnfStyle w:val="001000100000" w:firstRow="0" w:lastRow="0" w:firstColumn="1" w:lastColumn="0" w:oddVBand="0" w:evenVBand="0" w:oddHBand="1" w:evenHBand="0" w:firstRowFirstColumn="0" w:firstRowLastColumn="0" w:lastRowFirstColumn="0" w:lastRowLastColumn="0"/>
              <w:rPr>
                <w:ins w:id="2353" w:author="Alfredo" w:date="2020-10-10T14:14:00Z"/>
              </w:rPr>
            </w:pPr>
            <w:ins w:id="2354" w:author="Alfredo" w:date="2020-10-10T14:14:00Z">
              <w:r w:rsidRPr="00DA2391">
                <w:t>content-box</w:t>
              </w:r>
            </w:ins>
          </w:p>
        </w:tc>
        <w:tc>
          <w:tcPr>
            <w:tcW w:w="0" w:type="auto"/>
            <w:hideMark/>
            <w:tcPrChange w:id="2355" w:author="Alfredo" w:date="2020-10-10T14:14:00Z">
              <w:tcPr>
                <w:tcW w:w="0" w:type="auto"/>
                <w:vAlign w:val="center"/>
                <w:hideMark/>
              </w:tcPr>
            </w:tcPrChange>
          </w:tcPr>
          <w:p w14:paraId="24A47E28" w14:textId="77777777" w:rsidR="00DA2391" w:rsidRPr="00DA2391" w:rsidRDefault="00DA2391" w:rsidP="00DA2391">
            <w:pPr>
              <w:spacing w:after="160" w:line="259" w:lineRule="auto"/>
              <w:jc w:val="both"/>
              <w:cnfStyle w:val="000000100000" w:firstRow="0" w:lastRow="0" w:firstColumn="0" w:lastColumn="0" w:oddVBand="0" w:evenVBand="0" w:oddHBand="1" w:evenHBand="0" w:firstRowFirstColumn="0" w:firstRowLastColumn="0" w:lastRowFirstColumn="0" w:lastRowLastColumn="0"/>
              <w:rPr>
                <w:ins w:id="2356" w:author="Alfredo" w:date="2020-10-10T14:14:00Z"/>
              </w:rPr>
            </w:pPr>
            <w:ins w:id="2357" w:author="Alfredo" w:date="2020-10-10T14:14:00Z">
              <w:r w:rsidRPr="00DA2391">
                <w:t>La imagen o color de fondo cubrirá sólo la zona del contenido.</w:t>
              </w:r>
            </w:ins>
          </w:p>
        </w:tc>
      </w:tr>
    </w:tbl>
    <w:p w14:paraId="15A18711" w14:textId="77777777" w:rsidR="003A431B" w:rsidRDefault="003A431B">
      <w:pPr>
        <w:jc w:val="both"/>
        <w:rPr>
          <w:ins w:id="2358" w:author="Alfredo" w:date="2020-10-10T14:15:00Z"/>
          <w:rStyle w:val="Textoennegrita"/>
        </w:rPr>
        <w:pPrChange w:id="2359" w:author="Alfredo" w:date="2020-10-10T14:07:00Z">
          <w:pPr/>
        </w:pPrChange>
      </w:pPr>
    </w:p>
    <w:p w14:paraId="005B7726" w14:textId="17A0F9F2" w:rsidR="00DA2391" w:rsidRDefault="003A431B">
      <w:pPr>
        <w:jc w:val="both"/>
        <w:rPr>
          <w:ins w:id="2360" w:author="Alfredo" w:date="2020-10-12T12:12:00Z"/>
        </w:rPr>
        <w:pPrChange w:id="2361" w:author="Alfredo" w:date="2020-10-10T14:07:00Z">
          <w:pPr/>
        </w:pPrChange>
      </w:pPr>
      <w:ins w:id="2362" w:author="Alfredo" w:date="2020-10-10T14:15:00Z">
        <w:r w:rsidRPr="003A431B">
          <w:rPr>
            <w:rStyle w:val="Textoennegrita"/>
            <w:highlight w:val="yellow"/>
            <w:rPrChange w:id="2363" w:author="Alfredo" w:date="2020-10-10T14:15:00Z">
              <w:rPr>
                <w:rStyle w:val="Textoennegrita"/>
              </w:rPr>
            </w:rPrChange>
          </w:rPr>
          <w:t>Consejo</w:t>
        </w:r>
        <w:r w:rsidRPr="003A431B">
          <w:rPr>
            <w:highlight w:val="yellow"/>
            <w:rPrChange w:id="2364" w:author="Alfredo" w:date="2020-10-10T14:15:00Z">
              <w:rPr/>
            </w:rPrChange>
          </w:rPr>
          <w:t xml:space="preserve">: Una buena forma de darse cuenta del funcionamiento de estas propiedades es establecer un borde grueso punteado. Usando </w:t>
        </w:r>
        <w:r w:rsidRPr="003A431B">
          <w:rPr>
            <w:rStyle w:val="CdigoHTML"/>
            <w:rFonts w:eastAsiaTheme="minorEastAsia"/>
            <w:highlight w:val="yellow"/>
            <w:rPrChange w:id="2365" w:author="Alfredo" w:date="2020-10-10T14:15:00Z">
              <w:rPr>
                <w:rStyle w:val="CdigoHTML"/>
                <w:rFonts w:eastAsiaTheme="minorEastAsia"/>
              </w:rPr>
            </w:rPrChange>
          </w:rPr>
          <w:t>border-box</w:t>
        </w:r>
        <w:r w:rsidRPr="003A431B">
          <w:rPr>
            <w:highlight w:val="yellow"/>
            <w:rPrChange w:id="2366" w:author="Alfredo" w:date="2020-10-10T14:15:00Z">
              <w:rPr/>
            </w:rPrChange>
          </w:rPr>
          <w:t xml:space="preserve"> la imagen de fondo se extenderá en todo el elemento, incluyendo borde, espaciado y contenido. El valor </w:t>
        </w:r>
        <w:r w:rsidRPr="003A431B">
          <w:rPr>
            <w:rStyle w:val="CdigoHTML"/>
            <w:rFonts w:eastAsiaTheme="minorEastAsia"/>
            <w:highlight w:val="yellow"/>
            <w:rPrChange w:id="2367" w:author="Alfredo" w:date="2020-10-10T14:15:00Z">
              <w:rPr>
                <w:rStyle w:val="CdigoHTML"/>
                <w:rFonts w:eastAsiaTheme="minorEastAsia"/>
              </w:rPr>
            </w:rPrChange>
          </w:rPr>
          <w:t>padding-box</w:t>
        </w:r>
        <w:r w:rsidRPr="003A431B">
          <w:rPr>
            <w:highlight w:val="yellow"/>
            <w:rPrChange w:id="2368" w:author="Alfredo" w:date="2020-10-10T14:15:00Z">
              <w:rPr/>
            </w:rPrChange>
          </w:rPr>
          <w:t xml:space="preserve"> extenderá la imagen de fondo sólo mediante el padding y el contenido, y por último, la propiedad </w:t>
        </w:r>
        <w:r w:rsidRPr="003A431B">
          <w:rPr>
            <w:rStyle w:val="CdigoHTML"/>
            <w:rFonts w:eastAsiaTheme="minorEastAsia"/>
            <w:highlight w:val="yellow"/>
            <w:rPrChange w:id="2369" w:author="Alfredo" w:date="2020-10-10T14:15:00Z">
              <w:rPr>
                <w:rStyle w:val="CdigoHTML"/>
                <w:rFonts w:eastAsiaTheme="minorEastAsia"/>
              </w:rPr>
            </w:rPrChange>
          </w:rPr>
          <w:t>content-box</w:t>
        </w:r>
        <w:r w:rsidRPr="003A431B">
          <w:rPr>
            <w:highlight w:val="yellow"/>
            <w:rPrChange w:id="2370" w:author="Alfredo" w:date="2020-10-10T14:15:00Z">
              <w:rPr/>
            </w:rPrChange>
          </w:rPr>
          <w:t xml:space="preserve"> extenderá la imagen de fondo sólo en la zona del contenido</w:t>
        </w:r>
        <w:r>
          <w:t>.</w:t>
        </w:r>
      </w:ins>
    </w:p>
    <w:p w14:paraId="02A71AF2" w14:textId="77777777" w:rsidR="00A66D8D" w:rsidRPr="00A66D8D" w:rsidRDefault="00A66D8D">
      <w:pPr>
        <w:pStyle w:val="Ttulo3"/>
        <w:rPr>
          <w:ins w:id="2371" w:author="Alfredo" w:date="2020-10-12T12:12:00Z"/>
          <w:b w:val="0"/>
          <w:rPrChange w:id="2372" w:author="Alfredo" w:date="2020-10-12T12:12:00Z">
            <w:rPr>
              <w:ins w:id="2373" w:author="Alfredo" w:date="2020-10-12T12:12:00Z"/>
              <w:b/>
            </w:rPr>
          </w:rPrChange>
        </w:rPr>
        <w:pPrChange w:id="2374" w:author="Alfredo" w:date="2020-10-12T12:12:00Z">
          <w:pPr>
            <w:jc w:val="both"/>
          </w:pPr>
        </w:pPrChange>
      </w:pPr>
      <w:ins w:id="2375" w:author="Alfredo" w:date="2020-10-12T12:12:00Z">
        <w:r w:rsidRPr="00A66D8D">
          <w:rPr>
            <w:rPrChange w:id="2376" w:author="Alfredo" w:date="2020-10-12T12:12:00Z">
              <w:rPr>
                <w:b/>
              </w:rPr>
            </w:rPrChange>
          </w:rPr>
          <w:fldChar w:fldCharType="begin"/>
        </w:r>
        <w:r w:rsidRPr="00A66D8D">
          <w:rPr>
            <w:rPrChange w:id="2377" w:author="Alfredo" w:date="2020-10-12T12:12:00Z">
              <w:rPr/>
            </w:rPrChange>
          </w:rPr>
          <w:instrText xml:space="preserve"> HYPERLINK "https://lenguajecss.com/css/colores-y-fondos/fondos-css/" \l "tamaño-de-fondos" </w:instrText>
        </w:r>
        <w:r w:rsidRPr="00A66D8D">
          <w:rPr>
            <w:rPrChange w:id="2378" w:author="Alfredo" w:date="2020-10-12T12:12:00Z">
              <w:rPr>
                <w:b/>
              </w:rPr>
            </w:rPrChange>
          </w:rPr>
          <w:fldChar w:fldCharType="separate"/>
        </w:r>
        <w:r w:rsidRPr="00A66D8D">
          <w:rPr>
            <w:rStyle w:val="Hipervnculo"/>
            <w:color w:val="0070C0"/>
            <w:u w:val="none"/>
            <w:rPrChange w:id="2379" w:author="Alfredo" w:date="2020-10-12T12:12:00Z">
              <w:rPr>
                <w:rStyle w:val="Hipervnculo"/>
                <w:bCs/>
              </w:rPr>
            </w:rPrChange>
          </w:rPr>
          <w:t>Tamaño de fondos</w:t>
        </w:r>
        <w:r w:rsidRPr="00A66D8D">
          <w:rPr>
            <w:rPrChange w:id="2380" w:author="Alfredo" w:date="2020-10-12T12:12:00Z">
              <w:rPr>
                <w:b/>
              </w:rPr>
            </w:rPrChange>
          </w:rPr>
          <w:fldChar w:fldCharType="end"/>
        </w:r>
      </w:ins>
    </w:p>
    <w:p w14:paraId="5FC172C1" w14:textId="77777777" w:rsidR="00A66D8D" w:rsidRPr="00A66D8D" w:rsidRDefault="00A66D8D" w:rsidP="00A66D8D">
      <w:pPr>
        <w:jc w:val="both"/>
        <w:rPr>
          <w:ins w:id="2381" w:author="Alfredo" w:date="2020-10-12T12:12:00Z"/>
        </w:rPr>
      </w:pPr>
      <w:ins w:id="2382" w:author="Alfredo" w:date="2020-10-12T12:12:00Z">
        <w:r w:rsidRPr="00A66D8D">
          <w:t>Una de las últimas incorporaciones a la familia de propiedades de fondos de imagen es la propiedad background-size, la cuál ajusta el tamaño (</w:t>
        </w:r>
        <w:r w:rsidRPr="00A66D8D">
          <w:rPr>
            <w:i/>
            <w:iCs/>
          </w:rPr>
          <w:t>ancho y alto</w:t>
        </w:r>
        <w:r w:rsidRPr="00A66D8D">
          <w:t>) de la imagen de fondo, por si deseamos escalarla a un tamaño diferente. Por defecto, una imagen de fondo toma automáticamente el tamaño de la imagen (</w:t>
        </w:r>
        <w:r w:rsidRPr="00A66D8D">
          <w:rPr>
            <w:i/>
            <w:iCs/>
          </w:rPr>
          <w:t>que podría ser demasiado grande, por ejemplo</w:t>
        </w:r>
        <w:r w:rsidRPr="00A66D8D">
          <w:t>). Para no tener que modificar la imagen original de forma manual con un editor de imágenes, podemos utilizar esta propiedad y ajustarla a nuestro agrado mediante CSS:</w:t>
        </w:r>
      </w:ins>
    </w:p>
    <w:tbl>
      <w:tblPr>
        <w:tblStyle w:val="Tabladecuadrcula4-nfasis3"/>
        <w:tblW w:w="0" w:type="auto"/>
        <w:tblLook w:val="04A0" w:firstRow="1" w:lastRow="0" w:firstColumn="1" w:lastColumn="0" w:noHBand="0" w:noVBand="1"/>
        <w:tblPrChange w:id="2383" w:author="Alfredo" w:date="2020-10-12T12:13:00Z">
          <w:tblPr>
            <w:tblW w:w="0" w:type="auto"/>
            <w:tblCellSpacing w:w="15" w:type="dxa"/>
            <w:tblCellMar>
              <w:top w:w="15" w:type="dxa"/>
              <w:left w:w="15" w:type="dxa"/>
              <w:bottom w:w="15" w:type="dxa"/>
              <w:right w:w="15" w:type="dxa"/>
            </w:tblCellMar>
            <w:tblLook w:val="04A0" w:firstRow="1" w:lastRow="0" w:firstColumn="1" w:lastColumn="0" w:noHBand="0" w:noVBand="1"/>
          </w:tblPr>
        </w:tblPrChange>
      </w:tblPr>
      <w:tblGrid>
        <w:gridCol w:w="1703"/>
        <w:gridCol w:w="706"/>
        <w:gridCol w:w="5889"/>
        <w:tblGridChange w:id="2384">
          <w:tblGrid>
            <w:gridCol w:w="1533"/>
            <w:gridCol w:w="550"/>
            <w:gridCol w:w="5748"/>
          </w:tblGrid>
        </w:tblGridChange>
      </w:tblGrid>
      <w:tr w:rsidR="00A66D8D" w:rsidRPr="00A66D8D" w14:paraId="2F62D8C2" w14:textId="77777777" w:rsidTr="00A66D8D">
        <w:trPr>
          <w:cnfStyle w:val="100000000000" w:firstRow="1" w:lastRow="0" w:firstColumn="0" w:lastColumn="0" w:oddVBand="0" w:evenVBand="0" w:oddHBand="0" w:evenHBand="0" w:firstRowFirstColumn="0" w:firstRowLastColumn="0" w:lastRowFirstColumn="0" w:lastRowLastColumn="0"/>
          <w:ins w:id="2385" w:author="Alfredo" w:date="2020-10-12T12:13:00Z"/>
          <w:trPrChange w:id="2386" w:author="Alfredo" w:date="2020-10-12T12:13:00Z">
            <w:trPr>
              <w:tblHeader/>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2387" w:author="Alfredo" w:date="2020-10-12T12:13:00Z">
              <w:tcPr>
                <w:tcW w:w="0" w:type="auto"/>
                <w:vAlign w:val="center"/>
                <w:hideMark/>
              </w:tcPr>
            </w:tcPrChange>
          </w:tcPr>
          <w:p w14:paraId="5DC899F4" w14:textId="77777777" w:rsidR="00A66D8D" w:rsidRPr="00A66D8D" w:rsidRDefault="00A66D8D" w:rsidP="00A66D8D">
            <w:pPr>
              <w:spacing w:after="160" w:line="259" w:lineRule="auto"/>
              <w:jc w:val="both"/>
              <w:cnfStyle w:val="101000000000" w:firstRow="1" w:lastRow="0" w:firstColumn="1" w:lastColumn="0" w:oddVBand="0" w:evenVBand="0" w:oddHBand="0" w:evenHBand="0" w:firstRowFirstColumn="0" w:firstRowLastColumn="0" w:lastRowFirstColumn="0" w:lastRowLastColumn="0"/>
              <w:rPr>
                <w:ins w:id="2388" w:author="Alfredo" w:date="2020-10-12T12:13:00Z"/>
              </w:rPr>
            </w:pPr>
            <w:ins w:id="2389" w:author="Alfredo" w:date="2020-10-12T12:13:00Z">
              <w:r w:rsidRPr="00A66D8D">
                <w:t>Propiedad</w:t>
              </w:r>
            </w:ins>
          </w:p>
        </w:tc>
        <w:tc>
          <w:tcPr>
            <w:tcW w:w="0" w:type="auto"/>
            <w:hideMark/>
            <w:tcPrChange w:id="2390" w:author="Alfredo" w:date="2020-10-12T12:13:00Z">
              <w:tcPr>
                <w:tcW w:w="0" w:type="auto"/>
                <w:vAlign w:val="center"/>
                <w:hideMark/>
              </w:tcPr>
            </w:tcPrChange>
          </w:tcPr>
          <w:p w14:paraId="73C70000" w14:textId="77777777" w:rsidR="00A66D8D" w:rsidRPr="00A66D8D" w:rsidRDefault="00A66D8D" w:rsidP="00A66D8D">
            <w:pPr>
              <w:spacing w:after="160" w:line="259" w:lineRule="auto"/>
              <w:jc w:val="both"/>
              <w:cnfStyle w:val="100000000000" w:firstRow="1" w:lastRow="0" w:firstColumn="0" w:lastColumn="0" w:oddVBand="0" w:evenVBand="0" w:oddHBand="0" w:evenHBand="0" w:firstRowFirstColumn="0" w:firstRowLastColumn="0" w:lastRowFirstColumn="0" w:lastRowLastColumn="0"/>
              <w:rPr>
                <w:ins w:id="2391" w:author="Alfredo" w:date="2020-10-12T12:13:00Z"/>
              </w:rPr>
            </w:pPr>
            <w:ins w:id="2392" w:author="Alfredo" w:date="2020-10-12T12:13:00Z">
              <w:r w:rsidRPr="00A66D8D">
                <w:t>Valor</w:t>
              </w:r>
            </w:ins>
          </w:p>
        </w:tc>
        <w:tc>
          <w:tcPr>
            <w:tcW w:w="0" w:type="auto"/>
            <w:hideMark/>
            <w:tcPrChange w:id="2393" w:author="Alfredo" w:date="2020-10-12T12:13:00Z">
              <w:tcPr>
                <w:tcW w:w="0" w:type="auto"/>
                <w:vAlign w:val="center"/>
                <w:hideMark/>
              </w:tcPr>
            </w:tcPrChange>
          </w:tcPr>
          <w:p w14:paraId="34580274" w14:textId="77777777" w:rsidR="00A66D8D" w:rsidRPr="00A66D8D" w:rsidRDefault="00A66D8D" w:rsidP="00A66D8D">
            <w:pPr>
              <w:spacing w:after="160" w:line="259" w:lineRule="auto"/>
              <w:jc w:val="both"/>
              <w:cnfStyle w:val="100000000000" w:firstRow="1" w:lastRow="0" w:firstColumn="0" w:lastColumn="0" w:oddVBand="0" w:evenVBand="0" w:oddHBand="0" w:evenHBand="0" w:firstRowFirstColumn="0" w:firstRowLastColumn="0" w:lastRowFirstColumn="0" w:lastRowLastColumn="0"/>
              <w:rPr>
                <w:ins w:id="2394" w:author="Alfredo" w:date="2020-10-12T12:13:00Z"/>
              </w:rPr>
            </w:pPr>
            <w:ins w:id="2395" w:author="Alfredo" w:date="2020-10-12T12:13:00Z">
              <w:r w:rsidRPr="00A66D8D">
                <w:t>Significado</w:t>
              </w:r>
            </w:ins>
          </w:p>
        </w:tc>
      </w:tr>
      <w:tr w:rsidR="00A66D8D" w:rsidRPr="00A66D8D" w14:paraId="4CF1E394" w14:textId="77777777" w:rsidTr="00A66D8D">
        <w:trPr>
          <w:cnfStyle w:val="000000100000" w:firstRow="0" w:lastRow="0" w:firstColumn="0" w:lastColumn="0" w:oddVBand="0" w:evenVBand="0" w:oddHBand="1" w:evenHBand="0" w:firstRowFirstColumn="0" w:firstRowLastColumn="0" w:lastRowFirstColumn="0" w:lastRowLastColumn="0"/>
          <w:ins w:id="2396" w:author="Alfredo" w:date="2020-10-12T12:13:00Z"/>
          <w:trPrChange w:id="2397" w:author="Alfredo" w:date="2020-10-12T12:13:00Z">
            <w:trPr>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2398" w:author="Alfredo" w:date="2020-10-12T12:13:00Z">
              <w:tcPr>
                <w:tcW w:w="0" w:type="auto"/>
                <w:vAlign w:val="center"/>
                <w:hideMark/>
              </w:tcPr>
            </w:tcPrChange>
          </w:tcPr>
          <w:p w14:paraId="7E22624A" w14:textId="77777777" w:rsidR="00A66D8D" w:rsidRPr="00A66D8D" w:rsidRDefault="00A66D8D" w:rsidP="00A66D8D">
            <w:pPr>
              <w:spacing w:after="160" w:line="259" w:lineRule="auto"/>
              <w:jc w:val="both"/>
              <w:cnfStyle w:val="001000100000" w:firstRow="0" w:lastRow="0" w:firstColumn="1" w:lastColumn="0" w:oddVBand="0" w:evenVBand="0" w:oddHBand="1" w:evenHBand="0" w:firstRowFirstColumn="0" w:firstRowLastColumn="0" w:lastRowFirstColumn="0" w:lastRowLastColumn="0"/>
              <w:rPr>
                <w:ins w:id="2399" w:author="Alfredo" w:date="2020-10-12T12:13:00Z"/>
              </w:rPr>
            </w:pPr>
            <w:ins w:id="2400" w:author="Alfredo" w:date="2020-10-12T12:13:00Z">
              <w:r w:rsidRPr="00A66D8D">
                <w:t xml:space="preserve">background-size </w:t>
              </w:r>
            </w:ins>
          </w:p>
        </w:tc>
        <w:tc>
          <w:tcPr>
            <w:tcW w:w="0" w:type="auto"/>
            <w:hideMark/>
            <w:tcPrChange w:id="2401" w:author="Alfredo" w:date="2020-10-12T12:13:00Z">
              <w:tcPr>
                <w:tcW w:w="0" w:type="auto"/>
                <w:vAlign w:val="center"/>
                <w:hideMark/>
              </w:tcPr>
            </w:tcPrChange>
          </w:tcPr>
          <w:p w14:paraId="0821AC98" w14:textId="77777777" w:rsidR="00A66D8D" w:rsidRPr="00A66D8D" w:rsidRDefault="00A66D8D" w:rsidP="00A66D8D">
            <w:pPr>
              <w:spacing w:after="160" w:line="259" w:lineRule="auto"/>
              <w:jc w:val="both"/>
              <w:cnfStyle w:val="000000100000" w:firstRow="0" w:lastRow="0" w:firstColumn="0" w:lastColumn="0" w:oddVBand="0" w:evenVBand="0" w:oddHBand="1" w:evenHBand="0" w:firstRowFirstColumn="0" w:firstRowLastColumn="0" w:lastRowFirstColumn="0" w:lastRowLastColumn="0"/>
              <w:rPr>
                <w:ins w:id="2402" w:author="Alfredo" w:date="2020-10-12T12:13:00Z"/>
              </w:rPr>
            </w:pPr>
          </w:p>
        </w:tc>
        <w:tc>
          <w:tcPr>
            <w:tcW w:w="0" w:type="auto"/>
            <w:hideMark/>
            <w:tcPrChange w:id="2403" w:author="Alfredo" w:date="2020-10-12T12:13:00Z">
              <w:tcPr>
                <w:tcW w:w="0" w:type="auto"/>
                <w:vAlign w:val="center"/>
                <w:hideMark/>
              </w:tcPr>
            </w:tcPrChange>
          </w:tcPr>
          <w:p w14:paraId="0EE6F280" w14:textId="77777777" w:rsidR="00A66D8D" w:rsidRPr="00A66D8D" w:rsidRDefault="00A66D8D" w:rsidP="00A66D8D">
            <w:pPr>
              <w:spacing w:after="160" w:line="259" w:lineRule="auto"/>
              <w:jc w:val="both"/>
              <w:cnfStyle w:val="000000100000" w:firstRow="0" w:lastRow="0" w:firstColumn="0" w:lastColumn="0" w:oddVBand="0" w:evenVBand="0" w:oddHBand="1" w:evenHBand="0" w:firstRowFirstColumn="0" w:firstRowLastColumn="0" w:lastRowFirstColumn="0" w:lastRowLastColumn="0"/>
              <w:rPr>
                <w:ins w:id="2404" w:author="Alfredo" w:date="2020-10-12T12:13:00Z"/>
              </w:rPr>
            </w:pPr>
            <w:ins w:id="2405" w:author="Alfredo" w:date="2020-10-12T12:13:00Z">
              <w:r w:rsidRPr="00A66D8D">
                <w:t>1 parámetro. Aplica un de (</w:t>
              </w:r>
              <w:r w:rsidRPr="00A66D8D">
                <w:rPr>
                  <w:i/>
                  <w:iCs/>
                </w:rPr>
                <w:t>ancho</w:t>
              </w:r>
              <w:r w:rsidRPr="00A66D8D">
                <w:t xml:space="preserve"> × </w:t>
              </w:r>
              <w:r w:rsidRPr="00A66D8D">
                <w:rPr>
                  <w:b/>
                  <w:bCs/>
                </w:rPr>
                <w:t>auto</w:t>
              </w:r>
              <w:r w:rsidRPr="00A66D8D">
                <w:t>) a la imagen de fondo.</w:t>
              </w:r>
            </w:ins>
          </w:p>
        </w:tc>
      </w:tr>
      <w:tr w:rsidR="00A66D8D" w:rsidRPr="00A66D8D" w14:paraId="4EF66D08" w14:textId="77777777" w:rsidTr="00A66D8D">
        <w:trPr>
          <w:ins w:id="2406" w:author="Alfredo" w:date="2020-10-12T12:13:00Z"/>
          <w:trPrChange w:id="2407" w:author="Alfredo" w:date="2020-10-12T12:13:00Z">
            <w:trPr>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2408" w:author="Alfredo" w:date="2020-10-12T12:13:00Z">
              <w:tcPr>
                <w:tcW w:w="0" w:type="auto"/>
                <w:vAlign w:val="center"/>
                <w:hideMark/>
              </w:tcPr>
            </w:tcPrChange>
          </w:tcPr>
          <w:p w14:paraId="76B47EC0" w14:textId="77777777" w:rsidR="00A66D8D" w:rsidRPr="00A66D8D" w:rsidRDefault="00A66D8D" w:rsidP="00A66D8D">
            <w:pPr>
              <w:spacing w:after="160" w:line="259" w:lineRule="auto"/>
              <w:jc w:val="both"/>
              <w:rPr>
                <w:ins w:id="2409" w:author="Alfredo" w:date="2020-10-12T12:13:00Z"/>
              </w:rPr>
            </w:pPr>
          </w:p>
        </w:tc>
        <w:tc>
          <w:tcPr>
            <w:tcW w:w="0" w:type="auto"/>
            <w:hideMark/>
            <w:tcPrChange w:id="2410" w:author="Alfredo" w:date="2020-10-12T12:13:00Z">
              <w:tcPr>
                <w:tcW w:w="0" w:type="auto"/>
                <w:vAlign w:val="center"/>
                <w:hideMark/>
              </w:tcPr>
            </w:tcPrChange>
          </w:tcPr>
          <w:p w14:paraId="056F91BA" w14:textId="77777777" w:rsidR="00A66D8D" w:rsidRPr="00A66D8D" w:rsidRDefault="00A66D8D" w:rsidP="00A66D8D">
            <w:pPr>
              <w:spacing w:after="160" w:line="259" w:lineRule="auto"/>
              <w:jc w:val="both"/>
              <w:cnfStyle w:val="000000000000" w:firstRow="0" w:lastRow="0" w:firstColumn="0" w:lastColumn="0" w:oddVBand="0" w:evenVBand="0" w:oddHBand="0" w:evenHBand="0" w:firstRowFirstColumn="0" w:firstRowLastColumn="0" w:lastRowFirstColumn="0" w:lastRowLastColumn="0"/>
              <w:rPr>
                <w:ins w:id="2411" w:author="Alfredo" w:date="2020-10-12T12:13:00Z"/>
              </w:rPr>
            </w:pPr>
          </w:p>
        </w:tc>
        <w:tc>
          <w:tcPr>
            <w:tcW w:w="0" w:type="auto"/>
            <w:hideMark/>
            <w:tcPrChange w:id="2412" w:author="Alfredo" w:date="2020-10-12T12:13:00Z">
              <w:tcPr>
                <w:tcW w:w="0" w:type="auto"/>
                <w:vAlign w:val="center"/>
                <w:hideMark/>
              </w:tcPr>
            </w:tcPrChange>
          </w:tcPr>
          <w:p w14:paraId="2436375B" w14:textId="77777777" w:rsidR="00A66D8D" w:rsidRPr="00A66D8D" w:rsidRDefault="00A66D8D" w:rsidP="00A66D8D">
            <w:pPr>
              <w:spacing w:after="160" w:line="259" w:lineRule="auto"/>
              <w:jc w:val="both"/>
              <w:cnfStyle w:val="000000000000" w:firstRow="0" w:lastRow="0" w:firstColumn="0" w:lastColumn="0" w:oddVBand="0" w:evenVBand="0" w:oddHBand="0" w:evenHBand="0" w:firstRowFirstColumn="0" w:firstRowLastColumn="0" w:lastRowFirstColumn="0" w:lastRowLastColumn="0"/>
              <w:rPr>
                <w:ins w:id="2413" w:author="Alfredo" w:date="2020-10-12T12:13:00Z"/>
              </w:rPr>
            </w:pPr>
            <w:ins w:id="2414" w:author="Alfredo" w:date="2020-10-12T12:13:00Z">
              <w:r w:rsidRPr="00A66D8D">
                <w:t>2 parámetros. Aplica un de (</w:t>
              </w:r>
              <w:r w:rsidRPr="00A66D8D">
                <w:rPr>
                  <w:i/>
                  <w:iCs/>
                </w:rPr>
                <w:t>ancho</w:t>
              </w:r>
              <w:r w:rsidRPr="00A66D8D">
                <w:t xml:space="preserve"> × </w:t>
              </w:r>
              <w:r w:rsidRPr="00A66D8D">
                <w:rPr>
                  <w:i/>
                  <w:iCs/>
                </w:rPr>
                <w:t>alto</w:t>
              </w:r>
              <w:r w:rsidRPr="00A66D8D">
                <w:t>) a la imagen de fondo.</w:t>
              </w:r>
            </w:ins>
          </w:p>
        </w:tc>
      </w:tr>
    </w:tbl>
    <w:p w14:paraId="5EC1B6FA" w14:textId="77777777" w:rsidR="00A66D8D" w:rsidRPr="00A66D8D" w:rsidRDefault="00A66D8D" w:rsidP="00A66D8D">
      <w:pPr>
        <w:jc w:val="both"/>
        <w:rPr>
          <w:ins w:id="2415" w:author="Alfredo" w:date="2020-10-12T12:13:00Z"/>
        </w:rPr>
      </w:pPr>
      <w:ins w:id="2416" w:author="Alfredo" w:date="2020-10-12T12:13:00Z">
        <w:r w:rsidRPr="00A66D8D">
          <w:t>Los valores de tamaño que podemos utilizar, son los siguientes:</w:t>
        </w:r>
      </w:ins>
    </w:p>
    <w:tbl>
      <w:tblPr>
        <w:tblStyle w:val="Tabladecuadrcula4-nfasis3"/>
        <w:tblW w:w="0" w:type="auto"/>
        <w:tblLook w:val="04A0" w:firstRow="1" w:lastRow="0" w:firstColumn="1" w:lastColumn="0" w:noHBand="0" w:noVBand="1"/>
        <w:tblPrChange w:id="2417" w:author="Alfredo" w:date="2020-10-12T12:13:00Z">
          <w:tblPr>
            <w:tblW w:w="0" w:type="auto"/>
            <w:tblCellSpacing w:w="15" w:type="dxa"/>
            <w:tblCellMar>
              <w:top w:w="15" w:type="dxa"/>
              <w:left w:w="15" w:type="dxa"/>
              <w:bottom w:w="15" w:type="dxa"/>
              <w:right w:w="15" w:type="dxa"/>
            </w:tblCellMar>
            <w:tblLook w:val="04A0" w:firstRow="1" w:lastRow="0" w:firstColumn="1" w:lastColumn="0" w:noHBand="0" w:noVBand="1"/>
          </w:tblPr>
        </w:tblPrChange>
      </w:tblPr>
      <w:tblGrid>
        <w:gridCol w:w="902"/>
        <w:gridCol w:w="7375"/>
        <w:tblGridChange w:id="2418">
          <w:tblGrid>
            <w:gridCol w:w="745"/>
            <w:gridCol w:w="7234"/>
          </w:tblGrid>
        </w:tblGridChange>
      </w:tblGrid>
      <w:tr w:rsidR="00A66D8D" w:rsidRPr="00A66D8D" w14:paraId="006FBEF9" w14:textId="77777777" w:rsidTr="00A66D8D">
        <w:trPr>
          <w:cnfStyle w:val="100000000000" w:firstRow="1" w:lastRow="0" w:firstColumn="0" w:lastColumn="0" w:oddVBand="0" w:evenVBand="0" w:oddHBand="0" w:evenHBand="0" w:firstRowFirstColumn="0" w:firstRowLastColumn="0" w:lastRowFirstColumn="0" w:lastRowLastColumn="0"/>
          <w:ins w:id="2419" w:author="Alfredo" w:date="2020-10-12T12:13:00Z"/>
          <w:trPrChange w:id="2420" w:author="Alfredo" w:date="2020-10-12T12:13:00Z">
            <w:trPr>
              <w:tblHeader/>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2421" w:author="Alfredo" w:date="2020-10-12T12:13:00Z">
              <w:tcPr>
                <w:tcW w:w="0" w:type="auto"/>
                <w:vAlign w:val="center"/>
                <w:hideMark/>
              </w:tcPr>
            </w:tcPrChange>
          </w:tcPr>
          <w:p w14:paraId="48958450" w14:textId="77777777" w:rsidR="00A66D8D" w:rsidRPr="00A66D8D" w:rsidRDefault="00A66D8D" w:rsidP="00A66D8D">
            <w:pPr>
              <w:spacing w:after="160" w:line="259" w:lineRule="auto"/>
              <w:jc w:val="both"/>
              <w:cnfStyle w:val="101000000000" w:firstRow="1" w:lastRow="0" w:firstColumn="1" w:lastColumn="0" w:oddVBand="0" w:evenVBand="0" w:oddHBand="0" w:evenHBand="0" w:firstRowFirstColumn="0" w:firstRowLastColumn="0" w:lastRowFirstColumn="0" w:lastRowLastColumn="0"/>
              <w:rPr>
                <w:ins w:id="2422" w:author="Alfredo" w:date="2020-10-12T12:13:00Z"/>
              </w:rPr>
            </w:pPr>
            <w:ins w:id="2423" w:author="Alfredo" w:date="2020-10-12T12:13:00Z">
              <w:r w:rsidRPr="00A66D8D">
                <w:t>Valor</w:t>
              </w:r>
            </w:ins>
          </w:p>
        </w:tc>
        <w:tc>
          <w:tcPr>
            <w:tcW w:w="0" w:type="auto"/>
            <w:hideMark/>
            <w:tcPrChange w:id="2424" w:author="Alfredo" w:date="2020-10-12T12:13:00Z">
              <w:tcPr>
                <w:tcW w:w="0" w:type="auto"/>
                <w:vAlign w:val="center"/>
                <w:hideMark/>
              </w:tcPr>
            </w:tcPrChange>
          </w:tcPr>
          <w:p w14:paraId="2B01D5B1" w14:textId="77777777" w:rsidR="00A66D8D" w:rsidRPr="00A66D8D" w:rsidRDefault="00A66D8D" w:rsidP="00A66D8D">
            <w:pPr>
              <w:spacing w:after="160" w:line="259" w:lineRule="auto"/>
              <w:jc w:val="both"/>
              <w:cnfStyle w:val="100000000000" w:firstRow="1" w:lastRow="0" w:firstColumn="0" w:lastColumn="0" w:oddVBand="0" w:evenVBand="0" w:oddHBand="0" w:evenHBand="0" w:firstRowFirstColumn="0" w:firstRowLastColumn="0" w:lastRowFirstColumn="0" w:lastRowLastColumn="0"/>
              <w:rPr>
                <w:ins w:id="2425" w:author="Alfredo" w:date="2020-10-12T12:13:00Z"/>
              </w:rPr>
            </w:pPr>
            <w:ins w:id="2426" w:author="Alfredo" w:date="2020-10-12T12:13:00Z">
              <w:r w:rsidRPr="00A66D8D">
                <w:t>Significado</w:t>
              </w:r>
            </w:ins>
          </w:p>
        </w:tc>
      </w:tr>
      <w:tr w:rsidR="00A66D8D" w:rsidRPr="00A66D8D" w14:paraId="284716E4" w14:textId="77777777" w:rsidTr="00A66D8D">
        <w:trPr>
          <w:cnfStyle w:val="000000100000" w:firstRow="0" w:lastRow="0" w:firstColumn="0" w:lastColumn="0" w:oddVBand="0" w:evenVBand="0" w:oddHBand="1" w:evenHBand="0" w:firstRowFirstColumn="0" w:firstRowLastColumn="0" w:lastRowFirstColumn="0" w:lastRowLastColumn="0"/>
          <w:ins w:id="2427" w:author="Alfredo" w:date="2020-10-12T12:13:00Z"/>
          <w:trPrChange w:id="2428" w:author="Alfredo" w:date="2020-10-12T12:13:00Z">
            <w:trPr>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2429" w:author="Alfredo" w:date="2020-10-12T12:13:00Z">
              <w:tcPr>
                <w:tcW w:w="0" w:type="auto"/>
                <w:vAlign w:val="center"/>
                <w:hideMark/>
              </w:tcPr>
            </w:tcPrChange>
          </w:tcPr>
          <w:p w14:paraId="59FDF780" w14:textId="77777777" w:rsidR="00A66D8D" w:rsidRPr="00A66D8D" w:rsidRDefault="00A66D8D" w:rsidP="00A66D8D">
            <w:pPr>
              <w:spacing w:after="160" w:line="259" w:lineRule="auto"/>
              <w:jc w:val="both"/>
              <w:cnfStyle w:val="001000100000" w:firstRow="0" w:lastRow="0" w:firstColumn="1" w:lastColumn="0" w:oddVBand="0" w:evenVBand="0" w:oddHBand="1" w:evenHBand="0" w:firstRowFirstColumn="0" w:firstRowLastColumn="0" w:lastRowFirstColumn="0" w:lastRowLastColumn="0"/>
              <w:rPr>
                <w:ins w:id="2430" w:author="Alfredo" w:date="2020-10-12T12:13:00Z"/>
              </w:rPr>
            </w:pPr>
            <w:ins w:id="2431" w:author="Alfredo" w:date="2020-10-12T12:13:00Z">
              <w:r w:rsidRPr="00A66D8D">
                <w:t>auto</w:t>
              </w:r>
            </w:ins>
          </w:p>
        </w:tc>
        <w:tc>
          <w:tcPr>
            <w:tcW w:w="0" w:type="auto"/>
            <w:hideMark/>
            <w:tcPrChange w:id="2432" w:author="Alfredo" w:date="2020-10-12T12:13:00Z">
              <w:tcPr>
                <w:tcW w:w="0" w:type="auto"/>
                <w:vAlign w:val="center"/>
                <w:hideMark/>
              </w:tcPr>
            </w:tcPrChange>
          </w:tcPr>
          <w:p w14:paraId="7F0CC74F" w14:textId="77777777" w:rsidR="00A66D8D" w:rsidRPr="00A66D8D" w:rsidRDefault="00A66D8D" w:rsidP="00A66D8D">
            <w:pPr>
              <w:spacing w:after="160" w:line="259" w:lineRule="auto"/>
              <w:jc w:val="both"/>
              <w:cnfStyle w:val="000000100000" w:firstRow="0" w:lastRow="0" w:firstColumn="0" w:lastColumn="0" w:oddVBand="0" w:evenVBand="0" w:oddHBand="1" w:evenHBand="0" w:firstRowFirstColumn="0" w:firstRowLastColumn="0" w:lastRowFirstColumn="0" w:lastRowLastColumn="0"/>
              <w:rPr>
                <w:ins w:id="2433" w:author="Alfredo" w:date="2020-10-12T12:13:00Z"/>
              </w:rPr>
            </w:pPr>
            <w:ins w:id="2434" w:author="Alfredo" w:date="2020-10-12T12:13:00Z">
              <w:r w:rsidRPr="00A66D8D">
                <w:t>No escala la imagen. Utiliza el tamaño original. Es el valor por defecto.</w:t>
              </w:r>
            </w:ins>
          </w:p>
        </w:tc>
      </w:tr>
      <w:tr w:rsidR="00A66D8D" w:rsidRPr="00A66D8D" w14:paraId="12A04F4F" w14:textId="77777777" w:rsidTr="00A66D8D">
        <w:trPr>
          <w:ins w:id="2435" w:author="Alfredo" w:date="2020-10-12T12:13:00Z"/>
          <w:trPrChange w:id="2436" w:author="Alfredo" w:date="2020-10-12T12:13:00Z">
            <w:trPr>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2437" w:author="Alfredo" w:date="2020-10-12T12:13:00Z">
              <w:tcPr>
                <w:tcW w:w="0" w:type="auto"/>
                <w:vAlign w:val="center"/>
                <w:hideMark/>
              </w:tcPr>
            </w:tcPrChange>
          </w:tcPr>
          <w:p w14:paraId="4A45DF9A" w14:textId="77777777" w:rsidR="00A66D8D" w:rsidRPr="00A66D8D" w:rsidRDefault="00A66D8D" w:rsidP="00A66D8D">
            <w:pPr>
              <w:spacing w:after="160" w:line="259" w:lineRule="auto"/>
              <w:jc w:val="both"/>
              <w:rPr>
                <w:ins w:id="2438" w:author="Alfredo" w:date="2020-10-12T12:13:00Z"/>
              </w:rPr>
            </w:pPr>
            <w:ins w:id="2439" w:author="Alfredo" w:date="2020-10-12T12:13:00Z">
              <w:r w:rsidRPr="00A66D8D">
                <w:rPr>
                  <w:i/>
                  <w:iCs/>
                </w:rPr>
                <w:t>unidad</w:t>
              </w:r>
            </w:ins>
          </w:p>
        </w:tc>
        <w:tc>
          <w:tcPr>
            <w:tcW w:w="0" w:type="auto"/>
            <w:hideMark/>
            <w:tcPrChange w:id="2440" w:author="Alfredo" w:date="2020-10-12T12:13:00Z">
              <w:tcPr>
                <w:tcW w:w="0" w:type="auto"/>
                <w:vAlign w:val="center"/>
                <w:hideMark/>
              </w:tcPr>
            </w:tcPrChange>
          </w:tcPr>
          <w:p w14:paraId="759FE851" w14:textId="77777777" w:rsidR="00A66D8D" w:rsidRPr="00A66D8D" w:rsidRDefault="00A66D8D" w:rsidP="00A66D8D">
            <w:pPr>
              <w:spacing w:after="160" w:line="259" w:lineRule="auto"/>
              <w:jc w:val="both"/>
              <w:cnfStyle w:val="000000000000" w:firstRow="0" w:lastRow="0" w:firstColumn="0" w:lastColumn="0" w:oddVBand="0" w:evenVBand="0" w:oddHBand="0" w:evenHBand="0" w:firstRowFirstColumn="0" w:firstRowLastColumn="0" w:lastRowFirstColumn="0" w:lastRowLastColumn="0"/>
              <w:rPr>
                <w:ins w:id="2441" w:author="Alfredo" w:date="2020-10-12T12:13:00Z"/>
              </w:rPr>
            </w:pPr>
            <w:ins w:id="2442" w:author="Alfredo" w:date="2020-10-12T12:13:00Z">
              <w:r w:rsidRPr="00A66D8D">
                <w:t>Indicamos el tamaño específico que queremos usar (</w:t>
              </w:r>
              <w:r w:rsidRPr="00A66D8D">
                <w:rPr>
                  <w:i/>
                  <w:iCs/>
                </w:rPr>
                <w:t>píxels o porcentaje, por ej.</w:t>
              </w:r>
              <w:r w:rsidRPr="00A66D8D">
                <w:t>).</w:t>
              </w:r>
            </w:ins>
          </w:p>
        </w:tc>
      </w:tr>
      <w:tr w:rsidR="00A66D8D" w:rsidRPr="00A66D8D" w14:paraId="58B01AFD" w14:textId="77777777" w:rsidTr="00A66D8D">
        <w:trPr>
          <w:cnfStyle w:val="000000100000" w:firstRow="0" w:lastRow="0" w:firstColumn="0" w:lastColumn="0" w:oddVBand="0" w:evenVBand="0" w:oddHBand="1" w:evenHBand="0" w:firstRowFirstColumn="0" w:firstRowLastColumn="0" w:lastRowFirstColumn="0" w:lastRowLastColumn="0"/>
          <w:ins w:id="2443" w:author="Alfredo" w:date="2020-10-12T12:13:00Z"/>
          <w:trPrChange w:id="2444" w:author="Alfredo" w:date="2020-10-12T12:13:00Z">
            <w:trPr>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2445" w:author="Alfredo" w:date="2020-10-12T12:13:00Z">
              <w:tcPr>
                <w:tcW w:w="0" w:type="auto"/>
                <w:vAlign w:val="center"/>
                <w:hideMark/>
              </w:tcPr>
            </w:tcPrChange>
          </w:tcPr>
          <w:p w14:paraId="2B0F421F" w14:textId="77777777" w:rsidR="00A66D8D" w:rsidRPr="00A66D8D" w:rsidRDefault="00A66D8D" w:rsidP="00A66D8D">
            <w:pPr>
              <w:spacing w:after="160" w:line="259" w:lineRule="auto"/>
              <w:jc w:val="both"/>
              <w:cnfStyle w:val="001000100000" w:firstRow="0" w:lastRow="0" w:firstColumn="1" w:lastColumn="0" w:oddVBand="0" w:evenVBand="0" w:oddHBand="1" w:evenHBand="0" w:firstRowFirstColumn="0" w:firstRowLastColumn="0" w:lastRowFirstColumn="0" w:lastRowLastColumn="0"/>
              <w:rPr>
                <w:ins w:id="2446" w:author="Alfredo" w:date="2020-10-12T12:13:00Z"/>
              </w:rPr>
            </w:pPr>
            <w:ins w:id="2447" w:author="Alfredo" w:date="2020-10-12T12:13:00Z">
              <w:r w:rsidRPr="00A66D8D">
                <w:t>cover</w:t>
              </w:r>
            </w:ins>
          </w:p>
        </w:tc>
        <w:tc>
          <w:tcPr>
            <w:tcW w:w="0" w:type="auto"/>
            <w:hideMark/>
            <w:tcPrChange w:id="2448" w:author="Alfredo" w:date="2020-10-12T12:13:00Z">
              <w:tcPr>
                <w:tcW w:w="0" w:type="auto"/>
                <w:vAlign w:val="center"/>
                <w:hideMark/>
              </w:tcPr>
            </w:tcPrChange>
          </w:tcPr>
          <w:p w14:paraId="0368707D" w14:textId="77777777" w:rsidR="00A66D8D" w:rsidRPr="00A66D8D" w:rsidRDefault="00A66D8D" w:rsidP="00A66D8D">
            <w:pPr>
              <w:spacing w:after="160" w:line="259" w:lineRule="auto"/>
              <w:jc w:val="both"/>
              <w:cnfStyle w:val="000000100000" w:firstRow="0" w:lastRow="0" w:firstColumn="0" w:lastColumn="0" w:oddVBand="0" w:evenVBand="0" w:oddHBand="1" w:evenHBand="0" w:firstRowFirstColumn="0" w:firstRowLastColumn="0" w:lastRowFirstColumn="0" w:lastRowLastColumn="0"/>
              <w:rPr>
                <w:ins w:id="2449" w:author="Alfredo" w:date="2020-10-12T12:13:00Z"/>
              </w:rPr>
            </w:pPr>
            <w:ins w:id="2450" w:author="Alfredo" w:date="2020-10-12T12:13:00Z">
              <w:r w:rsidRPr="00A66D8D">
                <w:t>Escala el ancho de la imagen de fondo al ancho del elemento.</w:t>
              </w:r>
            </w:ins>
          </w:p>
        </w:tc>
      </w:tr>
      <w:tr w:rsidR="00A66D8D" w:rsidRPr="00A66D8D" w14:paraId="1757E391" w14:textId="77777777" w:rsidTr="00A66D8D">
        <w:trPr>
          <w:ins w:id="2451" w:author="Alfredo" w:date="2020-10-12T12:13:00Z"/>
          <w:trPrChange w:id="2452" w:author="Alfredo" w:date="2020-10-12T12:13:00Z">
            <w:trPr>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2453" w:author="Alfredo" w:date="2020-10-12T12:13:00Z">
              <w:tcPr>
                <w:tcW w:w="0" w:type="auto"/>
                <w:vAlign w:val="center"/>
                <w:hideMark/>
              </w:tcPr>
            </w:tcPrChange>
          </w:tcPr>
          <w:p w14:paraId="770842DC" w14:textId="77777777" w:rsidR="00A66D8D" w:rsidRPr="00A66D8D" w:rsidRDefault="00A66D8D" w:rsidP="00A66D8D">
            <w:pPr>
              <w:spacing w:after="160" w:line="259" w:lineRule="auto"/>
              <w:jc w:val="both"/>
              <w:rPr>
                <w:ins w:id="2454" w:author="Alfredo" w:date="2020-10-12T12:13:00Z"/>
              </w:rPr>
            </w:pPr>
            <w:ins w:id="2455" w:author="Alfredo" w:date="2020-10-12T12:13:00Z">
              <w:r w:rsidRPr="00A66D8D">
                <w:t>contain</w:t>
              </w:r>
            </w:ins>
          </w:p>
        </w:tc>
        <w:tc>
          <w:tcPr>
            <w:tcW w:w="0" w:type="auto"/>
            <w:hideMark/>
            <w:tcPrChange w:id="2456" w:author="Alfredo" w:date="2020-10-12T12:13:00Z">
              <w:tcPr>
                <w:tcW w:w="0" w:type="auto"/>
                <w:vAlign w:val="center"/>
                <w:hideMark/>
              </w:tcPr>
            </w:tcPrChange>
          </w:tcPr>
          <w:p w14:paraId="12F9E1CB" w14:textId="77777777" w:rsidR="00A66D8D" w:rsidRPr="00A66D8D" w:rsidRDefault="00A66D8D" w:rsidP="00A66D8D">
            <w:pPr>
              <w:spacing w:after="160" w:line="259" w:lineRule="auto"/>
              <w:jc w:val="both"/>
              <w:cnfStyle w:val="000000000000" w:firstRow="0" w:lastRow="0" w:firstColumn="0" w:lastColumn="0" w:oddVBand="0" w:evenVBand="0" w:oddHBand="0" w:evenHBand="0" w:firstRowFirstColumn="0" w:firstRowLastColumn="0" w:lastRowFirstColumn="0" w:lastRowLastColumn="0"/>
              <w:rPr>
                <w:ins w:id="2457" w:author="Alfredo" w:date="2020-10-12T12:13:00Z"/>
              </w:rPr>
            </w:pPr>
            <w:ins w:id="2458" w:author="Alfredo" w:date="2020-10-12T12:13:00Z">
              <w:r w:rsidRPr="00A66D8D">
                <w:t>Escala el alto de la imagen de fondo al alto del elemento.</w:t>
              </w:r>
            </w:ins>
          </w:p>
        </w:tc>
      </w:tr>
    </w:tbl>
    <w:p w14:paraId="21C1FBB5" w14:textId="77777777" w:rsidR="00A66D8D" w:rsidRPr="00A66D8D" w:rsidRDefault="00A66D8D" w:rsidP="00A66D8D">
      <w:pPr>
        <w:jc w:val="both"/>
        <w:rPr>
          <w:ins w:id="2459" w:author="Alfredo" w:date="2020-10-12T12:13:00Z"/>
        </w:rPr>
      </w:pPr>
      <w:ins w:id="2460" w:author="Alfredo" w:date="2020-10-12T12:13:00Z">
        <w:r w:rsidRPr="00A66D8D">
          <w:lastRenderedPageBreak/>
          <w:t>Los dos últimos valores (</w:t>
        </w:r>
        <w:r w:rsidRPr="00A66D8D">
          <w:rPr>
            <w:b/>
            <w:i/>
            <w:iCs/>
            <w:rPrChange w:id="2461" w:author="Alfredo" w:date="2020-10-12T12:14:00Z">
              <w:rPr>
                <w:i/>
                <w:iCs/>
              </w:rPr>
            </w:rPrChange>
          </w:rPr>
          <w:t>cover y contain</w:t>
        </w:r>
        <w:r w:rsidRPr="00A66D8D">
          <w:t xml:space="preserve">) sólo pueden utilizarse en el caso de que se especifique un sólo parámetro como valor en la propiedad </w:t>
        </w:r>
        <w:r w:rsidRPr="00A66D8D">
          <w:rPr>
            <w:b/>
            <w:rPrChange w:id="2462" w:author="Alfredo" w:date="2020-10-12T12:14:00Z">
              <w:rPr/>
            </w:rPrChange>
          </w:rPr>
          <w:t>background-size</w:t>
        </w:r>
        <w:r w:rsidRPr="00A66D8D">
          <w:t>.</w:t>
        </w:r>
      </w:ins>
    </w:p>
    <w:p w14:paraId="4D393E99" w14:textId="77777777" w:rsidR="00BF6867" w:rsidRPr="00BF6867" w:rsidRDefault="00BF6867">
      <w:pPr>
        <w:pStyle w:val="Ttulo3"/>
        <w:rPr>
          <w:ins w:id="2463" w:author="Alfredo" w:date="2020-10-12T12:16:00Z"/>
          <w:rPrChange w:id="2464" w:author="Alfredo" w:date="2020-10-12T12:16:00Z">
            <w:rPr>
              <w:ins w:id="2465" w:author="Alfredo" w:date="2020-10-12T12:16:00Z"/>
            </w:rPr>
          </w:rPrChange>
        </w:rPr>
        <w:pPrChange w:id="2466" w:author="Alfredo" w:date="2020-10-12T12:16:00Z">
          <w:pPr>
            <w:jc w:val="both"/>
          </w:pPr>
        </w:pPrChange>
      </w:pPr>
      <w:ins w:id="2467" w:author="Alfredo" w:date="2020-10-12T12:16:00Z">
        <w:r w:rsidRPr="00BF6867">
          <w:rPr>
            <w:rPrChange w:id="2468" w:author="Alfredo" w:date="2020-10-12T12:16:00Z">
              <w:rPr>
                <w:b/>
              </w:rPr>
            </w:rPrChange>
          </w:rPr>
          <w:fldChar w:fldCharType="begin"/>
        </w:r>
        <w:r w:rsidRPr="00BF6867">
          <w:rPr>
            <w:rPrChange w:id="2469" w:author="Alfredo" w:date="2020-10-12T12:16:00Z">
              <w:rPr>
                <w:b/>
              </w:rPr>
            </w:rPrChange>
          </w:rPr>
          <w:instrText xml:space="preserve"> HYPERLINK "https://lenguajecss.com/css/colores-y-fondos/fondos-css/" \l "atajo-moderno-fondos" </w:instrText>
        </w:r>
        <w:r w:rsidRPr="00BF6867">
          <w:rPr>
            <w:rPrChange w:id="2470" w:author="Alfredo" w:date="2020-10-12T12:16:00Z">
              <w:rPr>
                <w:b/>
              </w:rPr>
            </w:rPrChange>
          </w:rPr>
          <w:fldChar w:fldCharType="separate"/>
        </w:r>
        <w:r w:rsidRPr="00BF6867">
          <w:rPr>
            <w:rStyle w:val="Hipervnculo"/>
            <w:color w:val="0070C0"/>
            <w:u w:val="none"/>
            <w:rPrChange w:id="2471" w:author="Alfredo" w:date="2020-10-12T12:16:00Z">
              <w:rPr>
                <w:rStyle w:val="Hipervnculo"/>
                <w:bCs/>
              </w:rPr>
            </w:rPrChange>
          </w:rPr>
          <w:t>Atajo moderno: Fondos</w:t>
        </w:r>
        <w:r w:rsidRPr="00BF6867">
          <w:rPr>
            <w:rPrChange w:id="2472" w:author="Alfredo" w:date="2020-10-12T12:16:00Z">
              <w:rPr>
                <w:b/>
              </w:rPr>
            </w:rPrChange>
          </w:rPr>
          <w:fldChar w:fldCharType="end"/>
        </w:r>
      </w:ins>
    </w:p>
    <w:p w14:paraId="28234B53" w14:textId="77777777" w:rsidR="00BF6867" w:rsidRPr="00BF6867" w:rsidRDefault="00BF6867" w:rsidP="00BF6867">
      <w:pPr>
        <w:jc w:val="both"/>
        <w:rPr>
          <w:ins w:id="2473" w:author="Alfredo" w:date="2020-10-12T12:16:00Z"/>
        </w:rPr>
      </w:pPr>
      <w:ins w:id="2474" w:author="Alfredo" w:date="2020-10-12T12:16:00Z">
        <w:r w:rsidRPr="00BF6867">
          <w:t xml:space="preserve">Los navegadores modernos, incluyen una nueva propiedad de atajo </w:t>
        </w:r>
        <w:r w:rsidRPr="00BF6867">
          <w:rPr>
            <w:b/>
            <w:rPrChange w:id="2475" w:author="Alfredo" w:date="2020-10-12T12:17:00Z">
              <w:rPr/>
            </w:rPrChange>
          </w:rPr>
          <w:t>background</w:t>
        </w:r>
        <w:r w:rsidRPr="00BF6867">
          <w:t xml:space="preserve"> que permite incluir los valores de propiedades CSS3 como </w:t>
        </w:r>
        <w:r w:rsidRPr="00BF6867">
          <w:rPr>
            <w:b/>
            <w:rPrChange w:id="2476" w:author="Alfredo" w:date="2020-10-12T12:16:00Z">
              <w:rPr/>
            </w:rPrChange>
          </w:rPr>
          <w:t>background-clip</w:t>
        </w:r>
        <w:r w:rsidRPr="00BF6867">
          <w:t xml:space="preserve"> , </w:t>
        </w:r>
        <w:r w:rsidRPr="00BF6867">
          <w:rPr>
            <w:b/>
            <w:rPrChange w:id="2477" w:author="Alfredo" w:date="2020-10-12T12:16:00Z">
              <w:rPr/>
            </w:rPrChange>
          </w:rPr>
          <w:t>background-origin</w:t>
        </w:r>
        <w:r w:rsidRPr="00BF6867">
          <w:t xml:space="preserve"> o </w:t>
        </w:r>
        <w:r w:rsidRPr="00BF6867">
          <w:rPr>
            <w:b/>
            <w:rPrChange w:id="2478" w:author="Alfredo" w:date="2020-10-12T12:16:00Z">
              <w:rPr/>
            </w:rPrChange>
          </w:rPr>
          <w:t>background-size</w:t>
        </w:r>
        <w:r w:rsidRPr="00BF6867">
          <w:t>, que fueron incorporados más tarde que los demás. Es por ello, que el orden aconsejado para adquirir buenas prácticas es el siguiente y varía un poco respecto a la otra propiedad de atajo tradicional:</w:t>
        </w:r>
      </w:ins>
    </w:p>
    <w:bookmarkStart w:id="2479" w:name="_MON_1664010454"/>
    <w:bookmarkEnd w:id="2479"/>
    <w:p w14:paraId="6096AD05" w14:textId="77777777" w:rsidR="00A66D8D" w:rsidRDefault="00240887">
      <w:pPr>
        <w:jc w:val="both"/>
        <w:rPr>
          <w:ins w:id="2480" w:author="Alfredo" w:date="2020-10-12T12:22:00Z"/>
        </w:rPr>
        <w:pPrChange w:id="2481" w:author="Alfredo" w:date="2020-10-10T14:07:00Z">
          <w:pPr/>
        </w:pPrChange>
      </w:pPr>
      <w:ins w:id="2482" w:author="Alfredo" w:date="2020-10-12T12:21:00Z">
        <w:r>
          <w:object w:dxaOrig="8838" w:dyaOrig="1140" w14:anchorId="55F66884">
            <v:shape id="_x0000_i1054" type="#_x0000_t75" style="width:441.75pt;height:57pt" o:ole="">
              <v:imagedata r:id="rId88" o:title=""/>
            </v:shape>
            <o:OLEObject Type="Embed" ProgID="Word.OpenDocumentText.12" ShapeID="_x0000_i1054" DrawAspect="Content" ObjectID="_1664042563" r:id="rId89"/>
          </w:object>
        </w:r>
      </w:ins>
    </w:p>
    <w:p w14:paraId="0950B9F8" w14:textId="3C907BA9" w:rsidR="00240887" w:rsidRDefault="00240887">
      <w:pPr>
        <w:pStyle w:val="Ttulo2"/>
        <w:rPr>
          <w:ins w:id="2483" w:author="Alfredo" w:date="2020-10-12T12:22:00Z"/>
        </w:rPr>
        <w:pPrChange w:id="2484" w:author="Alfredo" w:date="2020-10-12T12:22:00Z">
          <w:pPr/>
        </w:pPrChange>
      </w:pPr>
      <w:ins w:id="2485" w:author="Alfredo" w:date="2020-10-12T12:22:00Z">
        <w:r w:rsidRPr="00240887">
          <w:rPr>
            <w:rPrChange w:id="2486" w:author="Alfredo" w:date="2020-10-12T12:22:00Z">
              <w:rPr>
                <w:b/>
              </w:rPr>
            </w:rPrChange>
          </w:rPr>
          <w:t>Gradientes css</w:t>
        </w:r>
      </w:ins>
    </w:p>
    <w:p w14:paraId="0E18B8AC" w14:textId="18A26F90" w:rsidR="00240887" w:rsidRPr="00240887" w:rsidRDefault="00240887" w:rsidP="00240887">
      <w:pPr>
        <w:rPr>
          <w:ins w:id="2487" w:author="Alfredo" w:date="2020-10-12T12:24:00Z"/>
        </w:rPr>
      </w:pPr>
      <w:ins w:id="2488" w:author="Alfredo" w:date="2020-10-12T12:24:00Z">
        <w:r w:rsidRPr="00240887">
          <w:t xml:space="preserve">Otra funcionalidad que se echaba mucho de menos en versiones anteriores de CSS era la de utilizar fondos con </w:t>
        </w:r>
        <w:r w:rsidRPr="00240887">
          <w:rPr>
            <w:b/>
            <w:bCs/>
          </w:rPr>
          <w:t>gradientes</w:t>
        </w:r>
        <w:r w:rsidRPr="00240887">
          <w:t xml:space="preserve">, o lo que es lo mismo, un color inicial que se transforma poco a poco en uno o varios colores sucesivamente. Sin embargo, en versiones anteriores a CSS3 no era posible hacerlo desde código. </w:t>
        </w:r>
      </w:ins>
    </w:p>
    <w:p w14:paraId="65715BA0" w14:textId="77777777" w:rsidR="00240887" w:rsidRPr="00240887" w:rsidRDefault="00240887" w:rsidP="00240887">
      <w:pPr>
        <w:rPr>
          <w:ins w:id="2489" w:author="Alfredo" w:date="2020-10-12T12:24:00Z"/>
        </w:rPr>
      </w:pPr>
      <w:ins w:id="2490" w:author="Alfredo" w:date="2020-10-12T12:24:00Z">
        <w:r w:rsidRPr="00240887">
          <w:t xml:space="preserve">En CSS3 se introducen algunas expresiones relacionadas que harán esta tarea algo muy sencillo, pudiendo utilizarlas fácilmente mediante la propiedad </w:t>
        </w:r>
        <w:r w:rsidRPr="00240887">
          <w:rPr>
            <w:b/>
            <w:rPrChange w:id="2491" w:author="Alfredo" w:date="2020-10-12T12:24:00Z">
              <w:rPr/>
            </w:rPrChange>
          </w:rPr>
          <w:t>background-image</w:t>
        </w:r>
        <w:r w:rsidRPr="00240887">
          <w:t xml:space="preserve"> e indicando el tipo de gradiente deseado:</w:t>
        </w:r>
      </w:ins>
    </w:p>
    <w:tbl>
      <w:tblPr>
        <w:tblStyle w:val="Tabladecuadrcula4-nfasis3"/>
        <w:tblW w:w="0" w:type="auto"/>
        <w:tblLook w:val="04A0" w:firstRow="1" w:lastRow="0" w:firstColumn="1" w:lastColumn="0" w:noHBand="0" w:noVBand="1"/>
        <w:tblPrChange w:id="2492" w:author="Alfredo" w:date="2020-10-12T12:25:00Z">
          <w:tblPr>
            <w:tblW w:w="0" w:type="auto"/>
            <w:tblCellSpacing w:w="15" w:type="dxa"/>
            <w:tblCellMar>
              <w:top w:w="15" w:type="dxa"/>
              <w:left w:w="15" w:type="dxa"/>
              <w:bottom w:w="15" w:type="dxa"/>
              <w:right w:w="15" w:type="dxa"/>
            </w:tblCellMar>
            <w:tblLook w:val="04A0" w:firstRow="1" w:lastRow="0" w:firstColumn="1" w:lastColumn="0" w:noHBand="0" w:noVBand="1"/>
          </w:tblPr>
        </w:tblPrChange>
      </w:tblPr>
      <w:tblGrid>
        <w:gridCol w:w="1838"/>
        <w:gridCol w:w="2015"/>
        <w:gridCol w:w="5068"/>
        <w:tblGridChange w:id="2493">
          <w:tblGrid>
            <w:gridCol w:w="1709"/>
            <w:gridCol w:w="1930"/>
            <w:gridCol w:w="5292"/>
          </w:tblGrid>
        </w:tblGridChange>
      </w:tblGrid>
      <w:tr w:rsidR="00E779ED" w:rsidRPr="00E779ED" w14:paraId="12D62808" w14:textId="77777777" w:rsidTr="00E779ED">
        <w:trPr>
          <w:cnfStyle w:val="100000000000" w:firstRow="1" w:lastRow="0" w:firstColumn="0" w:lastColumn="0" w:oddVBand="0" w:evenVBand="0" w:oddHBand="0" w:evenHBand="0" w:firstRowFirstColumn="0" w:firstRowLastColumn="0" w:lastRowFirstColumn="0" w:lastRowLastColumn="0"/>
          <w:ins w:id="2494" w:author="Alfredo" w:date="2020-10-12T12:25:00Z"/>
          <w:trPrChange w:id="2495" w:author="Alfredo" w:date="2020-10-12T12:25:00Z">
            <w:trPr>
              <w:tblHeader/>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2496" w:author="Alfredo" w:date="2020-10-12T12:25:00Z">
              <w:tcPr>
                <w:tcW w:w="0" w:type="auto"/>
                <w:vAlign w:val="center"/>
                <w:hideMark/>
              </w:tcPr>
            </w:tcPrChange>
          </w:tcPr>
          <w:p w14:paraId="7207CEC5" w14:textId="77777777" w:rsidR="00E779ED" w:rsidRPr="00E779ED" w:rsidRDefault="00E779ED" w:rsidP="00E779ED">
            <w:pPr>
              <w:spacing w:after="160" w:line="259" w:lineRule="auto"/>
              <w:cnfStyle w:val="101000000000" w:firstRow="1" w:lastRow="0" w:firstColumn="1" w:lastColumn="0" w:oddVBand="0" w:evenVBand="0" w:oddHBand="0" w:evenHBand="0" w:firstRowFirstColumn="0" w:firstRowLastColumn="0" w:lastRowFirstColumn="0" w:lastRowLastColumn="0"/>
              <w:rPr>
                <w:ins w:id="2497" w:author="Alfredo" w:date="2020-10-12T12:25:00Z"/>
              </w:rPr>
            </w:pPr>
            <w:ins w:id="2498" w:author="Alfredo" w:date="2020-10-12T12:25:00Z">
              <w:r w:rsidRPr="00E779ED">
                <w:t>Propiedad</w:t>
              </w:r>
            </w:ins>
          </w:p>
        </w:tc>
        <w:tc>
          <w:tcPr>
            <w:tcW w:w="0" w:type="auto"/>
            <w:hideMark/>
            <w:tcPrChange w:id="2499" w:author="Alfredo" w:date="2020-10-12T12:25:00Z">
              <w:tcPr>
                <w:tcW w:w="0" w:type="auto"/>
                <w:vAlign w:val="center"/>
                <w:hideMark/>
              </w:tcPr>
            </w:tcPrChange>
          </w:tcPr>
          <w:p w14:paraId="30943D33" w14:textId="77777777" w:rsidR="00E779ED" w:rsidRPr="00E779ED" w:rsidRDefault="00E779ED" w:rsidP="00E779ED">
            <w:pPr>
              <w:spacing w:after="160" w:line="259" w:lineRule="auto"/>
              <w:cnfStyle w:val="100000000000" w:firstRow="1" w:lastRow="0" w:firstColumn="0" w:lastColumn="0" w:oddVBand="0" w:evenVBand="0" w:oddHBand="0" w:evenHBand="0" w:firstRowFirstColumn="0" w:firstRowLastColumn="0" w:lastRowFirstColumn="0" w:lastRowLastColumn="0"/>
              <w:rPr>
                <w:ins w:id="2500" w:author="Alfredo" w:date="2020-10-12T12:25:00Z"/>
              </w:rPr>
            </w:pPr>
            <w:ins w:id="2501" w:author="Alfredo" w:date="2020-10-12T12:25:00Z">
              <w:r w:rsidRPr="00E779ED">
                <w:t>Función de gradiente</w:t>
              </w:r>
            </w:ins>
          </w:p>
        </w:tc>
        <w:tc>
          <w:tcPr>
            <w:tcW w:w="0" w:type="auto"/>
            <w:hideMark/>
            <w:tcPrChange w:id="2502" w:author="Alfredo" w:date="2020-10-12T12:25:00Z">
              <w:tcPr>
                <w:tcW w:w="0" w:type="auto"/>
                <w:vAlign w:val="center"/>
                <w:hideMark/>
              </w:tcPr>
            </w:tcPrChange>
          </w:tcPr>
          <w:p w14:paraId="41FC9B14" w14:textId="77777777" w:rsidR="00E779ED" w:rsidRPr="00E779ED" w:rsidRDefault="00E779ED" w:rsidP="00E779ED">
            <w:pPr>
              <w:spacing w:after="160" w:line="259" w:lineRule="auto"/>
              <w:cnfStyle w:val="100000000000" w:firstRow="1" w:lastRow="0" w:firstColumn="0" w:lastColumn="0" w:oddVBand="0" w:evenVBand="0" w:oddHBand="0" w:evenHBand="0" w:firstRowFirstColumn="0" w:firstRowLastColumn="0" w:lastRowFirstColumn="0" w:lastRowLastColumn="0"/>
              <w:rPr>
                <w:ins w:id="2503" w:author="Alfredo" w:date="2020-10-12T12:25:00Z"/>
              </w:rPr>
            </w:pPr>
            <w:ins w:id="2504" w:author="Alfredo" w:date="2020-10-12T12:25:00Z">
              <w:r w:rsidRPr="00E779ED">
                <w:t>Significado</w:t>
              </w:r>
            </w:ins>
          </w:p>
        </w:tc>
      </w:tr>
      <w:tr w:rsidR="00E779ED" w:rsidRPr="00E779ED" w14:paraId="3D8D125F" w14:textId="77777777" w:rsidTr="00E779ED">
        <w:trPr>
          <w:cnfStyle w:val="000000100000" w:firstRow="0" w:lastRow="0" w:firstColumn="0" w:lastColumn="0" w:oddVBand="0" w:evenVBand="0" w:oddHBand="1" w:evenHBand="0" w:firstRowFirstColumn="0" w:firstRowLastColumn="0" w:lastRowFirstColumn="0" w:lastRowLastColumn="0"/>
          <w:ins w:id="2505" w:author="Alfredo" w:date="2020-10-12T12:25:00Z"/>
          <w:trPrChange w:id="2506" w:author="Alfredo" w:date="2020-10-12T12:25:00Z">
            <w:trPr>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2507" w:author="Alfredo" w:date="2020-10-12T12:25:00Z">
              <w:tcPr>
                <w:tcW w:w="0" w:type="auto"/>
                <w:vAlign w:val="center"/>
                <w:hideMark/>
              </w:tcPr>
            </w:tcPrChange>
          </w:tcPr>
          <w:p w14:paraId="3CCA859C" w14:textId="77777777" w:rsidR="00E779ED" w:rsidRPr="00E779ED" w:rsidRDefault="00E779ED" w:rsidP="00E779ED">
            <w:pPr>
              <w:spacing w:after="160" w:line="259" w:lineRule="auto"/>
              <w:cnfStyle w:val="001000100000" w:firstRow="0" w:lastRow="0" w:firstColumn="1" w:lastColumn="0" w:oddVBand="0" w:evenVBand="0" w:oddHBand="1" w:evenHBand="0" w:firstRowFirstColumn="0" w:firstRowLastColumn="0" w:lastRowFirstColumn="0" w:lastRowLastColumn="0"/>
              <w:rPr>
                <w:ins w:id="2508" w:author="Alfredo" w:date="2020-10-12T12:25:00Z"/>
              </w:rPr>
            </w:pPr>
            <w:ins w:id="2509" w:author="Alfredo" w:date="2020-10-12T12:25:00Z">
              <w:r w:rsidRPr="00E779ED">
                <w:t>background-image</w:t>
              </w:r>
            </w:ins>
          </w:p>
        </w:tc>
        <w:tc>
          <w:tcPr>
            <w:tcW w:w="0" w:type="auto"/>
            <w:hideMark/>
            <w:tcPrChange w:id="2510" w:author="Alfredo" w:date="2020-10-12T12:25:00Z">
              <w:tcPr>
                <w:tcW w:w="0" w:type="auto"/>
                <w:vAlign w:val="center"/>
                <w:hideMark/>
              </w:tcPr>
            </w:tcPrChange>
          </w:tcPr>
          <w:p w14:paraId="40748F2F" w14:textId="77777777" w:rsidR="00E779ED" w:rsidRPr="00E779ED" w:rsidRDefault="00E779ED" w:rsidP="00E779ED">
            <w:pPr>
              <w:spacing w:after="160" w:line="259" w:lineRule="auto"/>
              <w:cnfStyle w:val="000000100000" w:firstRow="0" w:lastRow="0" w:firstColumn="0" w:lastColumn="0" w:oddVBand="0" w:evenVBand="0" w:oddHBand="1" w:evenHBand="0" w:firstRowFirstColumn="0" w:firstRowLastColumn="0" w:lastRowFirstColumn="0" w:lastRowLastColumn="0"/>
              <w:rPr>
                <w:ins w:id="2511" w:author="Alfredo" w:date="2020-10-12T12:25:00Z"/>
              </w:rPr>
            </w:pPr>
            <w:ins w:id="2512" w:author="Alfredo" w:date="2020-10-12T12:25:00Z">
              <w:r w:rsidRPr="00E779ED">
                <w:t>linear-gradient(...)</w:t>
              </w:r>
            </w:ins>
          </w:p>
        </w:tc>
        <w:tc>
          <w:tcPr>
            <w:tcW w:w="0" w:type="auto"/>
            <w:hideMark/>
            <w:tcPrChange w:id="2513" w:author="Alfredo" w:date="2020-10-12T12:25:00Z">
              <w:tcPr>
                <w:tcW w:w="0" w:type="auto"/>
                <w:vAlign w:val="center"/>
                <w:hideMark/>
              </w:tcPr>
            </w:tcPrChange>
          </w:tcPr>
          <w:p w14:paraId="52A5CBED" w14:textId="77777777" w:rsidR="00E779ED" w:rsidRPr="00E779ED" w:rsidRDefault="00E779ED" w:rsidP="00E779ED">
            <w:pPr>
              <w:spacing w:after="160" w:line="259" w:lineRule="auto"/>
              <w:cnfStyle w:val="000000100000" w:firstRow="0" w:lastRow="0" w:firstColumn="0" w:lastColumn="0" w:oddVBand="0" w:evenVBand="0" w:oddHBand="1" w:evenHBand="0" w:firstRowFirstColumn="0" w:firstRowLastColumn="0" w:lastRowFirstColumn="0" w:lastRowLastColumn="0"/>
              <w:rPr>
                <w:ins w:id="2514" w:author="Alfredo" w:date="2020-10-12T12:25:00Z"/>
              </w:rPr>
            </w:pPr>
            <w:ins w:id="2515" w:author="Alfredo" w:date="2020-10-12T12:25:00Z">
              <w:r w:rsidRPr="00E779ED">
                <w:t>Define un gradiente lineal, en una dirección específica.</w:t>
              </w:r>
            </w:ins>
          </w:p>
        </w:tc>
      </w:tr>
      <w:tr w:rsidR="00E779ED" w:rsidRPr="00E779ED" w14:paraId="1696DF9C" w14:textId="77777777" w:rsidTr="00E779ED">
        <w:trPr>
          <w:ins w:id="2516" w:author="Alfredo" w:date="2020-10-12T12:25:00Z"/>
          <w:trPrChange w:id="2517" w:author="Alfredo" w:date="2020-10-12T12:25:00Z">
            <w:trPr>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2518" w:author="Alfredo" w:date="2020-10-12T12:25:00Z">
              <w:tcPr>
                <w:tcW w:w="0" w:type="auto"/>
                <w:vAlign w:val="center"/>
                <w:hideMark/>
              </w:tcPr>
            </w:tcPrChange>
          </w:tcPr>
          <w:p w14:paraId="6806A718" w14:textId="77777777" w:rsidR="00E779ED" w:rsidRPr="00E779ED" w:rsidRDefault="00E779ED" w:rsidP="00E779ED">
            <w:pPr>
              <w:spacing w:after="160" w:line="259" w:lineRule="auto"/>
              <w:rPr>
                <w:ins w:id="2519" w:author="Alfredo" w:date="2020-10-12T12:25:00Z"/>
              </w:rPr>
            </w:pPr>
          </w:p>
        </w:tc>
        <w:tc>
          <w:tcPr>
            <w:tcW w:w="0" w:type="auto"/>
            <w:hideMark/>
            <w:tcPrChange w:id="2520" w:author="Alfredo" w:date="2020-10-12T12:25:00Z">
              <w:tcPr>
                <w:tcW w:w="0" w:type="auto"/>
                <w:vAlign w:val="center"/>
                <w:hideMark/>
              </w:tcPr>
            </w:tcPrChange>
          </w:tcPr>
          <w:p w14:paraId="624522BA" w14:textId="77777777" w:rsidR="00E779ED" w:rsidRPr="00E779ED" w:rsidRDefault="00E779ED" w:rsidP="00E779ED">
            <w:pPr>
              <w:spacing w:after="160" w:line="259" w:lineRule="auto"/>
              <w:cnfStyle w:val="000000000000" w:firstRow="0" w:lastRow="0" w:firstColumn="0" w:lastColumn="0" w:oddVBand="0" w:evenVBand="0" w:oddHBand="0" w:evenHBand="0" w:firstRowFirstColumn="0" w:firstRowLastColumn="0" w:lastRowFirstColumn="0" w:lastRowLastColumn="0"/>
              <w:rPr>
                <w:ins w:id="2521" w:author="Alfredo" w:date="2020-10-12T12:25:00Z"/>
              </w:rPr>
            </w:pPr>
            <w:ins w:id="2522" w:author="Alfredo" w:date="2020-10-12T12:25:00Z">
              <w:r w:rsidRPr="00E779ED">
                <w:t>radial-gradient(...)</w:t>
              </w:r>
            </w:ins>
          </w:p>
        </w:tc>
        <w:tc>
          <w:tcPr>
            <w:tcW w:w="0" w:type="auto"/>
            <w:hideMark/>
            <w:tcPrChange w:id="2523" w:author="Alfredo" w:date="2020-10-12T12:25:00Z">
              <w:tcPr>
                <w:tcW w:w="0" w:type="auto"/>
                <w:vAlign w:val="center"/>
                <w:hideMark/>
              </w:tcPr>
            </w:tcPrChange>
          </w:tcPr>
          <w:p w14:paraId="11521FB3" w14:textId="77777777" w:rsidR="00E779ED" w:rsidRPr="00E779ED" w:rsidRDefault="00E779ED" w:rsidP="00E779ED">
            <w:pPr>
              <w:spacing w:after="160" w:line="259" w:lineRule="auto"/>
              <w:cnfStyle w:val="000000000000" w:firstRow="0" w:lastRow="0" w:firstColumn="0" w:lastColumn="0" w:oddVBand="0" w:evenVBand="0" w:oddHBand="0" w:evenHBand="0" w:firstRowFirstColumn="0" w:firstRowLastColumn="0" w:lastRowFirstColumn="0" w:lastRowLastColumn="0"/>
              <w:rPr>
                <w:ins w:id="2524" w:author="Alfredo" w:date="2020-10-12T12:25:00Z"/>
              </w:rPr>
            </w:pPr>
            <w:ins w:id="2525" w:author="Alfredo" w:date="2020-10-12T12:25:00Z">
              <w:r w:rsidRPr="00E779ED">
                <w:t>Define un gradiente radial, en forma de círculo o elipse.</w:t>
              </w:r>
            </w:ins>
          </w:p>
        </w:tc>
      </w:tr>
      <w:tr w:rsidR="00E779ED" w:rsidRPr="00E779ED" w14:paraId="6879E5DE" w14:textId="77777777" w:rsidTr="00E779ED">
        <w:trPr>
          <w:cnfStyle w:val="000000100000" w:firstRow="0" w:lastRow="0" w:firstColumn="0" w:lastColumn="0" w:oddVBand="0" w:evenVBand="0" w:oddHBand="1" w:evenHBand="0" w:firstRowFirstColumn="0" w:firstRowLastColumn="0" w:lastRowFirstColumn="0" w:lastRowLastColumn="0"/>
          <w:ins w:id="2526" w:author="Alfredo" w:date="2020-10-12T12:25:00Z"/>
          <w:trPrChange w:id="2527" w:author="Alfredo" w:date="2020-10-12T12:25:00Z">
            <w:trPr>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2528" w:author="Alfredo" w:date="2020-10-12T12:25:00Z">
              <w:tcPr>
                <w:tcW w:w="0" w:type="auto"/>
                <w:vAlign w:val="center"/>
                <w:hideMark/>
              </w:tcPr>
            </w:tcPrChange>
          </w:tcPr>
          <w:p w14:paraId="350D2563" w14:textId="77777777" w:rsidR="00E779ED" w:rsidRPr="00E779ED" w:rsidRDefault="00E779ED" w:rsidP="00E779ED">
            <w:pPr>
              <w:spacing w:after="160" w:line="259" w:lineRule="auto"/>
              <w:cnfStyle w:val="001000100000" w:firstRow="0" w:lastRow="0" w:firstColumn="1" w:lastColumn="0" w:oddVBand="0" w:evenVBand="0" w:oddHBand="1" w:evenHBand="0" w:firstRowFirstColumn="0" w:firstRowLastColumn="0" w:lastRowFirstColumn="0" w:lastRowLastColumn="0"/>
              <w:rPr>
                <w:ins w:id="2529" w:author="Alfredo" w:date="2020-10-12T12:25:00Z"/>
              </w:rPr>
            </w:pPr>
          </w:p>
        </w:tc>
        <w:tc>
          <w:tcPr>
            <w:tcW w:w="0" w:type="auto"/>
            <w:hideMark/>
            <w:tcPrChange w:id="2530" w:author="Alfredo" w:date="2020-10-12T12:25:00Z">
              <w:tcPr>
                <w:tcW w:w="0" w:type="auto"/>
                <w:vAlign w:val="center"/>
                <w:hideMark/>
              </w:tcPr>
            </w:tcPrChange>
          </w:tcPr>
          <w:p w14:paraId="546005E7" w14:textId="77777777" w:rsidR="00E779ED" w:rsidRPr="00E779ED" w:rsidRDefault="00E779ED" w:rsidP="00E779ED">
            <w:pPr>
              <w:spacing w:after="160" w:line="259" w:lineRule="auto"/>
              <w:cnfStyle w:val="000000100000" w:firstRow="0" w:lastRow="0" w:firstColumn="0" w:lastColumn="0" w:oddVBand="0" w:evenVBand="0" w:oddHBand="1" w:evenHBand="0" w:firstRowFirstColumn="0" w:firstRowLastColumn="0" w:lastRowFirstColumn="0" w:lastRowLastColumn="0"/>
              <w:rPr>
                <w:ins w:id="2531" w:author="Alfredo" w:date="2020-10-12T12:25:00Z"/>
              </w:rPr>
            </w:pPr>
            <w:ins w:id="2532" w:author="Alfredo" w:date="2020-10-12T12:25:00Z">
              <w:r w:rsidRPr="00E779ED">
                <w:t>conic-gradient(...)</w:t>
              </w:r>
            </w:ins>
          </w:p>
        </w:tc>
        <w:tc>
          <w:tcPr>
            <w:tcW w:w="0" w:type="auto"/>
            <w:hideMark/>
            <w:tcPrChange w:id="2533" w:author="Alfredo" w:date="2020-10-12T12:25:00Z">
              <w:tcPr>
                <w:tcW w:w="0" w:type="auto"/>
                <w:vAlign w:val="center"/>
                <w:hideMark/>
              </w:tcPr>
            </w:tcPrChange>
          </w:tcPr>
          <w:p w14:paraId="02CF5EF1" w14:textId="77777777" w:rsidR="00E779ED" w:rsidRPr="00E779ED" w:rsidRDefault="00E779ED" w:rsidP="00E779ED">
            <w:pPr>
              <w:spacing w:after="160" w:line="259" w:lineRule="auto"/>
              <w:cnfStyle w:val="000000100000" w:firstRow="0" w:lastRow="0" w:firstColumn="0" w:lastColumn="0" w:oddVBand="0" w:evenVBand="0" w:oddHBand="1" w:evenHBand="0" w:firstRowFirstColumn="0" w:firstRowLastColumn="0" w:lastRowFirstColumn="0" w:lastRowLastColumn="0"/>
              <w:rPr>
                <w:ins w:id="2534" w:author="Alfredo" w:date="2020-10-12T12:25:00Z"/>
              </w:rPr>
            </w:pPr>
            <w:ins w:id="2535" w:author="Alfredo" w:date="2020-10-12T12:25:00Z">
              <w:r w:rsidRPr="00E779ED">
                <w:t>Define un gradiente cónico, desde un punto de vista superior.</w:t>
              </w:r>
            </w:ins>
          </w:p>
        </w:tc>
      </w:tr>
    </w:tbl>
    <w:p w14:paraId="277456D6" w14:textId="77777777" w:rsidR="00E779ED" w:rsidRPr="00E779ED" w:rsidRDefault="00E779ED" w:rsidP="00E779ED">
      <w:pPr>
        <w:rPr>
          <w:ins w:id="2536" w:author="Alfredo" w:date="2020-10-12T12:25:00Z"/>
        </w:rPr>
      </w:pPr>
      <w:ins w:id="2537" w:author="Alfredo" w:date="2020-10-12T12:25:00Z">
        <w:r w:rsidRPr="00E779ED">
          <w:t>Veamos cada uno de estos gradientes por separado para entender como funcionan.</w:t>
        </w:r>
      </w:ins>
    </w:p>
    <w:p w14:paraId="51223C73" w14:textId="77777777" w:rsidR="00E779ED" w:rsidRPr="00E779ED" w:rsidRDefault="00E779ED">
      <w:pPr>
        <w:pStyle w:val="Ttulo3"/>
        <w:rPr>
          <w:ins w:id="2538" w:author="Alfredo" w:date="2020-10-12T12:26:00Z"/>
          <w:b w:val="0"/>
          <w:rPrChange w:id="2539" w:author="Alfredo" w:date="2020-10-12T12:26:00Z">
            <w:rPr>
              <w:ins w:id="2540" w:author="Alfredo" w:date="2020-10-12T12:26:00Z"/>
              <w:b/>
            </w:rPr>
          </w:rPrChange>
        </w:rPr>
        <w:pPrChange w:id="2541" w:author="Alfredo" w:date="2020-10-12T12:26:00Z">
          <w:pPr/>
        </w:pPrChange>
      </w:pPr>
      <w:ins w:id="2542" w:author="Alfredo" w:date="2020-10-12T12:26:00Z">
        <w:r w:rsidRPr="00E779ED">
          <w:rPr>
            <w:rPrChange w:id="2543" w:author="Alfredo" w:date="2020-10-12T12:26:00Z">
              <w:rPr>
                <w:b/>
              </w:rPr>
            </w:rPrChange>
          </w:rPr>
          <w:fldChar w:fldCharType="begin"/>
        </w:r>
        <w:r w:rsidRPr="00E779ED">
          <w:rPr>
            <w:rPrChange w:id="2544" w:author="Alfredo" w:date="2020-10-12T12:26:00Z">
              <w:rPr/>
            </w:rPrChange>
          </w:rPr>
          <w:instrText xml:space="preserve"> HYPERLINK "https://lenguajecss.com/css/colores-y-fondos/gradientes-css/" \l "gradientes-lineales" </w:instrText>
        </w:r>
        <w:r w:rsidRPr="00E779ED">
          <w:rPr>
            <w:rPrChange w:id="2545" w:author="Alfredo" w:date="2020-10-12T12:26:00Z">
              <w:rPr>
                <w:b/>
              </w:rPr>
            </w:rPrChange>
          </w:rPr>
          <w:fldChar w:fldCharType="separate"/>
        </w:r>
        <w:r w:rsidRPr="00E779ED">
          <w:rPr>
            <w:rStyle w:val="Hipervnculo"/>
            <w:color w:val="0070C0"/>
            <w:u w:val="none"/>
            <w:rPrChange w:id="2546" w:author="Alfredo" w:date="2020-10-12T12:26:00Z">
              <w:rPr>
                <w:rStyle w:val="Hipervnculo"/>
                <w:bCs/>
              </w:rPr>
            </w:rPrChange>
          </w:rPr>
          <w:t>Gradientes lineales</w:t>
        </w:r>
        <w:r w:rsidRPr="00E779ED">
          <w:rPr>
            <w:rPrChange w:id="2547" w:author="Alfredo" w:date="2020-10-12T12:26:00Z">
              <w:rPr>
                <w:b/>
              </w:rPr>
            </w:rPrChange>
          </w:rPr>
          <w:fldChar w:fldCharType="end"/>
        </w:r>
      </w:ins>
    </w:p>
    <w:p w14:paraId="2975F8C5" w14:textId="77777777" w:rsidR="00E779ED" w:rsidRPr="00E779ED" w:rsidRDefault="00E779ED" w:rsidP="00E779ED">
      <w:pPr>
        <w:rPr>
          <w:ins w:id="2548" w:author="Alfredo" w:date="2020-10-12T12:26:00Z"/>
        </w:rPr>
      </w:pPr>
      <w:ins w:id="2549" w:author="Alfredo" w:date="2020-10-12T12:26:00Z">
        <w:r w:rsidRPr="00E779ED">
          <w:t xml:space="preserve">El primer tipo de gradiente es el </w:t>
        </w:r>
        <w:r w:rsidRPr="00E779ED">
          <w:rPr>
            <w:b/>
            <w:bCs/>
          </w:rPr>
          <w:t>gradiente lineal</w:t>
        </w:r>
        <w:r w:rsidRPr="00E779ED">
          <w:t>, que permite crear fondos degradados que van en una cierta dirección y cambian de un color a otro, dependiendo de la lista de colores indicada por parámetro.</w:t>
        </w:r>
      </w:ins>
    </w:p>
    <w:p w14:paraId="2DD5741C" w14:textId="77777777" w:rsidR="00E779ED" w:rsidRPr="00E779ED" w:rsidRDefault="00E779ED" w:rsidP="00E779ED">
      <w:pPr>
        <w:rPr>
          <w:ins w:id="2550" w:author="Alfredo" w:date="2020-10-12T12:26:00Z"/>
        </w:rPr>
      </w:pPr>
      <w:ins w:id="2551" w:author="Alfredo" w:date="2020-10-12T12:26:00Z">
        <w:r w:rsidRPr="00E779ED">
          <w:lastRenderedPageBreak/>
          <w:t>La sintaxis a utilizar debe ser una de las siguientes (</w:t>
        </w:r>
        <w:r w:rsidRPr="00E779ED">
          <w:rPr>
            <w:i/>
            <w:iCs/>
          </w:rPr>
          <w:t>es la misma, pero con menor o mayor cantidad opcional de información</w:t>
        </w:r>
        <w:r w:rsidRPr="00E779ED">
          <w:t>):</w:t>
        </w:r>
      </w:ins>
    </w:p>
    <w:tbl>
      <w:tblPr>
        <w:tblStyle w:val="Tabladecuadrcula4-nfasis5"/>
        <w:tblW w:w="0" w:type="auto"/>
        <w:jc w:val="center"/>
        <w:tblLook w:val="04A0" w:firstRow="1" w:lastRow="0" w:firstColumn="1" w:lastColumn="0" w:noHBand="0" w:noVBand="1"/>
      </w:tblPr>
      <w:tblGrid>
        <w:gridCol w:w="5236"/>
        <w:gridCol w:w="3685"/>
      </w:tblGrid>
      <w:tr w:rsidR="00DA57A2" w:rsidRPr="00E779ED" w14:paraId="14D07516" w14:textId="77777777" w:rsidTr="00DA57A2">
        <w:trPr>
          <w:cnfStyle w:val="100000000000" w:firstRow="1" w:lastRow="0" w:firstColumn="0" w:lastColumn="0" w:oddVBand="0" w:evenVBand="0" w:oddHBand="0" w:evenHBand="0" w:firstRowFirstColumn="0" w:firstRowLastColumn="0" w:lastRowFirstColumn="0" w:lastRowLastColumn="0"/>
          <w:jc w:val="center"/>
          <w:ins w:id="2552" w:author="Alfredo" w:date="2020-10-12T12:27:00Z"/>
        </w:trPr>
        <w:tc>
          <w:tcPr>
            <w:cnfStyle w:val="001000000000" w:firstRow="0" w:lastRow="0" w:firstColumn="1" w:lastColumn="0" w:oddVBand="0" w:evenVBand="0" w:oddHBand="0" w:evenHBand="0" w:firstRowFirstColumn="0" w:firstRowLastColumn="0" w:lastRowFirstColumn="0" w:lastRowLastColumn="0"/>
            <w:tcW w:w="0" w:type="auto"/>
            <w:hideMark/>
          </w:tcPr>
          <w:p w14:paraId="63E5AB4A" w14:textId="77777777" w:rsidR="00E779ED" w:rsidRPr="00E779ED" w:rsidRDefault="00E779ED">
            <w:pPr>
              <w:spacing w:after="160" w:line="259" w:lineRule="auto"/>
              <w:jc w:val="center"/>
              <w:rPr>
                <w:ins w:id="2553" w:author="Alfredo" w:date="2020-10-12T12:27:00Z"/>
              </w:rPr>
              <w:pPrChange w:id="2554" w:author="Alfredo" w:date="2020-10-12T12:30:00Z">
                <w:pPr>
                  <w:spacing w:after="160" w:line="259" w:lineRule="auto"/>
                </w:pPr>
              </w:pPrChange>
            </w:pPr>
            <w:ins w:id="2555" w:author="Alfredo" w:date="2020-10-12T12:27:00Z">
              <w:r w:rsidRPr="00E779ED">
                <w:t>Valor</w:t>
              </w:r>
            </w:ins>
          </w:p>
        </w:tc>
        <w:tc>
          <w:tcPr>
            <w:tcW w:w="0" w:type="auto"/>
            <w:hideMark/>
          </w:tcPr>
          <w:p w14:paraId="7CE914D0" w14:textId="77777777" w:rsidR="00E779ED" w:rsidRPr="00E779ED" w:rsidRDefault="00E779ED">
            <w:pPr>
              <w:spacing w:after="160" w:line="259" w:lineRule="auto"/>
              <w:jc w:val="center"/>
              <w:cnfStyle w:val="100000000000" w:firstRow="1" w:lastRow="0" w:firstColumn="0" w:lastColumn="0" w:oddVBand="0" w:evenVBand="0" w:oddHBand="0" w:evenHBand="0" w:firstRowFirstColumn="0" w:firstRowLastColumn="0" w:lastRowFirstColumn="0" w:lastRowLastColumn="0"/>
              <w:rPr>
                <w:ins w:id="2556" w:author="Alfredo" w:date="2020-10-12T12:27:00Z"/>
              </w:rPr>
              <w:pPrChange w:id="2557" w:author="Alfredo" w:date="2020-10-12T12:30:00Z">
                <w:pPr>
                  <w:spacing w:after="160" w:line="259" w:lineRule="auto"/>
                  <w:cnfStyle w:val="100000000000" w:firstRow="1" w:lastRow="0" w:firstColumn="0" w:lastColumn="0" w:oddVBand="0" w:evenVBand="0" w:oddHBand="0" w:evenHBand="0" w:firstRowFirstColumn="0" w:firstRowLastColumn="0" w:lastRowFirstColumn="0" w:lastRowLastColumn="0"/>
                </w:pPr>
              </w:pPrChange>
            </w:pPr>
            <w:ins w:id="2558" w:author="Alfredo" w:date="2020-10-12T12:27:00Z">
              <w:r w:rsidRPr="00E779ED">
                <w:t>Significado</w:t>
              </w:r>
            </w:ins>
          </w:p>
        </w:tc>
      </w:tr>
      <w:tr w:rsidR="00DA57A2" w:rsidRPr="00E779ED" w14:paraId="2AD39C9C" w14:textId="77777777" w:rsidTr="00DA57A2">
        <w:trPr>
          <w:cnfStyle w:val="000000100000" w:firstRow="0" w:lastRow="0" w:firstColumn="0" w:lastColumn="0" w:oddVBand="0" w:evenVBand="0" w:oddHBand="1" w:evenHBand="0" w:firstRowFirstColumn="0" w:firstRowLastColumn="0" w:lastRowFirstColumn="0" w:lastRowLastColumn="0"/>
          <w:jc w:val="center"/>
          <w:ins w:id="2559" w:author="Alfredo" w:date="2020-10-12T12:27:00Z"/>
        </w:trPr>
        <w:tc>
          <w:tcPr>
            <w:cnfStyle w:val="001000000000" w:firstRow="0" w:lastRow="0" w:firstColumn="1" w:lastColumn="0" w:oddVBand="0" w:evenVBand="0" w:oddHBand="0" w:evenHBand="0" w:firstRowFirstColumn="0" w:firstRowLastColumn="0" w:lastRowFirstColumn="0" w:lastRowLastColumn="0"/>
            <w:tcW w:w="0" w:type="auto"/>
            <w:hideMark/>
          </w:tcPr>
          <w:p w14:paraId="1C289AD8" w14:textId="58560C0B" w:rsidR="00E779ED" w:rsidRPr="00E779ED" w:rsidRDefault="00E779ED" w:rsidP="00E779ED">
            <w:pPr>
              <w:spacing w:after="160" w:line="259" w:lineRule="auto"/>
              <w:rPr>
                <w:ins w:id="2560" w:author="Alfredo" w:date="2020-10-12T12:27:00Z"/>
              </w:rPr>
            </w:pPr>
            <w:ins w:id="2561" w:author="Alfredo" w:date="2020-10-12T12:27:00Z">
              <w:r w:rsidRPr="00E779ED">
                <w:t>linear-gradient(</w:t>
              </w:r>
            </w:ins>
            <w:ins w:id="2562" w:author="Alfredo" w:date="2020-10-12T12:31:00Z">
              <w:r w:rsidR="00DA57A2">
                <w:t>color</w:t>
              </w:r>
            </w:ins>
            <w:ins w:id="2563" w:author="Alfredo" w:date="2020-10-12T12:27:00Z">
              <w:r w:rsidRPr="00E779ED">
                <w:t>,</w:t>
              </w:r>
            </w:ins>
            <w:ins w:id="2564" w:author="Alfredo" w:date="2020-10-12T12:31:00Z">
              <w:r w:rsidR="00DA57A2">
                <w:t>color</w:t>
              </w:r>
            </w:ins>
            <w:ins w:id="2565" w:author="Alfredo" w:date="2020-10-12T12:27:00Z">
              <w:r w:rsidRPr="00E779ED">
                <w:t xml:space="preserve"> , ...)</w:t>
              </w:r>
            </w:ins>
          </w:p>
        </w:tc>
        <w:tc>
          <w:tcPr>
            <w:tcW w:w="0" w:type="auto"/>
            <w:hideMark/>
          </w:tcPr>
          <w:p w14:paraId="5CC91FBE" w14:textId="77777777" w:rsidR="00E779ED" w:rsidRPr="00E779ED" w:rsidRDefault="00E779ED" w:rsidP="00E779ED">
            <w:pPr>
              <w:spacing w:after="160" w:line="259" w:lineRule="auto"/>
              <w:cnfStyle w:val="000000100000" w:firstRow="0" w:lastRow="0" w:firstColumn="0" w:lastColumn="0" w:oddVBand="0" w:evenVBand="0" w:oddHBand="1" w:evenHBand="0" w:firstRowFirstColumn="0" w:firstRowLastColumn="0" w:lastRowFirstColumn="0" w:lastRowLastColumn="0"/>
              <w:rPr>
                <w:ins w:id="2566" w:author="Alfredo" w:date="2020-10-12T12:27:00Z"/>
              </w:rPr>
            </w:pPr>
            <w:ins w:id="2567" w:author="Alfredo" w:date="2020-10-12T12:27:00Z">
              <w:r w:rsidRPr="00E779ED">
                <w:t>Gradiente básico entre colores.</w:t>
              </w:r>
            </w:ins>
          </w:p>
        </w:tc>
      </w:tr>
      <w:tr w:rsidR="00DA57A2" w:rsidRPr="00E779ED" w14:paraId="035F032B" w14:textId="77777777" w:rsidTr="00DA57A2">
        <w:trPr>
          <w:jc w:val="center"/>
          <w:ins w:id="2568" w:author="Alfredo" w:date="2020-10-12T12:27:00Z"/>
        </w:trPr>
        <w:tc>
          <w:tcPr>
            <w:cnfStyle w:val="001000000000" w:firstRow="0" w:lastRow="0" w:firstColumn="1" w:lastColumn="0" w:oddVBand="0" w:evenVBand="0" w:oddHBand="0" w:evenHBand="0" w:firstRowFirstColumn="0" w:firstRowLastColumn="0" w:lastRowFirstColumn="0" w:lastRowLastColumn="0"/>
            <w:tcW w:w="0" w:type="auto"/>
            <w:hideMark/>
          </w:tcPr>
          <w:p w14:paraId="132BC552" w14:textId="65C0CF76" w:rsidR="00E779ED" w:rsidRPr="00E779ED" w:rsidRDefault="00E779ED" w:rsidP="00E779ED">
            <w:pPr>
              <w:spacing w:after="160" w:line="259" w:lineRule="auto"/>
              <w:rPr>
                <w:ins w:id="2569" w:author="Alfredo" w:date="2020-10-12T12:27:00Z"/>
              </w:rPr>
            </w:pPr>
            <w:ins w:id="2570" w:author="Alfredo" w:date="2020-10-12T12:27:00Z">
              <w:r w:rsidRPr="00E779ED">
                <w:t xml:space="preserve">linear-gradient( </w:t>
              </w:r>
            </w:ins>
            <w:ins w:id="2571" w:author="Alfredo" w:date="2020-10-12T12:31:00Z">
              <w:r w:rsidR="00DA57A2">
                <w:t>direction</w:t>
              </w:r>
            </w:ins>
            <w:ins w:id="2572" w:author="Alfredo" w:date="2020-10-12T12:27:00Z">
              <w:r w:rsidRPr="00E779ED">
                <w:t xml:space="preserve">| </w:t>
              </w:r>
            </w:ins>
            <w:ins w:id="2573" w:author="Alfredo" w:date="2020-10-12T12:31:00Z">
              <w:r w:rsidR="00DA57A2">
                <w:t>angle</w:t>
              </w:r>
            </w:ins>
            <w:ins w:id="2574" w:author="Alfredo" w:date="2020-10-12T12:27:00Z">
              <w:r w:rsidRPr="00E779ED">
                <w:t>,</w:t>
              </w:r>
            </w:ins>
            <w:ins w:id="2575" w:author="Alfredo" w:date="2020-10-12T12:31:00Z">
              <w:r w:rsidR="00DA57A2">
                <w:t xml:space="preserve"> color</w:t>
              </w:r>
            </w:ins>
            <w:ins w:id="2576" w:author="Alfredo" w:date="2020-10-12T12:27:00Z">
              <w:r w:rsidRPr="00E779ED">
                <w:t xml:space="preserve"> ,</w:t>
              </w:r>
            </w:ins>
            <w:ins w:id="2577" w:author="Alfredo" w:date="2020-10-12T12:31:00Z">
              <w:r w:rsidR="00DA57A2">
                <w:t xml:space="preserve"> color</w:t>
              </w:r>
            </w:ins>
            <w:ins w:id="2578" w:author="Alfredo" w:date="2020-10-12T12:27:00Z">
              <w:r w:rsidRPr="00E779ED">
                <w:t xml:space="preserve"> , ...)</w:t>
              </w:r>
            </w:ins>
          </w:p>
        </w:tc>
        <w:tc>
          <w:tcPr>
            <w:tcW w:w="0" w:type="auto"/>
            <w:hideMark/>
          </w:tcPr>
          <w:p w14:paraId="113D9A8E" w14:textId="77777777" w:rsidR="00E779ED" w:rsidRPr="00E779ED" w:rsidRDefault="00E779ED" w:rsidP="00E779ED">
            <w:pPr>
              <w:spacing w:after="160" w:line="259" w:lineRule="auto"/>
              <w:cnfStyle w:val="000000000000" w:firstRow="0" w:lastRow="0" w:firstColumn="0" w:lastColumn="0" w:oddVBand="0" w:evenVBand="0" w:oddHBand="0" w:evenHBand="0" w:firstRowFirstColumn="0" w:firstRowLastColumn="0" w:lastRowFirstColumn="0" w:lastRowLastColumn="0"/>
              <w:rPr>
                <w:ins w:id="2579" w:author="Alfredo" w:date="2020-10-12T12:27:00Z"/>
              </w:rPr>
            </w:pPr>
            <w:ins w:id="2580" w:author="Alfredo" w:date="2020-10-12T12:27:00Z">
              <w:r w:rsidRPr="00E779ED">
                <w:t>Gradiente con dirección o ángulo.</w:t>
              </w:r>
            </w:ins>
          </w:p>
        </w:tc>
      </w:tr>
      <w:tr w:rsidR="00DA57A2" w:rsidRPr="00E779ED" w14:paraId="015CC8BC" w14:textId="77777777" w:rsidTr="00DA57A2">
        <w:trPr>
          <w:cnfStyle w:val="000000100000" w:firstRow="0" w:lastRow="0" w:firstColumn="0" w:lastColumn="0" w:oddVBand="0" w:evenVBand="0" w:oddHBand="1" w:evenHBand="0" w:firstRowFirstColumn="0" w:firstRowLastColumn="0" w:lastRowFirstColumn="0" w:lastRowLastColumn="0"/>
          <w:jc w:val="center"/>
          <w:ins w:id="2581" w:author="Alfredo" w:date="2020-10-12T12:27:00Z"/>
        </w:trPr>
        <w:tc>
          <w:tcPr>
            <w:cnfStyle w:val="001000000000" w:firstRow="0" w:lastRow="0" w:firstColumn="1" w:lastColumn="0" w:oddVBand="0" w:evenVBand="0" w:oddHBand="0" w:evenHBand="0" w:firstRowFirstColumn="0" w:firstRowLastColumn="0" w:lastRowFirstColumn="0" w:lastRowLastColumn="0"/>
            <w:tcW w:w="0" w:type="auto"/>
            <w:hideMark/>
          </w:tcPr>
          <w:p w14:paraId="6F094A55" w14:textId="3464B9F4" w:rsidR="00E779ED" w:rsidRPr="00E779ED" w:rsidRDefault="00E779ED" w:rsidP="00E779ED">
            <w:pPr>
              <w:spacing w:after="160" w:line="259" w:lineRule="auto"/>
              <w:rPr>
                <w:ins w:id="2582" w:author="Alfredo" w:date="2020-10-12T12:27:00Z"/>
              </w:rPr>
            </w:pPr>
            <w:ins w:id="2583" w:author="Alfredo" w:date="2020-10-12T12:27:00Z">
              <w:r w:rsidRPr="00E779ED">
                <w:t>linear-gradient(</w:t>
              </w:r>
            </w:ins>
            <w:ins w:id="2584" w:author="Alfredo" w:date="2020-10-12T12:32:00Z">
              <w:r w:rsidR="00DA57A2">
                <w:t>direction</w:t>
              </w:r>
            </w:ins>
            <w:ins w:id="2585" w:author="Alfredo" w:date="2020-10-12T12:27:00Z">
              <w:r w:rsidRPr="00E779ED">
                <w:t xml:space="preserve"> | </w:t>
              </w:r>
            </w:ins>
            <w:ins w:id="2586" w:author="Alfredo" w:date="2020-10-12T12:32:00Z">
              <w:r w:rsidR="00DA57A2">
                <w:t>angle</w:t>
              </w:r>
            </w:ins>
            <w:ins w:id="2587" w:author="Alfredo" w:date="2020-10-12T12:27:00Z">
              <w:r w:rsidRPr="00E779ED">
                <w:t>,</w:t>
              </w:r>
            </w:ins>
            <w:ins w:id="2588" w:author="Alfredo" w:date="2020-10-12T12:32:00Z">
              <w:r w:rsidR="00DA57A2">
                <w:t>color size</w:t>
              </w:r>
            </w:ins>
            <w:ins w:id="2589" w:author="Alfredo" w:date="2020-10-12T12:27:00Z">
              <w:r w:rsidRPr="00E779ED">
                <w:t xml:space="preserve"> ,</w:t>
              </w:r>
            </w:ins>
            <w:ins w:id="2590" w:author="Alfredo" w:date="2020-10-12T12:32:00Z">
              <w:r w:rsidR="00DA57A2">
                <w:t xml:space="preserve"> color size</w:t>
              </w:r>
            </w:ins>
            <w:ins w:id="2591" w:author="Alfredo" w:date="2020-10-12T12:27:00Z">
              <w:r w:rsidRPr="00E779ED">
                <w:t xml:space="preserve"> , ...)</w:t>
              </w:r>
            </w:ins>
          </w:p>
        </w:tc>
        <w:tc>
          <w:tcPr>
            <w:tcW w:w="0" w:type="auto"/>
            <w:hideMark/>
          </w:tcPr>
          <w:p w14:paraId="5275842E" w14:textId="77777777" w:rsidR="00E779ED" w:rsidRPr="00E779ED" w:rsidRDefault="00E779ED" w:rsidP="00E779ED">
            <w:pPr>
              <w:spacing w:after="160" w:line="259" w:lineRule="auto"/>
              <w:cnfStyle w:val="000000100000" w:firstRow="0" w:lastRow="0" w:firstColumn="0" w:lastColumn="0" w:oddVBand="0" w:evenVBand="0" w:oddHBand="1" w:evenHBand="0" w:firstRowFirstColumn="0" w:firstRowLastColumn="0" w:lastRowFirstColumn="0" w:lastRowLastColumn="0"/>
              <w:rPr>
                <w:ins w:id="2592" w:author="Alfredo" w:date="2020-10-12T12:27:00Z"/>
              </w:rPr>
            </w:pPr>
            <w:ins w:id="2593" w:author="Alfredo" w:date="2020-10-12T12:27:00Z">
              <w:r w:rsidRPr="00E779ED">
                <w:t>Gradiente indicando el tamaño del color.</w:t>
              </w:r>
            </w:ins>
          </w:p>
        </w:tc>
      </w:tr>
    </w:tbl>
    <w:p w14:paraId="06161296" w14:textId="77777777" w:rsidR="00E779ED" w:rsidRDefault="00E779ED">
      <w:pPr>
        <w:spacing w:after="0"/>
        <w:rPr>
          <w:ins w:id="2594" w:author="Alfredo" w:date="2020-10-12T12:28:00Z"/>
        </w:rPr>
        <w:pPrChange w:id="2595" w:author="Alfredo" w:date="2020-10-12T12:28:00Z">
          <w:pPr/>
        </w:pPrChange>
      </w:pPr>
    </w:p>
    <w:p w14:paraId="5F8D769D" w14:textId="77777777" w:rsidR="00E779ED" w:rsidRDefault="00E779ED">
      <w:pPr>
        <w:spacing w:after="0"/>
        <w:rPr>
          <w:ins w:id="2596" w:author="Alfredo" w:date="2020-10-12T12:35:00Z"/>
        </w:rPr>
        <w:pPrChange w:id="2597" w:author="Alfredo" w:date="2020-10-12T12:28:00Z">
          <w:pPr/>
        </w:pPrChange>
      </w:pPr>
      <w:ins w:id="2598" w:author="Alfredo" w:date="2020-10-12T12:27:00Z">
        <w:r w:rsidRPr="00E779ED">
          <w:t>El ejemplo más básico de los anteriores es el primero, donde simplemente indicaremos los colores del gradiente (</w:t>
        </w:r>
        <w:r w:rsidRPr="00E779ED">
          <w:rPr>
            <w:rFonts w:ascii="Times New Roman" w:hAnsi="Times New Roman" w:cs="Times New Roman"/>
            <w:i/>
            <w:iCs/>
            <w:rPrChange w:id="2599" w:author="Alfredo" w:date="2020-10-12T12:27:00Z">
              <w:rPr>
                <w:i/>
                <w:iCs/>
              </w:rPr>
            </w:rPrChange>
          </w:rPr>
          <w:t>para que se aprecie el degradado, como mínimo deben ser 2 colores</w:t>
        </w:r>
        <w:r w:rsidRPr="00E779ED">
          <w:t>):</w:t>
        </w:r>
      </w:ins>
    </w:p>
    <w:p w14:paraId="3605BC53" w14:textId="77777777" w:rsidR="00DA57A2" w:rsidRPr="00E779ED" w:rsidRDefault="00DA57A2">
      <w:pPr>
        <w:spacing w:after="0"/>
        <w:rPr>
          <w:ins w:id="2600" w:author="Alfredo" w:date="2020-10-12T12:27:00Z"/>
        </w:rPr>
        <w:pPrChange w:id="2601" w:author="Alfredo" w:date="2020-10-12T12:28:00Z">
          <w:pPr/>
        </w:pPrChange>
      </w:pPr>
    </w:p>
    <w:bookmarkStart w:id="2602" w:name="_MON_1664011289"/>
    <w:bookmarkEnd w:id="2602"/>
    <w:p w14:paraId="16E9AAE8" w14:textId="77777777" w:rsidR="00240887" w:rsidRDefault="00DA57A2">
      <w:pPr>
        <w:rPr>
          <w:ins w:id="2603" w:author="Alfredo" w:date="2020-10-12T12:36:00Z"/>
        </w:rPr>
      </w:pPr>
      <w:ins w:id="2604" w:author="Alfredo" w:date="2020-10-12T12:34:00Z">
        <w:r>
          <w:object w:dxaOrig="8838" w:dyaOrig="855" w14:anchorId="082285DE">
            <v:shape id="_x0000_i1055" type="#_x0000_t75" style="width:441.75pt;height:42.75pt" o:ole="">
              <v:imagedata r:id="rId90" o:title=""/>
            </v:shape>
            <o:OLEObject Type="Embed" ProgID="Word.OpenDocumentText.12" ShapeID="_x0000_i1055" DrawAspect="Content" ObjectID="_1664042564" r:id="rId91"/>
          </w:object>
        </w:r>
      </w:ins>
    </w:p>
    <w:p w14:paraId="12430DFA" w14:textId="77777777" w:rsidR="00DA57A2" w:rsidRPr="00DA57A2" w:rsidRDefault="00DA57A2" w:rsidP="00DA57A2">
      <w:pPr>
        <w:rPr>
          <w:ins w:id="2605" w:author="Alfredo" w:date="2020-10-12T12:36:00Z"/>
        </w:rPr>
      </w:pPr>
      <w:ins w:id="2606" w:author="Alfredo" w:date="2020-10-12T12:36:00Z">
        <w:r w:rsidRPr="00DA57A2">
          <w:t xml:space="preserve">Esto dibujará un degradado con los colores indicados en dirección desde </w:t>
        </w:r>
        <w:r w:rsidRPr="00DA57A2">
          <w:rPr>
            <w:b/>
            <w:bCs/>
          </w:rPr>
          <w:t>arriba hacia abajo</w:t>
        </w:r>
        <w:r w:rsidRPr="00DA57A2">
          <w:t>, que es la dirección por defecto. Se pueden ir añadiendo más colores al gradiente si se desea, o cambiar la dirección del degradado, como veremos a continuación:</w:t>
        </w:r>
      </w:ins>
    </w:p>
    <w:p w14:paraId="317BF295" w14:textId="67EB6A61" w:rsidR="00DA57A2" w:rsidRPr="00DA57A2" w:rsidRDefault="00DA57A2">
      <w:pPr>
        <w:jc w:val="center"/>
        <w:rPr>
          <w:ins w:id="2607" w:author="Alfredo" w:date="2020-10-12T12:36:00Z"/>
        </w:rPr>
        <w:pPrChange w:id="2608" w:author="Alfredo" w:date="2020-10-12T12:36:00Z">
          <w:pPr/>
        </w:pPrChange>
      </w:pPr>
      <w:ins w:id="2609" w:author="Alfredo" w:date="2020-10-12T12:36:00Z">
        <w:r w:rsidRPr="00DA57A2">
          <w:rPr>
            <w:noProof/>
            <w:lang w:eastAsia="es-MX"/>
          </w:rPr>
          <w:drawing>
            <wp:inline distT="0" distB="0" distL="0" distR="0" wp14:anchorId="380AD2BA" wp14:editId="1CA5CA8C">
              <wp:extent cx="4295775" cy="2359651"/>
              <wp:effectExtent l="0" t="0" r="0" b="3175"/>
              <wp:docPr id="7" name="Imagen 7" descr="Gradiente line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descr="Gradiente lineal"/>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4312124" cy="2368631"/>
                      </a:xfrm>
                      <a:prstGeom prst="rect">
                        <a:avLst/>
                      </a:prstGeom>
                      <a:noFill/>
                      <a:ln>
                        <a:noFill/>
                      </a:ln>
                    </pic:spPr>
                  </pic:pic>
                </a:graphicData>
              </a:graphic>
            </wp:inline>
          </w:drawing>
        </w:r>
      </w:ins>
    </w:p>
    <w:p w14:paraId="7B1611E5" w14:textId="77777777" w:rsidR="00DA57A2" w:rsidRPr="00DA57A2" w:rsidRDefault="00DA57A2" w:rsidP="00DA57A2">
      <w:pPr>
        <w:rPr>
          <w:ins w:id="2610" w:author="Alfredo" w:date="2020-10-12T12:36:00Z"/>
        </w:rPr>
      </w:pPr>
      <w:ins w:id="2611" w:author="Alfredo" w:date="2020-10-12T12:36:00Z">
        <w:r w:rsidRPr="00DA57A2">
          <w:t>Pero los parámetros que se pueden utilizar son los siguientes:</w:t>
        </w:r>
      </w:ins>
    </w:p>
    <w:tbl>
      <w:tblPr>
        <w:tblStyle w:val="Tabladecuadrcula4-nfasis5"/>
        <w:tblW w:w="0" w:type="auto"/>
        <w:tblLook w:val="04A0" w:firstRow="1" w:lastRow="0" w:firstColumn="1" w:lastColumn="0" w:noHBand="0" w:noVBand="1"/>
        <w:tblPrChange w:id="2612" w:author="Alfredo" w:date="2020-10-12T12:37:00Z">
          <w:tblPr>
            <w:tblW w:w="0" w:type="auto"/>
            <w:tblCellSpacing w:w="15" w:type="dxa"/>
            <w:tblCellMar>
              <w:top w:w="15" w:type="dxa"/>
              <w:left w:w="15" w:type="dxa"/>
              <w:bottom w:w="15" w:type="dxa"/>
              <w:right w:w="15" w:type="dxa"/>
            </w:tblCellMar>
            <w:tblLook w:val="04A0" w:firstRow="1" w:lastRow="0" w:firstColumn="1" w:lastColumn="0" w:noHBand="0" w:noVBand="1"/>
          </w:tblPr>
        </w:tblPrChange>
      </w:tblPr>
      <w:tblGrid>
        <w:gridCol w:w="1279"/>
        <w:gridCol w:w="7642"/>
        <w:tblGridChange w:id="2613">
          <w:tblGrid>
            <w:gridCol w:w="1138"/>
            <w:gridCol w:w="7793"/>
          </w:tblGrid>
        </w:tblGridChange>
      </w:tblGrid>
      <w:tr w:rsidR="00A3155F" w:rsidRPr="00A3155F" w14:paraId="159AF03A" w14:textId="77777777" w:rsidTr="00A3155F">
        <w:trPr>
          <w:cnfStyle w:val="100000000000" w:firstRow="1" w:lastRow="0" w:firstColumn="0" w:lastColumn="0" w:oddVBand="0" w:evenVBand="0" w:oddHBand="0" w:evenHBand="0" w:firstRowFirstColumn="0" w:firstRowLastColumn="0" w:lastRowFirstColumn="0" w:lastRowLastColumn="0"/>
          <w:ins w:id="2614" w:author="Alfredo" w:date="2020-10-12T12:37:00Z"/>
          <w:trPrChange w:id="2615" w:author="Alfredo" w:date="2020-10-12T12:37:00Z">
            <w:trPr>
              <w:tblHeader/>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2616" w:author="Alfredo" w:date="2020-10-12T12:37:00Z">
              <w:tcPr>
                <w:tcW w:w="0" w:type="auto"/>
                <w:vAlign w:val="center"/>
                <w:hideMark/>
              </w:tcPr>
            </w:tcPrChange>
          </w:tcPr>
          <w:p w14:paraId="44C7982C" w14:textId="77777777" w:rsidR="00A3155F" w:rsidRPr="00A3155F" w:rsidRDefault="00A3155F">
            <w:pPr>
              <w:spacing w:after="160" w:line="259" w:lineRule="auto"/>
              <w:jc w:val="center"/>
              <w:cnfStyle w:val="101000000000" w:firstRow="1" w:lastRow="0" w:firstColumn="1" w:lastColumn="0" w:oddVBand="0" w:evenVBand="0" w:oddHBand="0" w:evenHBand="0" w:firstRowFirstColumn="0" w:firstRowLastColumn="0" w:lastRowFirstColumn="0" w:lastRowLastColumn="0"/>
              <w:rPr>
                <w:ins w:id="2617" w:author="Alfredo" w:date="2020-10-12T12:37:00Z"/>
              </w:rPr>
              <w:pPrChange w:id="2618" w:author="Alfredo" w:date="2020-10-12T12:37:00Z">
                <w:pPr>
                  <w:spacing w:after="160" w:line="259" w:lineRule="auto"/>
                  <w:cnfStyle w:val="101000000000" w:firstRow="1" w:lastRow="0" w:firstColumn="1" w:lastColumn="0" w:oddVBand="0" w:evenVBand="0" w:oddHBand="0" w:evenHBand="0" w:firstRowFirstColumn="0" w:firstRowLastColumn="0" w:lastRowFirstColumn="0" w:lastRowLastColumn="0"/>
                </w:pPr>
              </w:pPrChange>
            </w:pPr>
            <w:ins w:id="2619" w:author="Alfredo" w:date="2020-10-12T12:37:00Z">
              <w:r w:rsidRPr="00A3155F">
                <w:t>Parámetros</w:t>
              </w:r>
            </w:ins>
          </w:p>
        </w:tc>
        <w:tc>
          <w:tcPr>
            <w:tcW w:w="0" w:type="auto"/>
            <w:hideMark/>
            <w:tcPrChange w:id="2620" w:author="Alfredo" w:date="2020-10-12T12:37:00Z">
              <w:tcPr>
                <w:tcW w:w="0" w:type="auto"/>
                <w:vAlign w:val="center"/>
                <w:hideMark/>
              </w:tcPr>
            </w:tcPrChange>
          </w:tcPr>
          <w:p w14:paraId="38259A3D" w14:textId="77777777" w:rsidR="00A3155F" w:rsidRPr="00A3155F" w:rsidRDefault="00A3155F">
            <w:pPr>
              <w:spacing w:after="160" w:line="259" w:lineRule="auto"/>
              <w:jc w:val="center"/>
              <w:cnfStyle w:val="100000000000" w:firstRow="1" w:lastRow="0" w:firstColumn="0" w:lastColumn="0" w:oddVBand="0" w:evenVBand="0" w:oddHBand="0" w:evenHBand="0" w:firstRowFirstColumn="0" w:firstRowLastColumn="0" w:lastRowFirstColumn="0" w:lastRowLastColumn="0"/>
              <w:rPr>
                <w:ins w:id="2621" w:author="Alfredo" w:date="2020-10-12T12:37:00Z"/>
              </w:rPr>
              <w:pPrChange w:id="2622" w:author="Alfredo" w:date="2020-10-12T12:37:00Z">
                <w:pPr>
                  <w:spacing w:after="160" w:line="259" w:lineRule="auto"/>
                  <w:cnfStyle w:val="100000000000" w:firstRow="1" w:lastRow="0" w:firstColumn="0" w:lastColumn="0" w:oddVBand="0" w:evenVBand="0" w:oddHBand="0" w:evenHBand="0" w:firstRowFirstColumn="0" w:firstRowLastColumn="0" w:lastRowFirstColumn="0" w:lastRowLastColumn="0"/>
                </w:pPr>
              </w:pPrChange>
            </w:pPr>
            <w:ins w:id="2623" w:author="Alfredo" w:date="2020-10-12T12:37:00Z">
              <w:r w:rsidRPr="00A3155F">
                <w:t>Valor</w:t>
              </w:r>
            </w:ins>
          </w:p>
        </w:tc>
      </w:tr>
      <w:tr w:rsidR="00A3155F" w:rsidRPr="00A3155F" w14:paraId="2798DC36" w14:textId="77777777" w:rsidTr="00A3155F">
        <w:trPr>
          <w:cnfStyle w:val="000000100000" w:firstRow="0" w:lastRow="0" w:firstColumn="0" w:lastColumn="0" w:oddVBand="0" w:evenVBand="0" w:oddHBand="1" w:evenHBand="0" w:firstRowFirstColumn="0" w:firstRowLastColumn="0" w:lastRowFirstColumn="0" w:lastRowLastColumn="0"/>
          <w:ins w:id="2624" w:author="Alfredo" w:date="2020-10-12T12:37:00Z"/>
          <w:trPrChange w:id="2625" w:author="Alfredo" w:date="2020-10-12T12:38:00Z">
            <w:trPr>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vAlign w:val="center"/>
            <w:hideMark/>
            <w:tcPrChange w:id="2626" w:author="Alfredo" w:date="2020-10-12T12:38:00Z">
              <w:tcPr>
                <w:tcW w:w="0" w:type="auto"/>
                <w:vAlign w:val="center"/>
                <w:hideMark/>
              </w:tcPr>
            </w:tcPrChange>
          </w:tcPr>
          <w:p w14:paraId="73FEA148" w14:textId="1737A3A6" w:rsidR="00A3155F" w:rsidRPr="00A3155F" w:rsidRDefault="00A3155F">
            <w:pPr>
              <w:spacing w:after="160" w:line="259" w:lineRule="auto"/>
              <w:jc w:val="center"/>
              <w:cnfStyle w:val="001000100000" w:firstRow="0" w:lastRow="0" w:firstColumn="1" w:lastColumn="0" w:oddVBand="0" w:evenVBand="0" w:oddHBand="1" w:evenHBand="0" w:firstRowFirstColumn="0" w:firstRowLastColumn="0" w:lastRowFirstColumn="0" w:lastRowLastColumn="0"/>
              <w:rPr>
                <w:ins w:id="2627" w:author="Alfredo" w:date="2020-10-12T12:37:00Z"/>
              </w:rPr>
              <w:pPrChange w:id="2628" w:author="Alfredo" w:date="2020-10-12T12:38:00Z">
                <w:pPr>
                  <w:spacing w:after="160" w:line="259" w:lineRule="auto"/>
                  <w:cnfStyle w:val="001000100000" w:firstRow="0" w:lastRow="0" w:firstColumn="1" w:lastColumn="0" w:oddVBand="0" w:evenVBand="0" w:oddHBand="1" w:evenHBand="0" w:firstRowFirstColumn="0" w:firstRowLastColumn="0" w:lastRowFirstColumn="0" w:lastRowLastColumn="0"/>
                </w:pPr>
              </w:pPrChange>
            </w:pPr>
            <w:ins w:id="2629" w:author="Alfredo" w:date="2020-10-12T12:37:00Z">
              <w:r>
                <w:t>direction</w:t>
              </w:r>
            </w:ins>
          </w:p>
        </w:tc>
        <w:tc>
          <w:tcPr>
            <w:tcW w:w="0" w:type="auto"/>
            <w:hideMark/>
            <w:tcPrChange w:id="2630" w:author="Alfredo" w:date="2020-10-12T12:38:00Z">
              <w:tcPr>
                <w:tcW w:w="0" w:type="auto"/>
                <w:vAlign w:val="center"/>
                <w:hideMark/>
              </w:tcPr>
            </w:tcPrChange>
          </w:tcPr>
          <w:p w14:paraId="0A7E3A8D" w14:textId="77777777" w:rsidR="00A3155F" w:rsidRPr="00A3155F" w:rsidRDefault="00A3155F" w:rsidP="00A3155F">
            <w:pPr>
              <w:spacing w:after="160" w:line="259" w:lineRule="auto"/>
              <w:cnfStyle w:val="000000100000" w:firstRow="0" w:lastRow="0" w:firstColumn="0" w:lastColumn="0" w:oddVBand="0" w:evenVBand="0" w:oddHBand="1" w:evenHBand="0" w:firstRowFirstColumn="0" w:firstRowLastColumn="0" w:lastRowFirstColumn="0" w:lastRowLastColumn="0"/>
              <w:rPr>
                <w:ins w:id="2631" w:author="Alfredo" w:date="2020-10-12T12:37:00Z"/>
              </w:rPr>
            </w:pPr>
            <w:ins w:id="2632" w:author="Alfredo" w:date="2020-10-12T12:37:00Z">
              <w:r w:rsidRPr="00A3155F">
                <w:t>Dirección del gradiente lineal (</w:t>
              </w:r>
              <w:r w:rsidRPr="00A3155F">
                <w:rPr>
                  <w:i/>
                  <w:iCs/>
                </w:rPr>
                <w:t>ver valores posibles más adelante</w:t>
              </w:r>
              <w:r w:rsidRPr="00A3155F">
                <w:t xml:space="preserve">). El valor por defecto es </w:t>
              </w:r>
              <w:r w:rsidRPr="00A3155F">
                <w:rPr>
                  <w:b/>
                  <w:bCs/>
                </w:rPr>
                <w:t>to bottom</w:t>
              </w:r>
              <w:r w:rsidRPr="00A3155F">
                <w:t>.</w:t>
              </w:r>
            </w:ins>
          </w:p>
        </w:tc>
      </w:tr>
      <w:tr w:rsidR="00A3155F" w:rsidRPr="00A3155F" w14:paraId="4C32B8B5" w14:textId="77777777" w:rsidTr="00A3155F">
        <w:trPr>
          <w:ins w:id="2633" w:author="Alfredo" w:date="2020-10-12T12:37:00Z"/>
          <w:trPrChange w:id="2634" w:author="Alfredo" w:date="2020-10-12T12:38:00Z">
            <w:trPr>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vAlign w:val="center"/>
            <w:hideMark/>
            <w:tcPrChange w:id="2635" w:author="Alfredo" w:date="2020-10-12T12:38:00Z">
              <w:tcPr>
                <w:tcW w:w="0" w:type="auto"/>
                <w:vAlign w:val="center"/>
                <w:hideMark/>
              </w:tcPr>
            </w:tcPrChange>
          </w:tcPr>
          <w:p w14:paraId="2E44C4CE" w14:textId="4C8DC90E" w:rsidR="00A3155F" w:rsidRPr="00A3155F" w:rsidRDefault="00A3155F">
            <w:pPr>
              <w:spacing w:after="160" w:line="259" w:lineRule="auto"/>
              <w:jc w:val="center"/>
              <w:rPr>
                <w:ins w:id="2636" w:author="Alfredo" w:date="2020-10-12T12:37:00Z"/>
              </w:rPr>
              <w:pPrChange w:id="2637" w:author="Alfredo" w:date="2020-10-12T12:38:00Z">
                <w:pPr>
                  <w:spacing w:after="160" w:line="259" w:lineRule="auto"/>
                </w:pPr>
              </w:pPrChange>
            </w:pPr>
            <w:ins w:id="2638" w:author="Alfredo" w:date="2020-10-12T12:38:00Z">
              <w:r>
                <w:t>angle</w:t>
              </w:r>
            </w:ins>
          </w:p>
        </w:tc>
        <w:tc>
          <w:tcPr>
            <w:tcW w:w="0" w:type="auto"/>
            <w:hideMark/>
            <w:tcPrChange w:id="2639" w:author="Alfredo" w:date="2020-10-12T12:38:00Z">
              <w:tcPr>
                <w:tcW w:w="0" w:type="auto"/>
                <w:vAlign w:val="center"/>
                <w:hideMark/>
              </w:tcPr>
            </w:tcPrChange>
          </w:tcPr>
          <w:p w14:paraId="1F3EEDBA" w14:textId="77777777" w:rsidR="00A3155F" w:rsidRPr="00A3155F" w:rsidRDefault="00A3155F" w:rsidP="00A3155F">
            <w:pPr>
              <w:spacing w:after="160" w:line="259" w:lineRule="auto"/>
              <w:cnfStyle w:val="000000000000" w:firstRow="0" w:lastRow="0" w:firstColumn="0" w:lastColumn="0" w:oddVBand="0" w:evenVBand="0" w:oddHBand="0" w:evenHBand="0" w:firstRowFirstColumn="0" w:firstRowLastColumn="0" w:lastRowFirstColumn="0" w:lastRowLastColumn="0"/>
              <w:rPr>
                <w:ins w:id="2640" w:author="Alfredo" w:date="2020-10-12T12:37:00Z"/>
              </w:rPr>
            </w:pPr>
            <w:ins w:id="2641" w:author="Alfredo" w:date="2020-10-12T12:37:00Z">
              <w:r w:rsidRPr="00A3155F">
                <w:t>Número de ángulos de la dirección del gradiente lineal. Alternativa a la opción anterior.</w:t>
              </w:r>
            </w:ins>
          </w:p>
        </w:tc>
      </w:tr>
      <w:tr w:rsidR="00A3155F" w:rsidRPr="00A3155F" w14:paraId="74D8EA19" w14:textId="77777777" w:rsidTr="00A3155F">
        <w:trPr>
          <w:cnfStyle w:val="000000100000" w:firstRow="0" w:lastRow="0" w:firstColumn="0" w:lastColumn="0" w:oddVBand="0" w:evenVBand="0" w:oddHBand="1" w:evenHBand="0" w:firstRowFirstColumn="0" w:firstRowLastColumn="0" w:lastRowFirstColumn="0" w:lastRowLastColumn="0"/>
          <w:ins w:id="2642" w:author="Alfredo" w:date="2020-10-12T12:37:00Z"/>
          <w:trPrChange w:id="2643" w:author="Alfredo" w:date="2020-10-12T12:38:00Z">
            <w:trPr>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vAlign w:val="center"/>
            <w:hideMark/>
            <w:tcPrChange w:id="2644" w:author="Alfredo" w:date="2020-10-12T12:38:00Z">
              <w:tcPr>
                <w:tcW w:w="0" w:type="auto"/>
                <w:vAlign w:val="center"/>
                <w:hideMark/>
              </w:tcPr>
            </w:tcPrChange>
          </w:tcPr>
          <w:p w14:paraId="50E4E42D" w14:textId="76670F4D" w:rsidR="00A3155F" w:rsidRPr="00A3155F" w:rsidRDefault="00A3155F">
            <w:pPr>
              <w:spacing w:after="160" w:line="259" w:lineRule="auto"/>
              <w:jc w:val="center"/>
              <w:cnfStyle w:val="001000100000" w:firstRow="0" w:lastRow="0" w:firstColumn="1" w:lastColumn="0" w:oddVBand="0" w:evenVBand="0" w:oddHBand="1" w:evenHBand="0" w:firstRowFirstColumn="0" w:firstRowLastColumn="0" w:lastRowFirstColumn="0" w:lastRowLastColumn="0"/>
              <w:rPr>
                <w:ins w:id="2645" w:author="Alfredo" w:date="2020-10-12T12:37:00Z"/>
              </w:rPr>
              <w:pPrChange w:id="2646" w:author="Alfredo" w:date="2020-10-12T12:38:00Z">
                <w:pPr>
                  <w:spacing w:after="160" w:line="259" w:lineRule="auto"/>
                  <w:cnfStyle w:val="001000100000" w:firstRow="0" w:lastRow="0" w:firstColumn="1" w:lastColumn="0" w:oddVBand="0" w:evenVBand="0" w:oddHBand="1" w:evenHBand="0" w:firstRowFirstColumn="0" w:firstRowLastColumn="0" w:lastRowFirstColumn="0" w:lastRowLastColumn="0"/>
                </w:pPr>
              </w:pPrChange>
            </w:pPr>
            <w:ins w:id="2647" w:author="Alfredo" w:date="2020-10-12T12:38:00Z">
              <w:r>
                <w:t>color</w:t>
              </w:r>
            </w:ins>
          </w:p>
        </w:tc>
        <w:tc>
          <w:tcPr>
            <w:tcW w:w="0" w:type="auto"/>
            <w:hideMark/>
            <w:tcPrChange w:id="2648" w:author="Alfredo" w:date="2020-10-12T12:38:00Z">
              <w:tcPr>
                <w:tcW w:w="0" w:type="auto"/>
                <w:vAlign w:val="center"/>
                <w:hideMark/>
              </w:tcPr>
            </w:tcPrChange>
          </w:tcPr>
          <w:p w14:paraId="781265D1" w14:textId="77777777" w:rsidR="00A3155F" w:rsidRPr="00A3155F" w:rsidRDefault="00A3155F" w:rsidP="00A3155F">
            <w:pPr>
              <w:spacing w:after="160" w:line="259" w:lineRule="auto"/>
              <w:cnfStyle w:val="000000100000" w:firstRow="0" w:lastRow="0" w:firstColumn="0" w:lastColumn="0" w:oddVBand="0" w:evenVBand="0" w:oddHBand="1" w:evenHBand="0" w:firstRowFirstColumn="0" w:firstRowLastColumn="0" w:lastRowFirstColumn="0" w:lastRowLastColumn="0"/>
              <w:rPr>
                <w:ins w:id="2649" w:author="Alfredo" w:date="2020-10-12T12:37:00Z"/>
              </w:rPr>
            </w:pPr>
            <w:ins w:id="2650" w:author="Alfredo" w:date="2020-10-12T12:37:00Z">
              <w:r w:rsidRPr="00A3155F">
                <w:t>El primer color del gradiente</w:t>
              </w:r>
            </w:ins>
          </w:p>
        </w:tc>
      </w:tr>
      <w:tr w:rsidR="00A3155F" w:rsidRPr="00A3155F" w14:paraId="69C7B948" w14:textId="77777777" w:rsidTr="00A3155F">
        <w:trPr>
          <w:ins w:id="2651" w:author="Alfredo" w:date="2020-10-12T12:37:00Z"/>
          <w:trPrChange w:id="2652" w:author="Alfredo" w:date="2020-10-12T12:38:00Z">
            <w:trPr>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vAlign w:val="center"/>
            <w:hideMark/>
            <w:tcPrChange w:id="2653" w:author="Alfredo" w:date="2020-10-12T12:38:00Z">
              <w:tcPr>
                <w:tcW w:w="0" w:type="auto"/>
                <w:vAlign w:val="center"/>
                <w:hideMark/>
              </w:tcPr>
            </w:tcPrChange>
          </w:tcPr>
          <w:p w14:paraId="4099C5EE" w14:textId="1DFEAD52" w:rsidR="00A3155F" w:rsidRPr="00A3155F" w:rsidRDefault="00A3155F">
            <w:pPr>
              <w:spacing w:after="160" w:line="259" w:lineRule="auto"/>
              <w:jc w:val="center"/>
              <w:rPr>
                <w:ins w:id="2654" w:author="Alfredo" w:date="2020-10-12T12:37:00Z"/>
              </w:rPr>
              <w:pPrChange w:id="2655" w:author="Alfredo" w:date="2020-10-12T12:38:00Z">
                <w:pPr>
                  <w:spacing w:after="160" w:line="259" w:lineRule="auto"/>
                </w:pPr>
              </w:pPrChange>
            </w:pPr>
            <w:ins w:id="2656" w:author="Alfredo" w:date="2020-10-12T12:38:00Z">
              <w:r>
                <w:lastRenderedPageBreak/>
                <w:t>color</w:t>
              </w:r>
            </w:ins>
          </w:p>
        </w:tc>
        <w:tc>
          <w:tcPr>
            <w:tcW w:w="0" w:type="auto"/>
            <w:hideMark/>
            <w:tcPrChange w:id="2657" w:author="Alfredo" w:date="2020-10-12T12:38:00Z">
              <w:tcPr>
                <w:tcW w:w="0" w:type="auto"/>
                <w:vAlign w:val="center"/>
                <w:hideMark/>
              </w:tcPr>
            </w:tcPrChange>
          </w:tcPr>
          <w:p w14:paraId="664B173F" w14:textId="77777777" w:rsidR="00A3155F" w:rsidRPr="00A3155F" w:rsidRDefault="00A3155F" w:rsidP="00A3155F">
            <w:pPr>
              <w:spacing w:after="160" w:line="259" w:lineRule="auto"/>
              <w:cnfStyle w:val="000000000000" w:firstRow="0" w:lastRow="0" w:firstColumn="0" w:lastColumn="0" w:oddVBand="0" w:evenVBand="0" w:oddHBand="0" w:evenHBand="0" w:firstRowFirstColumn="0" w:firstRowLastColumn="0" w:lastRowFirstColumn="0" w:lastRowLastColumn="0"/>
              <w:rPr>
                <w:ins w:id="2658" w:author="Alfredo" w:date="2020-10-12T12:37:00Z"/>
              </w:rPr>
            </w:pPr>
            <w:ins w:id="2659" w:author="Alfredo" w:date="2020-10-12T12:37:00Z">
              <w:r w:rsidRPr="00A3155F">
                <w:t>El siguiente color del gradiente</w:t>
              </w:r>
            </w:ins>
          </w:p>
        </w:tc>
      </w:tr>
      <w:tr w:rsidR="00A3155F" w:rsidRPr="00A3155F" w14:paraId="0DA88D29" w14:textId="77777777" w:rsidTr="00A3155F">
        <w:trPr>
          <w:cnfStyle w:val="000000100000" w:firstRow="0" w:lastRow="0" w:firstColumn="0" w:lastColumn="0" w:oddVBand="0" w:evenVBand="0" w:oddHBand="1" w:evenHBand="0" w:firstRowFirstColumn="0" w:firstRowLastColumn="0" w:lastRowFirstColumn="0" w:lastRowLastColumn="0"/>
          <w:ins w:id="2660" w:author="Alfredo" w:date="2020-10-12T12:37:00Z"/>
          <w:trPrChange w:id="2661" w:author="Alfredo" w:date="2020-10-12T12:38:00Z">
            <w:trPr>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vAlign w:val="center"/>
            <w:hideMark/>
            <w:tcPrChange w:id="2662" w:author="Alfredo" w:date="2020-10-12T12:38:00Z">
              <w:tcPr>
                <w:tcW w:w="0" w:type="auto"/>
                <w:vAlign w:val="center"/>
                <w:hideMark/>
              </w:tcPr>
            </w:tcPrChange>
          </w:tcPr>
          <w:p w14:paraId="2E1BE07D" w14:textId="54D86118" w:rsidR="00A3155F" w:rsidRPr="00A3155F" w:rsidRDefault="00A3155F">
            <w:pPr>
              <w:spacing w:after="160" w:line="259" w:lineRule="auto"/>
              <w:jc w:val="center"/>
              <w:cnfStyle w:val="001000100000" w:firstRow="0" w:lastRow="0" w:firstColumn="1" w:lastColumn="0" w:oddVBand="0" w:evenVBand="0" w:oddHBand="1" w:evenHBand="0" w:firstRowFirstColumn="0" w:firstRowLastColumn="0" w:lastRowFirstColumn="0" w:lastRowLastColumn="0"/>
              <w:rPr>
                <w:ins w:id="2663" w:author="Alfredo" w:date="2020-10-12T12:37:00Z"/>
              </w:rPr>
              <w:pPrChange w:id="2664" w:author="Alfredo" w:date="2020-10-12T12:38:00Z">
                <w:pPr>
                  <w:spacing w:after="160" w:line="259" w:lineRule="auto"/>
                  <w:cnfStyle w:val="001000100000" w:firstRow="0" w:lastRow="0" w:firstColumn="1" w:lastColumn="0" w:oddVBand="0" w:evenVBand="0" w:oddHBand="1" w:evenHBand="0" w:firstRowFirstColumn="0" w:firstRowLastColumn="0" w:lastRowFirstColumn="0" w:lastRowLastColumn="0"/>
                </w:pPr>
              </w:pPrChange>
            </w:pPr>
            <w:ins w:id="2665" w:author="Alfredo" w:date="2020-10-12T12:38:00Z">
              <w:r>
                <w:t>size</w:t>
              </w:r>
            </w:ins>
          </w:p>
        </w:tc>
        <w:tc>
          <w:tcPr>
            <w:tcW w:w="0" w:type="auto"/>
            <w:hideMark/>
            <w:tcPrChange w:id="2666" w:author="Alfredo" w:date="2020-10-12T12:38:00Z">
              <w:tcPr>
                <w:tcW w:w="0" w:type="auto"/>
                <w:vAlign w:val="center"/>
                <w:hideMark/>
              </w:tcPr>
            </w:tcPrChange>
          </w:tcPr>
          <w:p w14:paraId="7E7FF35F" w14:textId="77777777" w:rsidR="00A3155F" w:rsidRPr="00A3155F" w:rsidRDefault="00A3155F" w:rsidP="00A3155F">
            <w:pPr>
              <w:spacing w:after="160" w:line="259" w:lineRule="auto"/>
              <w:cnfStyle w:val="000000100000" w:firstRow="0" w:lastRow="0" w:firstColumn="0" w:lastColumn="0" w:oddVBand="0" w:evenVBand="0" w:oddHBand="1" w:evenHBand="0" w:firstRowFirstColumn="0" w:firstRowLastColumn="0" w:lastRowFirstColumn="0" w:lastRowLastColumn="0"/>
              <w:rPr>
                <w:ins w:id="2667" w:author="Alfredo" w:date="2020-10-12T12:37:00Z"/>
              </w:rPr>
            </w:pPr>
            <w:ins w:id="2668" w:author="Alfredo" w:date="2020-10-12T12:37:00Z">
              <w:r w:rsidRPr="00A3155F">
                <w:t>De forma opcional, se puede indicar a que altura comienza a cambiar el gradiente.</w:t>
              </w:r>
            </w:ins>
          </w:p>
        </w:tc>
      </w:tr>
      <w:tr w:rsidR="00A3155F" w:rsidRPr="00A3155F" w14:paraId="7309A99C" w14:textId="77777777" w:rsidTr="00A3155F">
        <w:trPr>
          <w:ins w:id="2669" w:author="Alfredo" w:date="2020-10-12T12:37:00Z"/>
          <w:trPrChange w:id="2670" w:author="Alfredo" w:date="2020-10-12T12:38:00Z">
            <w:trPr>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vAlign w:val="center"/>
            <w:hideMark/>
            <w:tcPrChange w:id="2671" w:author="Alfredo" w:date="2020-10-12T12:38:00Z">
              <w:tcPr>
                <w:tcW w:w="0" w:type="auto"/>
                <w:vAlign w:val="center"/>
                <w:hideMark/>
              </w:tcPr>
            </w:tcPrChange>
          </w:tcPr>
          <w:p w14:paraId="163C04EF" w14:textId="77777777" w:rsidR="00A3155F" w:rsidRPr="00A3155F" w:rsidRDefault="00A3155F">
            <w:pPr>
              <w:spacing w:after="160" w:line="259" w:lineRule="auto"/>
              <w:jc w:val="center"/>
              <w:rPr>
                <w:ins w:id="2672" w:author="Alfredo" w:date="2020-10-12T12:37:00Z"/>
              </w:rPr>
              <w:pPrChange w:id="2673" w:author="Alfredo" w:date="2020-10-12T12:38:00Z">
                <w:pPr>
                  <w:spacing w:after="160" w:line="259" w:lineRule="auto"/>
                </w:pPr>
              </w:pPrChange>
            </w:pPr>
            <w:ins w:id="2674" w:author="Alfredo" w:date="2020-10-12T12:37:00Z">
              <w:r w:rsidRPr="00A3155F">
                <w:t>...</w:t>
              </w:r>
            </w:ins>
          </w:p>
        </w:tc>
        <w:tc>
          <w:tcPr>
            <w:tcW w:w="0" w:type="auto"/>
            <w:hideMark/>
            <w:tcPrChange w:id="2675" w:author="Alfredo" w:date="2020-10-12T12:38:00Z">
              <w:tcPr>
                <w:tcW w:w="0" w:type="auto"/>
                <w:vAlign w:val="center"/>
                <w:hideMark/>
              </w:tcPr>
            </w:tcPrChange>
          </w:tcPr>
          <w:p w14:paraId="179610A8" w14:textId="77777777" w:rsidR="00A3155F" w:rsidRPr="00A3155F" w:rsidRDefault="00A3155F" w:rsidP="00A3155F">
            <w:pPr>
              <w:spacing w:after="160" w:line="259" w:lineRule="auto"/>
              <w:cnfStyle w:val="000000000000" w:firstRow="0" w:lastRow="0" w:firstColumn="0" w:lastColumn="0" w:oddVBand="0" w:evenVBand="0" w:oddHBand="0" w:evenHBand="0" w:firstRowFirstColumn="0" w:firstRowLastColumn="0" w:lastRowFirstColumn="0" w:lastRowLastColumn="0"/>
              <w:rPr>
                <w:ins w:id="2676" w:author="Alfredo" w:date="2020-10-12T12:37:00Z"/>
              </w:rPr>
            </w:pPr>
            <w:ins w:id="2677" w:author="Alfredo" w:date="2020-10-12T12:37:00Z">
              <w:r w:rsidRPr="00A3155F">
                <w:t>(Se pueden seguir añadiendo colores)</w:t>
              </w:r>
            </w:ins>
          </w:p>
        </w:tc>
      </w:tr>
    </w:tbl>
    <w:p w14:paraId="78B796B8" w14:textId="77777777" w:rsidR="001D39FA" w:rsidRDefault="001D39FA" w:rsidP="001D39FA">
      <w:pPr>
        <w:rPr>
          <w:ins w:id="2678" w:author="Alfredo" w:date="2020-10-12T18:59:00Z"/>
          <w:b/>
          <w:bCs/>
        </w:rPr>
      </w:pPr>
    </w:p>
    <w:p w14:paraId="752127C8" w14:textId="77777777" w:rsidR="001D39FA" w:rsidRPr="001D39FA" w:rsidRDefault="001D39FA">
      <w:pPr>
        <w:pStyle w:val="Ttulo3"/>
        <w:rPr>
          <w:ins w:id="2679" w:author="Alfredo" w:date="2020-10-12T18:59:00Z"/>
          <w:b w:val="0"/>
          <w:rPrChange w:id="2680" w:author="Alfredo" w:date="2020-10-12T18:59:00Z">
            <w:rPr>
              <w:ins w:id="2681" w:author="Alfredo" w:date="2020-10-12T18:59:00Z"/>
              <w:b/>
            </w:rPr>
          </w:rPrChange>
        </w:rPr>
        <w:pPrChange w:id="2682" w:author="Alfredo" w:date="2020-10-12T18:59:00Z">
          <w:pPr/>
        </w:pPrChange>
      </w:pPr>
      <w:ins w:id="2683" w:author="Alfredo" w:date="2020-10-12T18:59:00Z">
        <w:r w:rsidRPr="001D39FA">
          <w:rPr>
            <w:rPrChange w:id="2684" w:author="Alfredo" w:date="2020-10-12T18:59:00Z">
              <w:rPr>
                <w:b/>
              </w:rPr>
            </w:rPrChange>
          </w:rPr>
          <w:fldChar w:fldCharType="begin"/>
        </w:r>
        <w:r w:rsidRPr="001D39FA">
          <w:rPr>
            <w:rPrChange w:id="2685" w:author="Alfredo" w:date="2020-10-12T18:59:00Z">
              <w:rPr/>
            </w:rPrChange>
          </w:rPr>
          <w:instrText xml:space="preserve"> HYPERLINK "https://lenguajecss.com/css/colores-y-fondos/gradientes-css/" \l "dirección-del-gradiente" </w:instrText>
        </w:r>
        <w:r w:rsidRPr="001D39FA">
          <w:rPr>
            <w:rPrChange w:id="2686" w:author="Alfredo" w:date="2020-10-12T18:59:00Z">
              <w:rPr>
                <w:b/>
              </w:rPr>
            </w:rPrChange>
          </w:rPr>
          <w:fldChar w:fldCharType="separate"/>
        </w:r>
        <w:r w:rsidRPr="001D39FA">
          <w:rPr>
            <w:rStyle w:val="Hipervnculo"/>
            <w:color w:val="0070C0"/>
            <w:u w:val="none"/>
            <w:rPrChange w:id="2687" w:author="Alfredo" w:date="2020-10-12T18:59:00Z">
              <w:rPr>
                <w:rStyle w:val="Hipervnculo"/>
                <w:bCs/>
              </w:rPr>
            </w:rPrChange>
          </w:rPr>
          <w:t>Dirección del gradiente</w:t>
        </w:r>
        <w:r w:rsidRPr="001D39FA">
          <w:rPr>
            <w:rPrChange w:id="2688" w:author="Alfredo" w:date="2020-10-12T18:59:00Z">
              <w:rPr>
                <w:b/>
              </w:rPr>
            </w:rPrChange>
          </w:rPr>
          <w:fldChar w:fldCharType="end"/>
        </w:r>
      </w:ins>
    </w:p>
    <w:p w14:paraId="14001746" w14:textId="77777777" w:rsidR="001D39FA" w:rsidRPr="001D39FA" w:rsidRDefault="001D39FA" w:rsidP="001D39FA">
      <w:pPr>
        <w:rPr>
          <w:ins w:id="2689" w:author="Alfredo" w:date="2020-10-12T18:59:00Z"/>
        </w:rPr>
      </w:pPr>
      <w:ins w:id="2690" w:author="Alfredo" w:date="2020-10-12T18:59:00Z">
        <w:r w:rsidRPr="001D39FA">
          <w:t xml:space="preserve">En el ejemplo visual anterior, la dirección del gradiente es </w:t>
        </w:r>
        <w:r w:rsidRPr="001D39FA">
          <w:rPr>
            <w:i/>
            <w:iCs/>
          </w:rPr>
          <w:t>horizontal</w:t>
        </w:r>
        <w:r w:rsidRPr="001D39FA">
          <w:t xml:space="preserve"> (hacia la derecha). El primer ejemplo tiene sólo 2 colores (azul y rojo), mientras que el segundo tiene 3 colores (azul, amarillo y rojo). Ambos tienen como dirección una orientación hacia la derecha:</w:t>
        </w:r>
      </w:ins>
    </w:p>
    <w:bookmarkStart w:id="2691" w:name="_MON_1664034482"/>
    <w:bookmarkEnd w:id="2691"/>
    <w:p w14:paraId="15168390" w14:textId="3D523AA1" w:rsidR="00DA57A2" w:rsidRDefault="001D39FA">
      <w:pPr>
        <w:rPr>
          <w:ins w:id="2692" w:author="Alfredo" w:date="2020-10-12T19:01:00Z"/>
        </w:rPr>
      </w:pPr>
      <w:ins w:id="2693" w:author="Alfredo" w:date="2020-10-12T19:00:00Z">
        <w:r>
          <w:object w:dxaOrig="8838" w:dyaOrig="1140" w14:anchorId="4ADD4C6C">
            <v:shape id="_x0000_i1056" type="#_x0000_t75" style="width:441.75pt;height:57pt" o:ole="">
              <v:imagedata r:id="rId93" o:title=""/>
            </v:shape>
            <o:OLEObject Type="Embed" ProgID="Word.OpenDocumentText.12" ShapeID="_x0000_i1056" DrawAspect="Content" ObjectID="_1664042565" r:id="rId94"/>
          </w:object>
        </w:r>
      </w:ins>
    </w:p>
    <w:p w14:paraId="70F32B12" w14:textId="3430AFF2" w:rsidR="001D39FA" w:rsidRDefault="001D39FA" w:rsidP="001D39FA">
      <w:pPr>
        <w:rPr>
          <w:ins w:id="2694" w:author="Alfredo" w:date="2020-10-12T19:04:00Z"/>
        </w:rPr>
      </w:pPr>
      <w:ins w:id="2695" w:author="Alfredo" w:date="2020-10-12T19:01:00Z">
        <w:r w:rsidRPr="001D39FA">
          <w:t xml:space="preserve">Como vemos, el primer parámetro utilizado fue </w:t>
        </w:r>
        <w:r w:rsidRPr="001D39FA">
          <w:rPr>
            <w:rFonts w:ascii="Times New Roman" w:hAnsi="Times New Roman" w:cs="Times New Roman"/>
            <w:i/>
            <w:rPrChange w:id="2696" w:author="Alfredo" w:date="2020-10-12T19:02:00Z">
              <w:rPr/>
            </w:rPrChange>
          </w:rPr>
          <w:t>to right</w:t>
        </w:r>
        <w:r w:rsidRPr="001D39FA">
          <w:t xml:space="preserve">, que es lo que indica la orientación del gradiente. En este parámetro se puede indicar tanto una </w:t>
        </w:r>
        <w:r w:rsidRPr="001D39FA">
          <w:rPr>
            <w:b/>
            <w:bCs/>
          </w:rPr>
          <w:t>palabra clave</w:t>
        </w:r>
      </w:ins>
      <w:ins w:id="2697" w:author="Alfredo" w:date="2020-10-12T19:02:00Z">
        <w:r>
          <w:rPr>
            <w:b/>
            <w:bCs/>
          </w:rPr>
          <w:t xml:space="preserve"> </w:t>
        </w:r>
        <w:r w:rsidRPr="001D39FA">
          <w:rPr>
            <w:rFonts w:ascii="Times New Roman" w:hAnsi="Times New Roman" w:cs="Times New Roman"/>
            <w:bCs/>
            <w:i/>
            <w:highlight w:val="yellow"/>
            <w:rPrChange w:id="2698" w:author="Alfredo" w:date="2020-10-12T19:04:00Z">
              <w:rPr>
                <w:b/>
                <w:bCs/>
              </w:rPr>
            </w:rPrChange>
          </w:rPr>
          <w:t>direction</w:t>
        </w:r>
      </w:ins>
      <w:ins w:id="2699" w:author="Alfredo" w:date="2020-10-12T19:01:00Z">
        <w:r w:rsidRPr="001D39FA">
          <w:t xml:space="preserve"> como un número de grados</w:t>
        </w:r>
      </w:ins>
      <w:ins w:id="2700" w:author="Alfredo" w:date="2020-10-12T19:02:00Z">
        <w:r>
          <w:t xml:space="preserve"> </w:t>
        </w:r>
        <w:r w:rsidRPr="001D39FA">
          <w:rPr>
            <w:rFonts w:ascii="Times New Roman" w:hAnsi="Times New Roman" w:cs="Times New Roman"/>
            <w:i/>
            <w:highlight w:val="yellow"/>
            <w:rPrChange w:id="2701" w:author="Alfredo" w:date="2020-10-12T19:04:00Z">
              <w:rPr/>
            </w:rPrChange>
          </w:rPr>
          <w:t>angle</w:t>
        </w:r>
      </w:ins>
      <w:ins w:id="2702" w:author="Alfredo" w:date="2020-10-12T19:01:00Z">
        <w:r w:rsidRPr="001D39FA">
          <w:t xml:space="preserve"> que represente la dirección:</w:t>
        </w:r>
      </w:ins>
    </w:p>
    <w:p w14:paraId="2CEB502C" w14:textId="09B896C5" w:rsidR="001D39FA" w:rsidRDefault="001D39FA" w:rsidP="001D39FA">
      <w:pPr>
        <w:jc w:val="center"/>
        <w:rPr>
          <w:ins w:id="2703" w:author="Alfredo" w:date="2020-10-12T19:05:00Z"/>
        </w:rPr>
      </w:pPr>
      <w:ins w:id="2704" w:author="Alfredo" w:date="2020-10-12T19:04:00Z">
        <w:r>
          <w:rPr>
            <w:noProof/>
            <w:lang w:eastAsia="es-MX"/>
          </w:rPr>
          <w:drawing>
            <wp:inline distT="0" distB="0" distL="0" distR="0" wp14:anchorId="601F9D0D" wp14:editId="08F3E87F">
              <wp:extent cx="3314700" cy="2089509"/>
              <wp:effectExtent l="0" t="0" r="0" b="6350"/>
              <wp:docPr id="11" name="Imagen 11" descr="Orientación de direc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rientación de dirección"/>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3329821" cy="2099041"/>
                      </a:xfrm>
                      <a:prstGeom prst="rect">
                        <a:avLst/>
                      </a:prstGeom>
                      <a:noFill/>
                      <a:ln>
                        <a:noFill/>
                      </a:ln>
                    </pic:spPr>
                  </pic:pic>
                </a:graphicData>
              </a:graphic>
            </wp:inline>
          </w:drawing>
        </w:r>
      </w:ins>
    </w:p>
    <w:p w14:paraId="5F18F16A" w14:textId="77777777" w:rsidR="001D39FA" w:rsidRPr="001D39FA" w:rsidRDefault="001D39FA" w:rsidP="001D39FA">
      <w:pPr>
        <w:rPr>
          <w:ins w:id="2705" w:author="Alfredo" w:date="2020-10-12T19:05:00Z"/>
        </w:rPr>
      </w:pPr>
      <w:ins w:id="2706" w:author="Alfredo" w:date="2020-10-12T19:05:00Z">
        <w:r w:rsidRPr="001D39FA">
          <w:t>Para que quede aún más claro, veamos una tabla de equivalencias:</w:t>
        </w:r>
      </w:ins>
    </w:p>
    <w:tbl>
      <w:tblPr>
        <w:tblStyle w:val="Tabladecuadrcula4-nfasis5"/>
        <w:tblW w:w="0" w:type="auto"/>
        <w:jc w:val="center"/>
        <w:tblLook w:val="04A0" w:firstRow="1" w:lastRow="0" w:firstColumn="1" w:lastColumn="0" w:noHBand="0" w:noVBand="1"/>
        <w:tblPrChange w:id="2707" w:author="Alfredo" w:date="2020-10-12T19:05:00Z">
          <w:tblPr>
            <w:tblW w:w="0" w:type="auto"/>
            <w:tblCellSpacing w:w="15" w:type="dxa"/>
            <w:tblCellMar>
              <w:top w:w="15" w:type="dxa"/>
              <w:left w:w="15" w:type="dxa"/>
              <w:bottom w:w="15" w:type="dxa"/>
              <w:right w:w="15" w:type="dxa"/>
            </w:tblCellMar>
            <w:tblLook w:val="04A0" w:firstRow="1" w:lastRow="0" w:firstColumn="1" w:lastColumn="0" w:noHBand="0" w:noVBand="1"/>
          </w:tblPr>
        </w:tblPrChange>
      </w:tblPr>
      <w:tblGrid>
        <w:gridCol w:w="1627"/>
        <w:gridCol w:w="1207"/>
        <w:gridCol w:w="3973"/>
        <w:tblGridChange w:id="2708">
          <w:tblGrid>
            <w:gridCol w:w="1455"/>
            <w:gridCol w:w="1051"/>
            <w:gridCol w:w="3832"/>
          </w:tblGrid>
        </w:tblGridChange>
      </w:tblGrid>
      <w:tr w:rsidR="001D39FA" w:rsidRPr="001D39FA" w14:paraId="0665F9AE" w14:textId="77777777" w:rsidTr="001D39FA">
        <w:trPr>
          <w:cnfStyle w:val="100000000000" w:firstRow="1" w:lastRow="0" w:firstColumn="0" w:lastColumn="0" w:oddVBand="0" w:evenVBand="0" w:oddHBand="0" w:evenHBand="0" w:firstRowFirstColumn="0" w:firstRowLastColumn="0" w:lastRowFirstColumn="0" w:lastRowLastColumn="0"/>
          <w:jc w:val="center"/>
          <w:ins w:id="2709" w:author="Alfredo" w:date="2020-10-12T19:05:00Z"/>
          <w:trPrChange w:id="2710" w:author="Alfredo" w:date="2020-10-12T19:05:00Z">
            <w:trPr>
              <w:tblHeader/>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2711" w:author="Alfredo" w:date="2020-10-12T19:05:00Z">
              <w:tcPr>
                <w:tcW w:w="0" w:type="auto"/>
                <w:vAlign w:val="center"/>
                <w:hideMark/>
              </w:tcPr>
            </w:tcPrChange>
          </w:tcPr>
          <w:p w14:paraId="5AF257E2" w14:textId="77777777" w:rsidR="001D39FA" w:rsidRPr="001D39FA" w:rsidRDefault="001D39FA" w:rsidP="001D39FA">
            <w:pPr>
              <w:spacing w:after="160" w:line="259" w:lineRule="auto"/>
              <w:cnfStyle w:val="101000000000" w:firstRow="1" w:lastRow="0" w:firstColumn="1" w:lastColumn="0" w:oddVBand="0" w:evenVBand="0" w:oddHBand="0" w:evenHBand="0" w:firstRowFirstColumn="0" w:firstRowLastColumn="0" w:lastRowFirstColumn="0" w:lastRowLastColumn="0"/>
              <w:rPr>
                <w:ins w:id="2712" w:author="Alfredo" w:date="2020-10-12T19:05:00Z"/>
              </w:rPr>
            </w:pPr>
            <w:ins w:id="2713" w:author="Alfredo" w:date="2020-10-12T19:05:00Z">
              <w:r w:rsidRPr="001D39FA">
                <w:t>Dirección</w:t>
              </w:r>
            </w:ins>
          </w:p>
        </w:tc>
        <w:tc>
          <w:tcPr>
            <w:tcW w:w="0" w:type="auto"/>
            <w:hideMark/>
            <w:tcPrChange w:id="2714" w:author="Alfredo" w:date="2020-10-12T19:05:00Z">
              <w:tcPr>
                <w:tcW w:w="0" w:type="auto"/>
                <w:vAlign w:val="center"/>
                <w:hideMark/>
              </w:tcPr>
            </w:tcPrChange>
          </w:tcPr>
          <w:p w14:paraId="1E2253EB" w14:textId="77777777" w:rsidR="001D39FA" w:rsidRPr="001D39FA" w:rsidRDefault="001D39FA" w:rsidP="001D39FA">
            <w:pPr>
              <w:spacing w:after="160" w:line="259" w:lineRule="auto"/>
              <w:cnfStyle w:val="100000000000" w:firstRow="1" w:lastRow="0" w:firstColumn="0" w:lastColumn="0" w:oddVBand="0" w:evenVBand="0" w:oddHBand="0" w:evenHBand="0" w:firstRowFirstColumn="0" w:firstRowLastColumn="0" w:lastRowFirstColumn="0" w:lastRowLastColumn="0"/>
              <w:rPr>
                <w:ins w:id="2715" w:author="Alfredo" w:date="2020-10-12T19:05:00Z"/>
              </w:rPr>
            </w:pPr>
            <w:ins w:id="2716" w:author="Alfredo" w:date="2020-10-12T19:05:00Z">
              <w:r w:rsidRPr="001D39FA">
                <w:t>Grados</w:t>
              </w:r>
            </w:ins>
          </w:p>
        </w:tc>
        <w:tc>
          <w:tcPr>
            <w:tcW w:w="0" w:type="auto"/>
            <w:hideMark/>
            <w:tcPrChange w:id="2717" w:author="Alfredo" w:date="2020-10-12T19:05:00Z">
              <w:tcPr>
                <w:tcW w:w="0" w:type="auto"/>
                <w:vAlign w:val="center"/>
                <w:hideMark/>
              </w:tcPr>
            </w:tcPrChange>
          </w:tcPr>
          <w:p w14:paraId="25FA178B" w14:textId="77777777" w:rsidR="001D39FA" w:rsidRPr="001D39FA" w:rsidRDefault="001D39FA" w:rsidP="001D39FA">
            <w:pPr>
              <w:spacing w:after="160" w:line="259" w:lineRule="auto"/>
              <w:cnfStyle w:val="100000000000" w:firstRow="1" w:lastRow="0" w:firstColumn="0" w:lastColumn="0" w:oddVBand="0" w:evenVBand="0" w:oddHBand="0" w:evenHBand="0" w:firstRowFirstColumn="0" w:firstRowLastColumn="0" w:lastRowFirstColumn="0" w:lastRowLastColumn="0"/>
              <w:rPr>
                <w:ins w:id="2718" w:author="Alfredo" w:date="2020-10-12T19:05:00Z"/>
              </w:rPr>
            </w:pPr>
            <w:ins w:id="2719" w:author="Alfredo" w:date="2020-10-12T19:05:00Z">
              <w:r w:rsidRPr="001D39FA">
                <w:t>Significado</w:t>
              </w:r>
            </w:ins>
          </w:p>
        </w:tc>
      </w:tr>
      <w:tr w:rsidR="001D39FA" w:rsidRPr="001D39FA" w14:paraId="63D3B3C9" w14:textId="77777777" w:rsidTr="001D39FA">
        <w:trPr>
          <w:cnfStyle w:val="000000100000" w:firstRow="0" w:lastRow="0" w:firstColumn="0" w:lastColumn="0" w:oddVBand="0" w:evenVBand="0" w:oddHBand="1" w:evenHBand="0" w:firstRowFirstColumn="0" w:firstRowLastColumn="0" w:lastRowFirstColumn="0" w:lastRowLastColumn="0"/>
          <w:jc w:val="center"/>
          <w:ins w:id="2720" w:author="Alfredo" w:date="2020-10-12T19:05:00Z"/>
          <w:trPrChange w:id="2721" w:author="Alfredo" w:date="2020-10-12T19:05:00Z">
            <w:trPr>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2722" w:author="Alfredo" w:date="2020-10-12T19:05:00Z">
              <w:tcPr>
                <w:tcW w:w="0" w:type="auto"/>
                <w:vAlign w:val="center"/>
                <w:hideMark/>
              </w:tcPr>
            </w:tcPrChange>
          </w:tcPr>
          <w:p w14:paraId="112834F2" w14:textId="77777777" w:rsidR="001D39FA" w:rsidRPr="001D39FA" w:rsidRDefault="001D39FA" w:rsidP="001D39FA">
            <w:pPr>
              <w:spacing w:after="160" w:line="259" w:lineRule="auto"/>
              <w:cnfStyle w:val="001000100000" w:firstRow="0" w:lastRow="0" w:firstColumn="1" w:lastColumn="0" w:oddVBand="0" w:evenVBand="0" w:oddHBand="1" w:evenHBand="0" w:firstRowFirstColumn="0" w:firstRowLastColumn="0" w:lastRowFirstColumn="0" w:lastRowLastColumn="0"/>
              <w:rPr>
                <w:ins w:id="2723" w:author="Alfredo" w:date="2020-10-12T19:05:00Z"/>
              </w:rPr>
            </w:pPr>
            <w:ins w:id="2724" w:author="Alfredo" w:date="2020-10-12T19:05:00Z">
              <w:r w:rsidRPr="001D39FA">
                <w:t>to top</w:t>
              </w:r>
            </w:ins>
          </w:p>
        </w:tc>
        <w:tc>
          <w:tcPr>
            <w:tcW w:w="0" w:type="auto"/>
            <w:hideMark/>
            <w:tcPrChange w:id="2725" w:author="Alfredo" w:date="2020-10-12T19:05:00Z">
              <w:tcPr>
                <w:tcW w:w="0" w:type="auto"/>
                <w:vAlign w:val="center"/>
                <w:hideMark/>
              </w:tcPr>
            </w:tcPrChange>
          </w:tcPr>
          <w:p w14:paraId="4E83EC40" w14:textId="77777777" w:rsidR="001D39FA" w:rsidRPr="001D39FA" w:rsidRDefault="001D39FA" w:rsidP="001D39FA">
            <w:pPr>
              <w:spacing w:after="160" w:line="259" w:lineRule="auto"/>
              <w:cnfStyle w:val="000000100000" w:firstRow="0" w:lastRow="0" w:firstColumn="0" w:lastColumn="0" w:oddVBand="0" w:evenVBand="0" w:oddHBand="1" w:evenHBand="0" w:firstRowFirstColumn="0" w:firstRowLastColumn="0" w:lastRowFirstColumn="0" w:lastRowLastColumn="0"/>
              <w:rPr>
                <w:ins w:id="2726" w:author="Alfredo" w:date="2020-10-12T19:05:00Z"/>
              </w:rPr>
            </w:pPr>
            <w:ins w:id="2727" w:author="Alfredo" w:date="2020-10-12T19:05:00Z">
              <w:r w:rsidRPr="001D39FA">
                <w:t>0 ó 360deg</w:t>
              </w:r>
            </w:ins>
          </w:p>
        </w:tc>
        <w:tc>
          <w:tcPr>
            <w:tcW w:w="0" w:type="auto"/>
            <w:hideMark/>
            <w:tcPrChange w:id="2728" w:author="Alfredo" w:date="2020-10-12T19:05:00Z">
              <w:tcPr>
                <w:tcW w:w="0" w:type="auto"/>
                <w:vAlign w:val="center"/>
                <w:hideMark/>
              </w:tcPr>
            </w:tcPrChange>
          </w:tcPr>
          <w:p w14:paraId="360B1FE7" w14:textId="77777777" w:rsidR="001D39FA" w:rsidRPr="001D39FA" w:rsidRDefault="001D39FA" w:rsidP="001D39FA">
            <w:pPr>
              <w:spacing w:after="160" w:line="259" w:lineRule="auto"/>
              <w:cnfStyle w:val="000000100000" w:firstRow="0" w:lastRow="0" w:firstColumn="0" w:lastColumn="0" w:oddVBand="0" w:evenVBand="0" w:oddHBand="1" w:evenHBand="0" w:firstRowFirstColumn="0" w:firstRowLastColumn="0" w:lastRowFirstColumn="0" w:lastRowLastColumn="0"/>
              <w:rPr>
                <w:ins w:id="2729" w:author="Alfredo" w:date="2020-10-12T19:05:00Z"/>
              </w:rPr>
            </w:pPr>
            <w:ins w:id="2730" w:author="Alfredo" w:date="2020-10-12T19:05:00Z">
              <w:r w:rsidRPr="001D39FA">
                <w:t>Gradiente lineal hacia arriba.</w:t>
              </w:r>
            </w:ins>
          </w:p>
        </w:tc>
      </w:tr>
      <w:tr w:rsidR="001D39FA" w:rsidRPr="001D39FA" w14:paraId="512597C3" w14:textId="77777777" w:rsidTr="001D39FA">
        <w:trPr>
          <w:jc w:val="center"/>
          <w:ins w:id="2731" w:author="Alfredo" w:date="2020-10-12T19:05:00Z"/>
          <w:trPrChange w:id="2732" w:author="Alfredo" w:date="2020-10-12T19:05:00Z">
            <w:trPr>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2733" w:author="Alfredo" w:date="2020-10-12T19:05:00Z">
              <w:tcPr>
                <w:tcW w:w="0" w:type="auto"/>
                <w:vAlign w:val="center"/>
                <w:hideMark/>
              </w:tcPr>
            </w:tcPrChange>
          </w:tcPr>
          <w:p w14:paraId="4BA5222D" w14:textId="77777777" w:rsidR="001D39FA" w:rsidRPr="001D39FA" w:rsidRDefault="001D39FA" w:rsidP="001D39FA">
            <w:pPr>
              <w:spacing w:after="160" w:line="259" w:lineRule="auto"/>
              <w:rPr>
                <w:ins w:id="2734" w:author="Alfredo" w:date="2020-10-12T19:05:00Z"/>
              </w:rPr>
            </w:pPr>
            <w:ins w:id="2735" w:author="Alfredo" w:date="2020-10-12T19:05:00Z">
              <w:r w:rsidRPr="001D39FA">
                <w:t>to top right</w:t>
              </w:r>
            </w:ins>
          </w:p>
        </w:tc>
        <w:tc>
          <w:tcPr>
            <w:tcW w:w="0" w:type="auto"/>
            <w:hideMark/>
            <w:tcPrChange w:id="2736" w:author="Alfredo" w:date="2020-10-12T19:05:00Z">
              <w:tcPr>
                <w:tcW w:w="0" w:type="auto"/>
                <w:vAlign w:val="center"/>
                <w:hideMark/>
              </w:tcPr>
            </w:tcPrChange>
          </w:tcPr>
          <w:p w14:paraId="191CF15D" w14:textId="77777777" w:rsidR="001D39FA" w:rsidRPr="001D39FA" w:rsidRDefault="001D39FA" w:rsidP="001D39FA">
            <w:pPr>
              <w:spacing w:after="160" w:line="259" w:lineRule="auto"/>
              <w:cnfStyle w:val="000000000000" w:firstRow="0" w:lastRow="0" w:firstColumn="0" w:lastColumn="0" w:oddVBand="0" w:evenVBand="0" w:oddHBand="0" w:evenHBand="0" w:firstRowFirstColumn="0" w:firstRowLastColumn="0" w:lastRowFirstColumn="0" w:lastRowLastColumn="0"/>
              <w:rPr>
                <w:ins w:id="2737" w:author="Alfredo" w:date="2020-10-12T19:05:00Z"/>
              </w:rPr>
            </w:pPr>
            <w:ins w:id="2738" w:author="Alfredo" w:date="2020-10-12T19:05:00Z">
              <w:r w:rsidRPr="001D39FA">
                <w:t>35deg</w:t>
              </w:r>
            </w:ins>
          </w:p>
        </w:tc>
        <w:tc>
          <w:tcPr>
            <w:tcW w:w="0" w:type="auto"/>
            <w:hideMark/>
            <w:tcPrChange w:id="2739" w:author="Alfredo" w:date="2020-10-12T19:05:00Z">
              <w:tcPr>
                <w:tcW w:w="0" w:type="auto"/>
                <w:vAlign w:val="center"/>
                <w:hideMark/>
              </w:tcPr>
            </w:tcPrChange>
          </w:tcPr>
          <w:p w14:paraId="06644E89" w14:textId="77777777" w:rsidR="001D39FA" w:rsidRPr="001D39FA" w:rsidRDefault="001D39FA" w:rsidP="001D39FA">
            <w:pPr>
              <w:spacing w:after="160" w:line="259" w:lineRule="auto"/>
              <w:cnfStyle w:val="000000000000" w:firstRow="0" w:lastRow="0" w:firstColumn="0" w:lastColumn="0" w:oddVBand="0" w:evenVBand="0" w:oddHBand="0" w:evenHBand="0" w:firstRowFirstColumn="0" w:firstRowLastColumn="0" w:lastRowFirstColumn="0" w:lastRowLastColumn="0"/>
              <w:rPr>
                <w:ins w:id="2740" w:author="Alfredo" w:date="2020-10-12T19:05:00Z"/>
              </w:rPr>
            </w:pPr>
            <w:ins w:id="2741" w:author="Alfredo" w:date="2020-10-12T19:05:00Z">
              <w:r w:rsidRPr="001D39FA">
                <w:t>Gradiente diagonal hacia derecha-arriba.</w:t>
              </w:r>
            </w:ins>
          </w:p>
        </w:tc>
      </w:tr>
      <w:tr w:rsidR="001D39FA" w:rsidRPr="001D39FA" w14:paraId="6D796D3B" w14:textId="77777777" w:rsidTr="001D39FA">
        <w:trPr>
          <w:cnfStyle w:val="000000100000" w:firstRow="0" w:lastRow="0" w:firstColumn="0" w:lastColumn="0" w:oddVBand="0" w:evenVBand="0" w:oddHBand="1" w:evenHBand="0" w:firstRowFirstColumn="0" w:firstRowLastColumn="0" w:lastRowFirstColumn="0" w:lastRowLastColumn="0"/>
          <w:jc w:val="center"/>
          <w:ins w:id="2742" w:author="Alfredo" w:date="2020-10-12T19:05:00Z"/>
          <w:trPrChange w:id="2743" w:author="Alfredo" w:date="2020-10-12T19:05:00Z">
            <w:trPr>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2744" w:author="Alfredo" w:date="2020-10-12T19:05:00Z">
              <w:tcPr>
                <w:tcW w:w="0" w:type="auto"/>
                <w:vAlign w:val="center"/>
                <w:hideMark/>
              </w:tcPr>
            </w:tcPrChange>
          </w:tcPr>
          <w:p w14:paraId="2A3C044F" w14:textId="77777777" w:rsidR="001D39FA" w:rsidRPr="001D39FA" w:rsidRDefault="001D39FA" w:rsidP="001D39FA">
            <w:pPr>
              <w:spacing w:after="160" w:line="259" w:lineRule="auto"/>
              <w:cnfStyle w:val="001000100000" w:firstRow="0" w:lastRow="0" w:firstColumn="1" w:lastColumn="0" w:oddVBand="0" w:evenVBand="0" w:oddHBand="1" w:evenHBand="0" w:firstRowFirstColumn="0" w:firstRowLastColumn="0" w:lastRowFirstColumn="0" w:lastRowLastColumn="0"/>
              <w:rPr>
                <w:ins w:id="2745" w:author="Alfredo" w:date="2020-10-12T19:05:00Z"/>
              </w:rPr>
            </w:pPr>
            <w:ins w:id="2746" w:author="Alfredo" w:date="2020-10-12T19:05:00Z">
              <w:r w:rsidRPr="001D39FA">
                <w:t>to right</w:t>
              </w:r>
            </w:ins>
          </w:p>
        </w:tc>
        <w:tc>
          <w:tcPr>
            <w:tcW w:w="0" w:type="auto"/>
            <w:hideMark/>
            <w:tcPrChange w:id="2747" w:author="Alfredo" w:date="2020-10-12T19:05:00Z">
              <w:tcPr>
                <w:tcW w:w="0" w:type="auto"/>
                <w:vAlign w:val="center"/>
                <w:hideMark/>
              </w:tcPr>
            </w:tcPrChange>
          </w:tcPr>
          <w:p w14:paraId="5B7E16D3" w14:textId="77777777" w:rsidR="001D39FA" w:rsidRPr="001D39FA" w:rsidRDefault="001D39FA" w:rsidP="001D39FA">
            <w:pPr>
              <w:spacing w:after="160" w:line="259" w:lineRule="auto"/>
              <w:cnfStyle w:val="000000100000" w:firstRow="0" w:lastRow="0" w:firstColumn="0" w:lastColumn="0" w:oddVBand="0" w:evenVBand="0" w:oddHBand="1" w:evenHBand="0" w:firstRowFirstColumn="0" w:firstRowLastColumn="0" w:lastRowFirstColumn="0" w:lastRowLastColumn="0"/>
              <w:rPr>
                <w:ins w:id="2748" w:author="Alfredo" w:date="2020-10-12T19:05:00Z"/>
              </w:rPr>
            </w:pPr>
            <w:ins w:id="2749" w:author="Alfredo" w:date="2020-10-12T19:05:00Z">
              <w:r w:rsidRPr="001D39FA">
                <w:t>90deg</w:t>
              </w:r>
            </w:ins>
          </w:p>
        </w:tc>
        <w:tc>
          <w:tcPr>
            <w:tcW w:w="0" w:type="auto"/>
            <w:hideMark/>
            <w:tcPrChange w:id="2750" w:author="Alfredo" w:date="2020-10-12T19:05:00Z">
              <w:tcPr>
                <w:tcW w:w="0" w:type="auto"/>
                <w:vAlign w:val="center"/>
                <w:hideMark/>
              </w:tcPr>
            </w:tcPrChange>
          </w:tcPr>
          <w:p w14:paraId="0F3E8B79" w14:textId="77777777" w:rsidR="001D39FA" w:rsidRPr="001D39FA" w:rsidRDefault="001D39FA" w:rsidP="001D39FA">
            <w:pPr>
              <w:spacing w:after="160" w:line="259" w:lineRule="auto"/>
              <w:cnfStyle w:val="000000100000" w:firstRow="0" w:lastRow="0" w:firstColumn="0" w:lastColumn="0" w:oddVBand="0" w:evenVBand="0" w:oddHBand="1" w:evenHBand="0" w:firstRowFirstColumn="0" w:firstRowLastColumn="0" w:lastRowFirstColumn="0" w:lastRowLastColumn="0"/>
              <w:rPr>
                <w:ins w:id="2751" w:author="Alfredo" w:date="2020-10-12T19:05:00Z"/>
              </w:rPr>
            </w:pPr>
            <w:ins w:id="2752" w:author="Alfredo" w:date="2020-10-12T19:05:00Z">
              <w:r w:rsidRPr="001D39FA">
                <w:t>Gradiente lineal hacia derecha.</w:t>
              </w:r>
            </w:ins>
          </w:p>
        </w:tc>
      </w:tr>
      <w:tr w:rsidR="001D39FA" w:rsidRPr="001D39FA" w14:paraId="7EF7C758" w14:textId="77777777" w:rsidTr="001D39FA">
        <w:trPr>
          <w:jc w:val="center"/>
          <w:ins w:id="2753" w:author="Alfredo" w:date="2020-10-12T19:05:00Z"/>
          <w:trPrChange w:id="2754" w:author="Alfredo" w:date="2020-10-12T19:05:00Z">
            <w:trPr>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2755" w:author="Alfredo" w:date="2020-10-12T19:05:00Z">
              <w:tcPr>
                <w:tcW w:w="0" w:type="auto"/>
                <w:vAlign w:val="center"/>
                <w:hideMark/>
              </w:tcPr>
            </w:tcPrChange>
          </w:tcPr>
          <w:p w14:paraId="66606D30" w14:textId="77777777" w:rsidR="001D39FA" w:rsidRPr="001D39FA" w:rsidRDefault="001D39FA" w:rsidP="001D39FA">
            <w:pPr>
              <w:spacing w:after="160" w:line="259" w:lineRule="auto"/>
              <w:rPr>
                <w:ins w:id="2756" w:author="Alfredo" w:date="2020-10-12T19:05:00Z"/>
              </w:rPr>
            </w:pPr>
            <w:ins w:id="2757" w:author="Alfredo" w:date="2020-10-12T19:05:00Z">
              <w:r w:rsidRPr="001D39FA">
                <w:t>to bottom right</w:t>
              </w:r>
            </w:ins>
          </w:p>
        </w:tc>
        <w:tc>
          <w:tcPr>
            <w:tcW w:w="0" w:type="auto"/>
            <w:hideMark/>
            <w:tcPrChange w:id="2758" w:author="Alfredo" w:date="2020-10-12T19:05:00Z">
              <w:tcPr>
                <w:tcW w:w="0" w:type="auto"/>
                <w:vAlign w:val="center"/>
                <w:hideMark/>
              </w:tcPr>
            </w:tcPrChange>
          </w:tcPr>
          <w:p w14:paraId="1C49B4EA" w14:textId="77777777" w:rsidR="001D39FA" w:rsidRPr="001D39FA" w:rsidRDefault="001D39FA" w:rsidP="001D39FA">
            <w:pPr>
              <w:spacing w:after="160" w:line="259" w:lineRule="auto"/>
              <w:cnfStyle w:val="000000000000" w:firstRow="0" w:lastRow="0" w:firstColumn="0" w:lastColumn="0" w:oddVBand="0" w:evenVBand="0" w:oddHBand="0" w:evenHBand="0" w:firstRowFirstColumn="0" w:firstRowLastColumn="0" w:lastRowFirstColumn="0" w:lastRowLastColumn="0"/>
              <w:rPr>
                <w:ins w:id="2759" w:author="Alfredo" w:date="2020-10-12T19:05:00Z"/>
              </w:rPr>
            </w:pPr>
            <w:ins w:id="2760" w:author="Alfredo" w:date="2020-10-12T19:05:00Z">
              <w:r w:rsidRPr="001D39FA">
                <w:t>145deg</w:t>
              </w:r>
            </w:ins>
          </w:p>
        </w:tc>
        <w:tc>
          <w:tcPr>
            <w:tcW w:w="0" w:type="auto"/>
            <w:hideMark/>
            <w:tcPrChange w:id="2761" w:author="Alfredo" w:date="2020-10-12T19:05:00Z">
              <w:tcPr>
                <w:tcW w:w="0" w:type="auto"/>
                <w:vAlign w:val="center"/>
                <w:hideMark/>
              </w:tcPr>
            </w:tcPrChange>
          </w:tcPr>
          <w:p w14:paraId="52AE2CC1" w14:textId="77777777" w:rsidR="001D39FA" w:rsidRPr="001D39FA" w:rsidRDefault="001D39FA" w:rsidP="001D39FA">
            <w:pPr>
              <w:spacing w:after="160" w:line="259" w:lineRule="auto"/>
              <w:cnfStyle w:val="000000000000" w:firstRow="0" w:lastRow="0" w:firstColumn="0" w:lastColumn="0" w:oddVBand="0" w:evenVBand="0" w:oddHBand="0" w:evenHBand="0" w:firstRowFirstColumn="0" w:firstRowLastColumn="0" w:lastRowFirstColumn="0" w:lastRowLastColumn="0"/>
              <w:rPr>
                <w:ins w:id="2762" w:author="Alfredo" w:date="2020-10-12T19:05:00Z"/>
              </w:rPr>
            </w:pPr>
            <w:ins w:id="2763" w:author="Alfredo" w:date="2020-10-12T19:05:00Z">
              <w:r w:rsidRPr="001D39FA">
                <w:t>Gradiente diagonal hacia abajo-derecha.</w:t>
              </w:r>
            </w:ins>
          </w:p>
        </w:tc>
      </w:tr>
      <w:tr w:rsidR="001D39FA" w:rsidRPr="001D39FA" w14:paraId="49EC5054" w14:textId="77777777" w:rsidTr="001D39FA">
        <w:trPr>
          <w:cnfStyle w:val="000000100000" w:firstRow="0" w:lastRow="0" w:firstColumn="0" w:lastColumn="0" w:oddVBand="0" w:evenVBand="0" w:oddHBand="1" w:evenHBand="0" w:firstRowFirstColumn="0" w:firstRowLastColumn="0" w:lastRowFirstColumn="0" w:lastRowLastColumn="0"/>
          <w:jc w:val="center"/>
          <w:ins w:id="2764" w:author="Alfredo" w:date="2020-10-12T19:05:00Z"/>
          <w:trPrChange w:id="2765" w:author="Alfredo" w:date="2020-10-12T19:05:00Z">
            <w:trPr>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2766" w:author="Alfredo" w:date="2020-10-12T19:05:00Z">
              <w:tcPr>
                <w:tcW w:w="0" w:type="auto"/>
                <w:vAlign w:val="center"/>
                <w:hideMark/>
              </w:tcPr>
            </w:tcPrChange>
          </w:tcPr>
          <w:p w14:paraId="02A77601" w14:textId="77777777" w:rsidR="001D39FA" w:rsidRPr="001D39FA" w:rsidRDefault="001D39FA" w:rsidP="001D39FA">
            <w:pPr>
              <w:spacing w:after="160" w:line="259" w:lineRule="auto"/>
              <w:cnfStyle w:val="001000100000" w:firstRow="0" w:lastRow="0" w:firstColumn="1" w:lastColumn="0" w:oddVBand="0" w:evenVBand="0" w:oddHBand="1" w:evenHBand="0" w:firstRowFirstColumn="0" w:firstRowLastColumn="0" w:lastRowFirstColumn="0" w:lastRowLastColumn="0"/>
              <w:rPr>
                <w:ins w:id="2767" w:author="Alfredo" w:date="2020-10-12T19:05:00Z"/>
              </w:rPr>
            </w:pPr>
            <w:ins w:id="2768" w:author="Alfredo" w:date="2020-10-12T19:05:00Z">
              <w:r w:rsidRPr="001D39FA">
                <w:t>to bottom</w:t>
              </w:r>
            </w:ins>
          </w:p>
        </w:tc>
        <w:tc>
          <w:tcPr>
            <w:tcW w:w="0" w:type="auto"/>
            <w:hideMark/>
            <w:tcPrChange w:id="2769" w:author="Alfredo" w:date="2020-10-12T19:05:00Z">
              <w:tcPr>
                <w:tcW w:w="0" w:type="auto"/>
                <w:vAlign w:val="center"/>
                <w:hideMark/>
              </w:tcPr>
            </w:tcPrChange>
          </w:tcPr>
          <w:p w14:paraId="6D66C1BA" w14:textId="77777777" w:rsidR="001D39FA" w:rsidRPr="001D39FA" w:rsidRDefault="001D39FA" w:rsidP="001D39FA">
            <w:pPr>
              <w:spacing w:after="160" w:line="259" w:lineRule="auto"/>
              <w:cnfStyle w:val="000000100000" w:firstRow="0" w:lastRow="0" w:firstColumn="0" w:lastColumn="0" w:oddVBand="0" w:evenVBand="0" w:oddHBand="1" w:evenHBand="0" w:firstRowFirstColumn="0" w:firstRowLastColumn="0" w:lastRowFirstColumn="0" w:lastRowLastColumn="0"/>
              <w:rPr>
                <w:ins w:id="2770" w:author="Alfredo" w:date="2020-10-12T19:05:00Z"/>
              </w:rPr>
            </w:pPr>
            <w:ins w:id="2771" w:author="Alfredo" w:date="2020-10-12T19:05:00Z">
              <w:r w:rsidRPr="001D39FA">
                <w:t>180deg</w:t>
              </w:r>
            </w:ins>
          </w:p>
        </w:tc>
        <w:tc>
          <w:tcPr>
            <w:tcW w:w="0" w:type="auto"/>
            <w:hideMark/>
            <w:tcPrChange w:id="2772" w:author="Alfredo" w:date="2020-10-12T19:05:00Z">
              <w:tcPr>
                <w:tcW w:w="0" w:type="auto"/>
                <w:vAlign w:val="center"/>
                <w:hideMark/>
              </w:tcPr>
            </w:tcPrChange>
          </w:tcPr>
          <w:p w14:paraId="1A22F3B6" w14:textId="77777777" w:rsidR="001D39FA" w:rsidRPr="001D39FA" w:rsidRDefault="001D39FA" w:rsidP="001D39FA">
            <w:pPr>
              <w:spacing w:after="160" w:line="259" w:lineRule="auto"/>
              <w:cnfStyle w:val="000000100000" w:firstRow="0" w:lastRow="0" w:firstColumn="0" w:lastColumn="0" w:oddVBand="0" w:evenVBand="0" w:oddHBand="1" w:evenHBand="0" w:firstRowFirstColumn="0" w:firstRowLastColumn="0" w:lastRowFirstColumn="0" w:lastRowLastColumn="0"/>
              <w:rPr>
                <w:ins w:id="2773" w:author="Alfredo" w:date="2020-10-12T19:05:00Z"/>
              </w:rPr>
            </w:pPr>
            <w:ins w:id="2774" w:author="Alfredo" w:date="2020-10-12T19:05:00Z">
              <w:r w:rsidRPr="001D39FA">
                <w:t>Gradiente lineal hacia abajo.</w:t>
              </w:r>
            </w:ins>
          </w:p>
        </w:tc>
      </w:tr>
      <w:tr w:rsidR="001D39FA" w:rsidRPr="001D39FA" w14:paraId="1722DE6F" w14:textId="77777777" w:rsidTr="001D39FA">
        <w:trPr>
          <w:jc w:val="center"/>
          <w:ins w:id="2775" w:author="Alfredo" w:date="2020-10-12T19:05:00Z"/>
          <w:trPrChange w:id="2776" w:author="Alfredo" w:date="2020-10-12T19:05:00Z">
            <w:trPr>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2777" w:author="Alfredo" w:date="2020-10-12T19:05:00Z">
              <w:tcPr>
                <w:tcW w:w="0" w:type="auto"/>
                <w:vAlign w:val="center"/>
                <w:hideMark/>
              </w:tcPr>
            </w:tcPrChange>
          </w:tcPr>
          <w:p w14:paraId="09D27DBC" w14:textId="77777777" w:rsidR="001D39FA" w:rsidRPr="001D39FA" w:rsidRDefault="001D39FA" w:rsidP="001D39FA">
            <w:pPr>
              <w:spacing w:after="160" w:line="259" w:lineRule="auto"/>
              <w:rPr>
                <w:ins w:id="2778" w:author="Alfredo" w:date="2020-10-12T19:05:00Z"/>
              </w:rPr>
            </w:pPr>
            <w:ins w:id="2779" w:author="Alfredo" w:date="2020-10-12T19:05:00Z">
              <w:r w:rsidRPr="001D39FA">
                <w:lastRenderedPageBreak/>
                <w:t>to bottom left</w:t>
              </w:r>
            </w:ins>
          </w:p>
        </w:tc>
        <w:tc>
          <w:tcPr>
            <w:tcW w:w="0" w:type="auto"/>
            <w:hideMark/>
            <w:tcPrChange w:id="2780" w:author="Alfredo" w:date="2020-10-12T19:05:00Z">
              <w:tcPr>
                <w:tcW w:w="0" w:type="auto"/>
                <w:vAlign w:val="center"/>
                <w:hideMark/>
              </w:tcPr>
            </w:tcPrChange>
          </w:tcPr>
          <w:p w14:paraId="6B2E5941" w14:textId="77777777" w:rsidR="001D39FA" w:rsidRPr="001D39FA" w:rsidRDefault="001D39FA" w:rsidP="001D39FA">
            <w:pPr>
              <w:spacing w:after="160" w:line="259" w:lineRule="auto"/>
              <w:cnfStyle w:val="000000000000" w:firstRow="0" w:lastRow="0" w:firstColumn="0" w:lastColumn="0" w:oddVBand="0" w:evenVBand="0" w:oddHBand="0" w:evenHBand="0" w:firstRowFirstColumn="0" w:firstRowLastColumn="0" w:lastRowFirstColumn="0" w:lastRowLastColumn="0"/>
              <w:rPr>
                <w:ins w:id="2781" w:author="Alfredo" w:date="2020-10-12T19:05:00Z"/>
              </w:rPr>
            </w:pPr>
            <w:ins w:id="2782" w:author="Alfredo" w:date="2020-10-12T19:05:00Z">
              <w:r w:rsidRPr="001D39FA">
                <w:t>215deg</w:t>
              </w:r>
            </w:ins>
          </w:p>
        </w:tc>
        <w:tc>
          <w:tcPr>
            <w:tcW w:w="0" w:type="auto"/>
            <w:hideMark/>
            <w:tcPrChange w:id="2783" w:author="Alfredo" w:date="2020-10-12T19:05:00Z">
              <w:tcPr>
                <w:tcW w:w="0" w:type="auto"/>
                <w:vAlign w:val="center"/>
                <w:hideMark/>
              </w:tcPr>
            </w:tcPrChange>
          </w:tcPr>
          <w:p w14:paraId="6C230926" w14:textId="77777777" w:rsidR="001D39FA" w:rsidRPr="001D39FA" w:rsidRDefault="001D39FA" w:rsidP="001D39FA">
            <w:pPr>
              <w:spacing w:after="160" w:line="259" w:lineRule="auto"/>
              <w:cnfStyle w:val="000000000000" w:firstRow="0" w:lastRow="0" w:firstColumn="0" w:lastColumn="0" w:oddVBand="0" w:evenVBand="0" w:oddHBand="0" w:evenHBand="0" w:firstRowFirstColumn="0" w:firstRowLastColumn="0" w:lastRowFirstColumn="0" w:lastRowLastColumn="0"/>
              <w:rPr>
                <w:ins w:id="2784" w:author="Alfredo" w:date="2020-10-12T19:05:00Z"/>
              </w:rPr>
            </w:pPr>
            <w:ins w:id="2785" w:author="Alfredo" w:date="2020-10-12T19:05:00Z">
              <w:r w:rsidRPr="001D39FA">
                <w:t>Gradiente diagonal hacia abajo-izquierda.</w:t>
              </w:r>
            </w:ins>
          </w:p>
        </w:tc>
      </w:tr>
      <w:tr w:rsidR="001D39FA" w:rsidRPr="001D39FA" w14:paraId="2BBA2481" w14:textId="77777777" w:rsidTr="001D39FA">
        <w:trPr>
          <w:cnfStyle w:val="000000100000" w:firstRow="0" w:lastRow="0" w:firstColumn="0" w:lastColumn="0" w:oddVBand="0" w:evenVBand="0" w:oddHBand="1" w:evenHBand="0" w:firstRowFirstColumn="0" w:firstRowLastColumn="0" w:lastRowFirstColumn="0" w:lastRowLastColumn="0"/>
          <w:jc w:val="center"/>
          <w:ins w:id="2786" w:author="Alfredo" w:date="2020-10-12T19:05:00Z"/>
          <w:trPrChange w:id="2787" w:author="Alfredo" w:date="2020-10-12T19:05:00Z">
            <w:trPr>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2788" w:author="Alfredo" w:date="2020-10-12T19:05:00Z">
              <w:tcPr>
                <w:tcW w:w="0" w:type="auto"/>
                <w:vAlign w:val="center"/>
                <w:hideMark/>
              </w:tcPr>
            </w:tcPrChange>
          </w:tcPr>
          <w:p w14:paraId="2FBC03E5" w14:textId="77777777" w:rsidR="001D39FA" w:rsidRPr="001D39FA" w:rsidRDefault="001D39FA" w:rsidP="001D39FA">
            <w:pPr>
              <w:spacing w:after="160" w:line="259" w:lineRule="auto"/>
              <w:cnfStyle w:val="001000100000" w:firstRow="0" w:lastRow="0" w:firstColumn="1" w:lastColumn="0" w:oddVBand="0" w:evenVBand="0" w:oddHBand="1" w:evenHBand="0" w:firstRowFirstColumn="0" w:firstRowLastColumn="0" w:lastRowFirstColumn="0" w:lastRowLastColumn="0"/>
              <w:rPr>
                <w:ins w:id="2789" w:author="Alfredo" w:date="2020-10-12T19:05:00Z"/>
              </w:rPr>
            </w:pPr>
            <w:ins w:id="2790" w:author="Alfredo" w:date="2020-10-12T19:05:00Z">
              <w:r w:rsidRPr="001D39FA">
                <w:t>to left</w:t>
              </w:r>
            </w:ins>
          </w:p>
        </w:tc>
        <w:tc>
          <w:tcPr>
            <w:tcW w:w="0" w:type="auto"/>
            <w:hideMark/>
            <w:tcPrChange w:id="2791" w:author="Alfredo" w:date="2020-10-12T19:05:00Z">
              <w:tcPr>
                <w:tcW w:w="0" w:type="auto"/>
                <w:vAlign w:val="center"/>
                <w:hideMark/>
              </w:tcPr>
            </w:tcPrChange>
          </w:tcPr>
          <w:p w14:paraId="5AEE2B2D" w14:textId="77777777" w:rsidR="001D39FA" w:rsidRPr="001D39FA" w:rsidRDefault="001D39FA" w:rsidP="001D39FA">
            <w:pPr>
              <w:spacing w:after="160" w:line="259" w:lineRule="auto"/>
              <w:cnfStyle w:val="000000100000" w:firstRow="0" w:lastRow="0" w:firstColumn="0" w:lastColumn="0" w:oddVBand="0" w:evenVBand="0" w:oddHBand="1" w:evenHBand="0" w:firstRowFirstColumn="0" w:firstRowLastColumn="0" w:lastRowFirstColumn="0" w:lastRowLastColumn="0"/>
              <w:rPr>
                <w:ins w:id="2792" w:author="Alfredo" w:date="2020-10-12T19:05:00Z"/>
              </w:rPr>
            </w:pPr>
            <w:ins w:id="2793" w:author="Alfredo" w:date="2020-10-12T19:05:00Z">
              <w:r w:rsidRPr="001D39FA">
                <w:t>270deg</w:t>
              </w:r>
            </w:ins>
          </w:p>
        </w:tc>
        <w:tc>
          <w:tcPr>
            <w:tcW w:w="0" w:type="auto"/>
            <w:hideMark/>
            <w:tcPrChange w:id="2794" w:author="Alfredo" w:date="2020-10-12T19:05:00Z">
              <w:tcPr>
                <w:tcW w:w="0" w:type="auto"/>
                <w:vAlign w:val="center"/>
                <w:hideMark/>
              </w:tcPr>
            </w:tcPrChange>
          </w:tcPr>
          <w:p w14:paraId="7DFB4605" w14:textId="77777777" w:rsidR="001D39FA" w:rsidRPr="001D39FA" w:rsidRDefault="001D39FA" w:rsidP="001D39FA">
            <w:pPr>
              <w:spacing w:after="160" w:line="259" w:lineRule="auto"/>
              <w:cnfStyle w:val="000000100000" w:firstRow="0" w:lastRow="0" w:firstColumn="0" w:lastColumn="0" w:oddVBand="0" w:evenVBand="0" w:oddHBand="1" w:evenHBand="0" w:firstRowFirstColumn="0" w:firstRowLastColumn="0" w:lastRowFirstColumn="0" w:lastRowLastColumn="0"/>
              <w:rPr>
                <w:ins w:id="2795" w:author="Alfredo" w:date="2020-10-12T19:05:00Z"/>
              </w:rPr>
            </w:pPr>
            <w:ins w:id="2796" w:author="Alfredo" w:date="2020-10-12T19:05:00Z">
              <w:r w:rsidRPr="001D39FA">
                <w:t>Gradiente lineal hacia izquierda.</w:t>
              </w:r>
            </w:ins>
          </w:p>
        </w:tc>
      </w:tr>
      <w:tr w:rsidR="001D39FA" w:rsidRPr="001D39FA" w14:paraId="2D2D0BEB" w14:textId="77777777" w:rsidTr="001D39FA">
        <w:trPr>
          <w:jc w:val="center"/>
          <w:ins w:id="2797" w:author="Alfredo" w:date="2020-10-12T19:05:00Z"/>
          <w:trPrChange w:id="2798" w:author="Alfredo" w:date="2020-10-12T19:05:00Z">
            <w:trPr>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2799" w:author="Alfredo" w:date="2020-10-12T19:05:00Z">
              <w:tcPr>
                <w:tcW w:w="0" w:type="auto"/>
                <w:vAlign w:val="center"/>
                <w:hideMark/>
              </w:tcPr>
            </w:tcPrChange>
          </w:tcPr>
          <w:p w14:paraId="1F1737EA" w14:textId="77777777" w:rsidR="001D39FA" w:rsidRPr="001D39FA" w:rsidRDefault="001D39FA" w:rsidP="001D39FA">
            <w:pPr>
              <w:spacing w:after="160" w:line="259" w:lineRule="auto"/>
              <w:rPr>
                <w:ins w:id="2800" w:author="Alfredo" w:date="2020-10-12T19:05:00Z"/>
              </w:rPr>
            </w:pPr>
            <w:ins w:id="2801" w:author="Alfredo" w:date="2020-10-12T19:05:00Z">
              <w:r w:rsidRPr="001D39FA">
                <w:t>to top left</w:t>
              </w:r>
            </w:ins>
          </w:p>
        </w:tc>
        <w:tc>
          <w:tcPr>
            <w:tcW w:w="0" w:type="auto"/>
            <w:hideMark/>
            <w:tcPrChange w:id="2802" w:author="Alfredo" w:date="2020-10-12T19:05:00Z">
              <w:tcPr>
                <w:tcW w:w="0" w:type="auto"/>
                <w:vAlign w:val="center"/>
                <w:hideMark/>
              </w:tcPr>
            </w:tcPrChange>
          </w:tcPr>
          <w:p w14:paraId="58C8D7AF" w14:textId="77777777" w:rsidR="001D39FA" w:rsidRPr="001D39FA" w:rsidRDefault="001D39FA" w:rsidP="001D39FA">
            <w:pPr>
              <w:spacing w:after="160" w:line="259" w:lineRule="auto"/>
              <w:cnfStyle w:val="000000000000" w:firstRow="0" w:lastRow="0" w:firstColumn="0" w:lastColumn="0" w:oddVBand="0" w:evenVBand="0" w:oddHBand="0" w:evenHBand="0" w:firstRowFirstColumn="0" w:firstRowLastColumn="0" w:lastRowFirstColumn="0" w:lastRowLastColumn="0"/>
              <w:rPr>
                <w:ins w:id="2803" w:author="Alfredo" w:date="2020-10-12T19:05:00Z"/>
              </w:rPr>
            </w:pPr>
            <w:ins w:id="2804" w:author="Alfredo" w:date="2020-10-12T19:05:00Z">
              <w:r w:rsidRPr="001D39FA">
                <w:t>325deg</w:t>
              </w:r>
            </w:ins>
          </w:p>
        </w:tc>
        <w:tc>
          <w:tcPr>
            <w:tcW w:w="0" w:type="auto"/>
            <w:hideMark/>
            <w:tcPrChange w:id="2805" w:author="Alfredo" w:date="2020-10-12T19:05:00Z">
              <w:tcPr>
                <w:tcW w:w="0" w:type="auto"/>
                <w:vAlign w:val="center"/>
                <w:hideMark/>
              </w:tcPr>
            </w:tcPrChange>
          </w:tcPr>
          <w:p w14:paraId="2C073FF3" w14:textId="77777777" w:rsidR="001D39FA" w:rsidRPr="001D39FA" w:rsidRDefault="001D39FA" w:rsidP="001D39FA">
            <w:pPr>
              <w:spacing w:after="160" w:line="259" w:lineRule="auto"/>
              <w:cnfStyle w:val="000000000000" w:firstRow="0" w:lastRow="0" w:firstColumn="0" w:lastColumn="0" w:oddVBand="0" w:evenVBand="0" w:oddHBand="0" w:evenHBand="0" w:firstRowFirstColumn="0" w:firstRowLastColumn="0" w:lastRowFirstColumn="0" w:lastRowLastColumn="0"/>
              <w:rPr>
                <w:ins w:id="2806" w:author="Alfredo" w:date="2020-10-12T19:05:00Z"/>
              </w:rPr>
            </w:pPr>
            <w:ins w:id="2807" w:author="Alfredo" w:date="2020-10-12T19:05:00Z">
              <w:r w:rsidRPr="001D39FA">
                <w:t>Gradiente diagonal hacia izquierda-arriba.</w:t>
              </w:r>
            </w:ins>
          </w:p>
        </w:tc>
      </w:tr>
    </w:tbl>
    <w:p w14:paraId="06042DB1" w14:textId="77777777" w:rsidR="000A56C3" w:rsidRDefault="000A56C3" w:rsidP="000A56C3">
      <w:pPr>
        <w:rPr>
          <w:ins w:id="2808" w:author="Alfredo" w:date="2020-10-12T19:06:00Z"/>
          <w:b/>
          <w:bCs/>
        </w:rPr>
      </w:pPr>
    </w:p>
    <w:p w14:paraId="3086FFA3" w14:textId="77777777" w:rsidR="000A56C3" w:rsidRPr="000A56C3" w:rsidRDefault="000A56C3">
      <w:pPr>
        <w:pStyle w:val="Ttulo3"/>
        <w:rPr>
          <w:ins w:id="2809" w:author="Alfredo" w:date="2020-10-12T19:06:00Z"/>
          <w:b w:val="0"/>
          <w:rPrChange w:id="2810" w:author="Alfredo" w:date="2020-10-12T19:07:00Z">
            <w:rPr>
              <w:ins w:id="2811" w:author="Alfredo" w:date="2020-10-12T19:06:00Z"/>
              <w:b/>
            </w:rPr>
          </w:rPrChange>
        </w:rPr>
        <w:pPrChange w:id="2812" w:author="Alfredo" w:date="2020-10-12T19:07:00Z">
          <w:pPr/>
        </w:pPrChange>
      </w:pPr>
      <w:ins w:id="2813" w:author="Alfredo" w:date="2020-10-12T19:06:00Z">
        <w:r w:rsidRPr="000A56C3">
          <w:rPr>
            <w:rPrChange w:id="2814" w:author="Alfredo" w:date="2020-10-12T19:07:00Z">
              <w:rPr>
                <w:b/>
              </w:rPr>
            </w:rPrChange>
          </w:rPr>
          <w:fldChar w:fldCharType="begin"/>
        </w:r>
        <w:r w:rsidRPr="000A56C3">
          <w:rPr>
            <w:rPrChange w:id="2815" w:author="Alfredo" w:date="2020-10-12T19:07:00Z">
              <w:rPr/>
            </w:rPrChange>
          </w:rPr>
          <w:instrText xml:space="preserve"> HYPERLINK "https://lenguajecss.com/css/colores-y-fondos/gradientes-css/" \l "colores-del-gradiente" </w:instrText>
        </w:r>
        <w:r w:rsidRPr="000A56C3">
          <w:rPr>
            <w:rPrChange w:id="2816" w:author="Alfredo" w:date="2020-10-12T19:07:00Z">
              <w:rPr>
                <w:b/>
              </w:rPr>
            </w:rPrChange>
          </w:rPr>
          <w:fldChar w:fldCharType="separate"/>
        </w:r>
        <w:r w:rsidRPr="000A56C3">
          <w:rPr>
            <w:rStyle w:val="Hipervnculo"/>
            <w:color w:val="0070C0"/>
            <w:u w:val="none"/>
            <w:rPrChange w:id="2817" w:author="Alfredo" w:date="2020-10-12T19:07:00Z">
              <w:rPr>
                <w:rStyle w:val="Hipervnculo"/>
                <w:bCs/>
              </w:rPr>
            </w:rPrChange>
          </w:rPr>
          <w:t>Colores del gradiente</w:t>
        </w:r>
        <w:r w:rsidRPr="000A56C3">
          <w:rPr>
            <w:rPrChange w:id="2818" w:author="Alfredo" w:date="2020-10-12T19:07:00Z">
              <w:rPr>
                <w:b/>
              </w:rPr>
            </w:rPrChange>
          </w:rPr>
          <w:fldChar w:fldCharType="end"/>
        </w:r>
      </w:ins>
    </w:p>
    <w:p w14:paraId="4609EFE6" w14:textId="77777777" w:rsidR="000A56C3" w:rsidRPr="000A56C3" w:rsidRDefault="000A56C3">
      <w:pPr>
        <w:jc w:val="both"/>
        <w:rPr>
          <w:ins w:id="2819" w:author="Alfredo" w:date="2020-10-12T19:06:00Z"/>
        </w:rPr>
        <w:pPrChange w:id="2820" w:author="Alfredo" w:date="2020-10-12T19:18:00Z">
          <w:pPr/>
        </w:pPrChange>
      </w:pPr>
      <w:ins w:id="2821" w:author="Alfredo" w:date="2020-10-12T19:06:00Z">
        <w:r w:rsidRPr="000A56C3">
          <w:t>Por defecto, las distancias entre colores se ajustan automáticamente con proporciones equivalentes, salvo que especifiquemos un tamaño (</w:t>
        </w:r>
        <w:r w:rsidRPr="000A56C3">
          <w:rPr>
            <w:i/>
            <w:iCs/>
          </w:rPr>
          <w:t>porcentaje o píxeles, por ejemplo</w:t>
        </w:r>
        <w:r w:rsidRPr="000A56C3">
          <w:t>) justo después del color en cuestión, que se puede indicar de forma opcional:</w:t>
        </w:r>
      </w:ins>
    </w:p>
    <w:bookmarkStart w:id="2822" w:name="_MON_1664034887"/>
    <w:bookmarkEnd w:id="2822"/>
    <w:p w14:paraId="097CA92F" w14:textId="4F310E40" w:rsidR="000A56C3" w:rsidRDefault="000A56C3" w:rsidP="001D39FA">
      <w:pPr>
        <w:rPr>
          <w:ins w:id="2823" w:author="Alfredo" w:date="2020-10-12T19:11:00Z"/>
        </w:rPr>
      </w:pPr>
      <w:ins w:id="2824" w:author="Alfredo" w:date="2020-10-12T19:07:00Z">
        <w:r>
          <w:object w:dxaOrig="8838" w:dyaOrig="855" w14:anchorId="54EECB75">
            <v:shape id="_x0000_i1057" type="#_x0000_t75" style="width:441.75pt;height:42.75pt" o:ole="">
              <v:imagedata r:id="rId96" o:title=""/>
            </v:shape>
            <o:OLEObject Type="Embed" ProgID="Word.OpenDocumentText.12" ShapeID="_x0000_i1057" DrawAspect="Content" ObjectID="_1664042566" r:id="rId97"/>
          </w:object>
        </w:r>
      </w:ins>
    </w:p>
    <w:p w14:paraId="55D384D8" w14:textId="62F6A3E3" w:rsidR="000A56C3" w:rsidRPr="000A56C3" w:rsidRDefault="000A56C3">
      <w:pPr>
        <w:jc w:val="both"/>
        <w:rPr>
          <w:ins w:id="2825" w:author="Alfredo" w:date="2020-10-12T19:11:00Z"/>
        </w:rPr>
        <w:pPrChange w:id="2826" w:author="Alfredo" w:date="2020-10-12T19:18:00Z">
          <w:pPr/>
        </w:pPrChange>
      </w:pPr>
      <w:ins w:id="2827" w:author="Alfredo" w:date="2020-10-12T19:11:00Z">
        <w:r w:rsidRPr="000A56C3">
          <w:t xml:space="preserve">Este tamaño representa el momento en el que el gradiente comienza a cambiar el color, respecto al tamaño del gradiente completo. En este fragmento de código, nos mostraría un gradiente similar al que vemos a continuación, donde se aprecia que los tamaños o distancias entre colores no son equivalentes, sino que corresponden </w:t>
        </w:r>
        <w:r w:rsidRPr="000A56C3">
          <w:rPr>
            <w:b/>
            <w:bCs/>
          </w:rPr>
          <w:t>azul</w:t>
        </w:r>
        <w:r w:rsidRPr="000A56C3">
          <w:t xml:space="preserve"> (</w:t>
        </w:r>
        <w:r w:rsidRPr="000A56C3">
          <w:rPr>
            <w:i/>
            <w:iCs/>
          </w:rPr>
          <w:t>0-50%</w:t>
        </w:r>
        <w:r w:rsidRPr="000A56C3">
          <w:t xml:space="preserve">), </w:t>
        </w:r>
        <w:r w:rsidRPr="000A56C3">
          <w:rPr>
            <w:b/>
            <w:bCs/>
          </w:rPr>
          <w:t>rojo</w:t>
        </w:r>
        <w:r w:rsidRPr="000A56C3">
          <w:t xml:space="preserve"> (</w:t>
        </w:r>
        <w:r w:rsidRPr="000A56C3">
          <w:rPr>
            <w:i/>
            <w:iCs/>
          </w:rPr>
          <w:t>50%-55%</w:t>
        </w:r>
        <w:r w:rsidRPr="000A56C3">
          <w:t xml:space="preserve">) y </w:t>
        </w:r>
        <w:r w:rsidRPr="000A56C3">
          <w:rPr>
            <w:b/>
            <w:bCs/>
          </w:rPr>
          <w:t>verde</w:t>
        </w:r>
        <w:r w:rsidRPr="000A56C3">
          <w:t xml:space="preserve"> (</w:t>
        </w:r>
        <w:r w:rsidRPr="000A56C3">
          <w:rPr>
            <w:i/>
            <w:iCs/>
          </w:rPr>
          <w:t>55%-75%</w:t>
        </w:r>
        <w:r w:rsidRPr="000A56C3">
          <w:t>), el cuál permanece hasta el final al no haber ningún color más:</w:t>
        </w:r>
      </w:ins>
    </w:p>
    <w:p w14:paraId="2E9C2FAE" w14:textId="2E000BAA" w:rsidR="000A56C3" w:rsidRPr="000A56C3" w:rsidRDefault="00DC2AA9">
      <w:pPr>
        <w:jc w:val="center"/>
        <w:rPr>
          <w:ins w:id="2828" w:author="Alfredo" w:date="2020-10-12T19:11:00Z"/>
        </w:rPr>
        <w:pPrChange w:id="2829" w:author="Alfredo" w:date="2020-10-12T19:15:00Z">
          <w:pPr/>
        </w:pPrChange>
      </w:pPr>
      <w:ins w:id="2830" w:author="Alfredo" w:date="2020-10-12T19:15:00Z">
        <w:r>
          <w:rPr>
            <w:noProof/>
            <w:lang w:eastAsia="es-MX"/>
          </w:rPr>
          <w:drawing>
            <wp:inline distT="0" distB="0" distL="0" distR="0" wp14:anchorId="52CC555E" wp14:editId="188FE2A5">
              <wp:extent cx="4038600" cy="1424525"/>
              <wp:effectExtent l="0" t="0" r="0" b="444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8"/>
                      <a:srcRect t="9858" r="53813" b="61164"/>
                      <a:stretch/>
                    </pic:blipFill>
                    <pic:spPr bwMode="auto">
                      <a:xfrm>
                        <a:off x="0" y="0"/>
                        <a:ext cx="4058953" cy="1431704"/>
                      </a:xfrm>
                      <a:prstGeom prst="rect">
                        <a:avLst/>
                      </a:prstGeom>
                      <a:ln>
                        <a:noFill/>
                      </a:ln>
                      <a:extLst>
                        <a:ext uri="{53640926-AAD7-44D8-BBD7-CCE9431645EC}">
                          <a14:shadowObscured xmlns:a14="http://schemas.microsoft.com/office/drawing/2010/main"/>
                        </a:ext>
                      </a:extLst>
                    </pic:spPr>
                  </pic:pic>
                </a:graphicData>
              </a:graphic>
            </wp:inline>
          </w:drawing>
        </w:r>
      </w:ins>
    </w:p>
    <w:p w14:paraId="663A5F87" w14:textId="77777777" w:rsidR="00DC2AA9" w:rsidRPr="00DC2AA9" w:rsidRDefault="00DC2AA9">
      <w:pPr>
        <w:pStyle w:val="Ttulo3"/>
        <w:rPr>
          <w:ins w:id="2831" w:author="Alfredo" w:date="2020-10-12T19:16:00Z"/>
          <w:b w:val="0"/>
          <w:rPrChange w:id="2832" w:author="Alfredo" w:date="2020-10-12T19:16:00Z">
            <w:rPr>
              <w:ins w:id="2833" w:author="Alfredo" w:date="2020-10-12T19:16:00Z"/>
              <w:b/>
            </w:rPr>
          </w:rPrChange>
        </w:rPr>
        <w:pPrChange w:id="2834" w:author="Alfredo" w:date="2020-10-12T19:16:00Z">
          <w:pPr/>
        </w:pPrChange>
      </w:pPr>
      <w:ins w:id="2835" w:author="Alfredo" w:date="2020-10-12T19:16:00Z">
        <w:r w:rsidRPr="00DC2AA9">
          <w:rPr>
            <w:rPrChange w:id="2836" w:author="Alfredo" w:date="2020-10-12T19:16:00Z">
              <w:rPr>
                <w:b/>
              </w:rPr>
            </w:rPrChange>
          </w:rPr>
          <w:fldChar w:fldCharType="begin"/>
        </w:r>
        <w:r w:rsidRPr="00DC2AA9">
          <w:rPr>
            <w:rPrChange w:id="2837" w:author="Alfredo" w:date="2020-10-12T19:16:00Z">
              <w:rPr/>
            </w:rPrChange>
          </w:rPr>
          <w:instrText xml:space="preserve"> HYPERLINK "https://lenguajecss.com/css/colores-y-fondos/gradientes-css/" \l "gradiente-radial" </w:instrText>
        </w:r>
        <w:r w:rsidRPr="00DC2AA9">
          <w:rPr>
            <w:rPrChange w:id="2838" w:author="Alfredo" w:date="2020-10-12T19:16:00Z">
              <w:rPr>
                <w:b/>
              </w:rPr>
            </w:rPrChange>
          </w:rPr>
          <w:fldChar w:fldCharType="separate"/>
        </w:r>
        <w:r w:rsidRPr="00DC2AA9">
          <w:rPr>
            <w:rStyle w:val="Hipervnculo"/>
            <w:color w:val="0070C0"/>
            <w:u w:val="none"/>
            <w:rPrChange w:id="2839" w:author="Alfredo" w:date="2020-10-12T19:16:00Z">
              <w:rPr>
                <w:rStyle w:val="Hipervnculo"/>
                <w:bCs/>
              </w:rPr>
            </w:rPrChange>
          </w:rPr>
          <w:t>Gradiente radial</w:t>
        </w:r>
        <w:r w:rsidRPr="00DC2AA9">
          <w:rPr>
            <w:rPrChange w:id="2840" w:author="Alfredo" w:date="2020-10-12T19:16:00Z">
              <w:rPr>
                <w:b/>
              </w:rPr>
            </w:rPrChange>
          </w:rPr>
          <w:fldChar w:fldCharType="end"/>
        </w:r>
      </w:ins>
    </w:p>
    <w:p w14:paraId="686FB4A7" w14:textId="77777777" w:rsidR="00DC2AA9" w:rsidRDefault="00DC2AA9" w:rsidP="00DC2AA9">
      <w:pPr>
        <w:rPr>
          <w:ins w:id="2841" w:author="Alfredo" w:date="2020-10-12T19:19:00Z"/>
        </w:rPr>
      </w:pPr>
      <w:ins w:id="2842" w:author="Alfredo" w:date="2020-10-12T19:16:00Z">
        <w:r w:rsidRPr="00DC2AA9">
          <w:t xml:space="preserve">Como vimos al principio, a parte de gradientes lineales, también podemos crear otros tipos de gradientes, como por ejemplo, los </w:t>
        </w:r>
        <w:r w:rsidRPr="00DC2AA9">
          <w:rPr>
            <w:b/>
            <w:bCs/>
          </w:rPr>
          <w:t>gradientes radiales</w:t>
        </w:r>
        <w:r w:rsidRPr="00DC2AA9">
          <w:t xml:space="preserve">, que permite crear degradados con formas circulares. Para ello, sólo tenemos que utilizar la expresión </w:t>
        </w:r>
        <w:r w:rsidRPr="008276D3">
          <w:rPr>
            <w:rFonts w:ascii="Times New Roman" w:hAnsi="Times New Roman" w:cs="Times New Roman"/>
            <w:i/>
            <w:rPrChange w:id="2843" w:author="Alfredo" w:date="2020-10-12T19:16:00Z">
              <w:rPr/>
            </w:rPrChange>
          </w:rPr>
          <w:t>radial-gradient</w:t>
        </w:r>
        <w:r w:rsidRPr="00DC2AA9">
          <w:t xml:space="preserve"> en lugar de </w:t>
        </w:r>
        <w:r w:rsidRPr="008276D3">
          <w:rPr>
            <w:rFonts w:ascii="Times New Roman" w:hAnsi="Times New Roman" w:cs="Times New Roman"/>
            <w:i/>
            <w:rPrChange w:id="2844" w:author="Alfredo" w:date="2020-10-12T19:16:00Z">
              <w:rPr/>
            </w:rPrChange>
          </w:rPr>
          <w:t>linear-gradient</w:t>
        </w:r>
        <w:r w:rsidRPr="00DC2AA9">
          <w:t>:</w:t>
        </w:r>
      </w:ins>
    </w:p>
    <w:p w14:paraId="2AFA3467" w14:textId="54429C1E" w:rsidR="008276D3" w:rsidRPr="00DC2AA9" w:rsidRDefault="008276D3" w:rsidP="00DC2AA9">
      <w:pPr>
        <w:rPr>
          <w:ins w:id="2845" w:author="Alfredo" w:date="2020-10-12T19:16:00Z"/>
        </w:rPr>
      </w:pPr>
    </w:p>
    <w:p w14:paraId="27FC8F7C" w14:textId="72C49F6F" w:rsidR="001D39FA" w:rsidRDefault="008276D3">
      <w:pPr>
        <w:jc w:val="center"/>
        <w:rPr>
          <w:ins w:id="2846" w:author="Alfredo" w:date="2020-10-12T19:20:00Z"/>
        </w:rPr>
        <w:pPrChange w:id="2847" w:author="Alfredo" w:date="2020-10-12T19:19:00Z">
          <w:pPr/>
        </w:pPrChange>
      </w:pPr>
      <w:ins w:id="2848" w:author="Alfredo" w:date="2020-10-12T19:17:00Z">
        <w:r w:rsidRPr="008276D3">
          <w:rPr>
            <w:noProof/>
            <w:lang w:eastAsia="es-MX"/>
          </w:rPr>
          <w:lastRenderedPageBreak/>
          <w:drawing>
            <wp:inline distT="0" distB="0" distL="0" distR="0" wp14:anchorId="401B44C9" wp14:editId="0CC69BBB">
              <wp:extent cx="3043568" cy="1524000"/>
              <wp:effectExtent l="0" t="0" r="4445" b="0"/>
              <wp:docPr id="29" name="Imagen 29" descr="Gradiente rad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descr="Gradiente radial"/>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3059506" cy="1531981"/>
                      </a:xfrm>
                      <a:prstGeom prst="rect">
                        <a:avLst/>
                      </a:prstGeom>
                      <a:noFill/>
                      <a:ln>
                        <a:noFill/>
                      </a:ln>
                    </pic:spPr>
                  </pic:pic>
                </a:graphicData>
              </a:graphic>
            </wp:inline>
          </w:drawing>
        </w:r>
      </w:ins>
    </w:p>
    <w:p w14:paraId="3A50FBD2" w14:textId="0AD9BC48" w:rsidR="008276D3" w:rsidRDefault="008276D3">
      <w:pPr>
        <w:rPr>
          <w:ins w:id="2849" w:author="Alfredo" w:date="2020-10-12T19:20:00Z"/>
        </w:rPr>
      </w:pPr>
      <w:ins w:id="2850" w:author="Alfredo" w:date="2020-10-12T19:20:00Z">
        <w:r w:rsidRPr="008276D3">
          <w:t xml:space="preserve">De la misma forma, también tenemos diferentes modalidades para crear </w:t>
        </w:r>
        <w:r w:rsidRPr="008276D3">
          <w:rPr>
            <w:b/>
            <w:bCs/>
          </w:rPr>
          <w:t>gradientes radiales</w:t>
        </w:r>
        <w:r w:rsidRPr="008276D3">
          <w:t>, desde una muy básica donde le indicamos sólo los colores, hasta otra más avanzada donde le damos forma, tamaño e incluso ubicación:</w:t>
        </w:r>
      </w:ins>
    </w:p>
    <w:tbl>
      <w:tblPr>
        <w:tblStyle w:val="Tabladecuadrcula4-nfasis5"/>
        <w:tblW w:w="9209" w:type="dxa"/>
        <w:jc w:val="center"/>
        <w:tblLook w:val="04A0" w:firstRow="1" w:lastRow="0" w:firstColumn="1" w:lastColumn="0" w:noHBand="0" w:noVBand="1"/>
        <w:tblPrChange w:id="2851" w:author="Alfredo" w:date="2020-10-12T19:23:00Z">
          <w:tblPr>
            <w:tblStyle w:val="Tabladecuadrcula4-nfasis5"/>
            <w:tblW w:w="0" w:type="auto"/>
            <w:jc w:val="center"/>
            <w:tblLook w:val="04A0" w:firstRow="1" w:lastRow="0" w:firstColumn="1" w:lastColumn="0" w:noHBand="0" w:noVBand="1"/>
          </w:tblPr>
        </w:tblPrChange>
      </w:tblPr>
      <w:tblGrid>
        <w:gridCol w:w="5382"/>
        <w:gridCol w:w="3827"/>
        <w:tblGridChange w:id="2852">
          <w:tblGrid>
            <w:gridCol w:w="113"/>
            <w:gridCol w:w="5269"/>
            <w:gridCol w:w="113"/>
            <w:gridCol w:w="3426"/>
            <w:gridCol w:w="401"/>
          </w:tblGrid>
        </w:tblGridChange>
      </w:tblGrid>
      <w:tr w:rsidR="003E6F30" w:rsidRPr="008276D3" w14:paraId="6B62D8E5" w14:textId="77777777" w:rsidTr="003E6F30">
        <w:trPr>
          <w:cnfStyle w:val="100000000000" w:firstRow="1" w:lastRow="0" w:firstColumn="0" w:lastColumn="0" w:oddVBand="0" w:evenVBand="0" w:oddHBand="0" w:evenHBand="0" w:firstRowFirstColumn="0" w:firstRowLastColumn="0" w:lastRowFirstColumn="0" w:lastRowLastColumn="0"/>
          <w:jc w:val="center"/>
          <w:ins w:id="2853" w:author="Alfredo" w:date="2020-10-12T19:20:00Z"/>
          <w:trPrChange w:id="2854" w:author="Alfredo" w:date="2020-10-12T19:23:00Z">
            <w:trPr>
              <w:gridAfter w:val="0"/>
              <w:jc w:val="center"/>
            </w:trPr>
          </w:trPrChange>
        </w:trPr>
        <w:tc>
          <w:tcPr>
            <w:cnfStyle w:val="001000000000" w:firstRow="0" w:lastRow="0" w:firstColumn="1" w:lastColumn="0" w:oddVBand="0" w:evenVBand="0" w:oddHBand="0" w:evenHBand="0" w:firstRowFirstColumn="0" w:firstRowLastColumn="0" w:lastRowFirstColumn="0" w:lastRowLastColumn="0"/>
            <w:tcW w:w="5382" w:type="dxa"/>
            <w:hideMark/>
            <w:tcPrChange w:id="2855" w:author="Alfredo" w:date="2020-10-12T19:23:00Z">
              <w:tcPr>
                <w:tcW w:w="5382" w:type="dxa"/>
                <w:gridSpan w:val="2"/>
                <w:hideMark/>
              </w:tcPr>
            </w:tcPrChange>
          </w:tcPr>
          <w:p w14:paraId="661DE879" w14:textId="77777777" w:rsidR="008276D3" w:rsidRPr="008276D3" w:rsidRDefault="008276D3" w:rsidP="008276D3">
            <w:pPr>
              <w:spacing w:after="160" w:line="259" w:lineRule="auto"/>
              <w:cnfStyle w:val="101000000000" w:firstRow="1" w:lastRow="0" w:firstColumn="1" w:lastColumn="0" w:oddVBand="0" w:evenVBand="0" w:oddHBand="0" w:evenHBand="0" w:firstRowFirstColumn="0" w:firstRowLastColumn="0" w:lastRowFirstColumn="0" w:lastRowLastColumn="0"/>
              <w:rPr>
                <w:ins w:id="2856" w:author="Alfredo" w:date="2020-10-12T19:20:00Z"/>
              </w:rPr>
            </w:pPr>
            <w:ins w:id="2857" w:author="Alfredo" w:date="2020-10-12T19:20:00Z">
              <w:r w:rsidRPr="008276D3">
                <w:t>Valor</w:t>
              </w:r>
            </w:ins>
          </w:p>
        </w:tc>
        <w:tc>
          <w:tcPr>
            <w:tcW w:w="3827" w:type="dxa"/>
            <w:hideMark/>
            <w:tcPrChange w:id="2858" w:author="Alfredo" w:date="2020-10-12T19:23:00Z">
              <w:tcPr>
                <w:tcW w:w="3539" w:type="dxa"/>
                <w:gridSpan w:val="2"/>
                <w:hideMark/>
              </w:tcPr>
            </w:tcPrChange>
          </w:tcPr>
          <w:p w14:paraId="246C576E" w14:textId="77777777" w:rsidR="008276D3" w:rsidRPr="008276D3" w:rsidRDefault="008276D3" w:rsidP="008276D3">
            <w:pPr>
              <w:spacing w:after="160" w:line="259" w:lineRule="auto"/>
              <w:cnfStyle w:val="100000000000" w:firstRow="1" w:lastRow="0" w:firstColumn="0" w:lastColumn="0" w:oddVBand="0" w:evenVBand="0" w:oddHBand="0" w:evenHBand="0" w:firstRowFirstColumn="0" w:firstRowLastColumn="0" w:lastRowFirstColumn="0" w:lastRowLastColumn="0"/>
              <w:rPr>
                <w:ins w:id="2859" w:author="Alfredo" w:date="2020-10-12T19:20:00Z"/>
              </w:rPr>
            </w:pPr>
            <w:ins w:id="2860" w:author="Alfredo" w:date="2020-10-12T19:20:00Z">
              <w:r w:rsidRPr="008276D3">
                <w:t>Significado</w:t>
              </w:r>
            </w:ins>
          </w:p>
        </w:tc>
      </w:tr>
      <w:tr w:rsidR="003E6F30" w:rsidRPr="008276D3" w14:paraId="341E06CB" w14:textId="77777777" w:rsidTr="003E6F30">
        <w:trPr>
          <w:cnfStyle w:val="000000100000" w:firstRow="0" w:lastRow="0" w:firstColumn="0" w:lastColumn="0" w:oddVBand="0" w:evenVBand="0" w:oddHBand="1" w:evenHBand="0" w:firstRowFirstColumn="0" w:firstRowLastColumn="0" w:lastRowFirstColumn="0" w:lastRowLastColumn="0"/>
          <w:jc w:val="center"/>
          <w:ins w:id="2861" w:author="Alfredo" w:date="2020-10-12T19:20:00Z"/>
          <w:trPrChange w:id="2862" w:author="Alfredo" w:date="2020-10-12T19:23:00Z">
            <w:trPr>
              <w:gridAfter w:val="0"/>
              <w:jc w:val="center"/>
            </w:trPr>
          </w:trPrChange>
        </w:trPr>
        <w:tc>
          <w:tcPr>
            <w:cnfStyle w:val="001000000000" w:firstRow="0" w:lastRow="0" w:firstColumn="1" w:lastColumn="0" w:oddVBand="0" w:evenVBand="0" w:oddHBand="0" w:evenHBand="0" w:firstRowFirstColumn="0" w:firstRowLastColumn="0" w:lastRowFirstColumn="0" w:lastRowLastColumn="0"/>
            <w:tcW w:w="5382" w:type="dxa"/>
            <w:hideMark/>
            <w:tcPrChange w:id="2863" w:author="Alfredo" w:date="2020-10-12T19:23:00Z">
              <w:tcPr>
                <w:tcW w:w="5382" w:type="dxa"/>
                <w:gridSpan w:val="2"/>
                <w:hideMark/>
              </w:tcPr>
            </w:tcPrChange>
          </w:tcPr>
          <w:p w14:paraId="4A27C366" w14:textId="3411524B" w:rsidR="008276D3" w:rsidRPr="008276D3" w:rsidRDefault="008276D3" w:rsidP="008276D3">
            <w:pPr>
              <w:spacing w:after="160" w:line="259" w:lineRule="auto"/>
              <w:cnfStyle w:val="001000100000" w:firstRow="0" w:lastRow="0" w:firstColumn="1" w:lastColumn="0" w:oddVBand="0" w:evenVBand="0" w:oddHBand="1" w:evenHBand="0" w:firstRowFirstColumn="0" w:firstRowLastColumn="0" w:lastRowFirstColumn="0" w:lastRowLastColumn="0"/>
              <w:rPr>
                <w:ins w:id="2864" w:author="Alfredo" w:date="2020-10-12T19:20:00Z"/>
              </w:rPr>
            </w:pPr>
            <w:ins w:id="2865" w:author="Alfredo" w:date="2020-10-12T19:20:00Z">
              <w:r w:rsidRPr="008276D3">
                <w:t>radial-gradient(</w:t>
              </w:r>
            </w:ins>
            <w:ins w:id="2866" w:author="Alfredo" w:date="2020-10-12T19:21:00Z">
              <w:r w:rsidRPr="003E6F30">
                <w:rPr>
                  <w:highlight w:val="yellow"/>
                  <w:rPrChange w:id="2867" w:author="Alfredo" w:date="2020-10-12T19:22:00Z">
                    <w:rPr/>
                  </w:rPrChange>
                </w:rPr>
                <w:t>color</w:t>
              </w:r>
            </w:ins>
            <w:ins w:id="2868" w:author="Alfredo" w:date="2020-10-12T19:20:00Z">
              <w:r w:rsidRPr="008276D3">
                <w:t>,</w:t>
              </w:r>
            </w:ins>
            <w:ins w:id="2869" w:author="Alfredo" w:date="2020-10-12T19:21:00Z">
              <w:r w:rsidRPr="003E6F30">
                <w:rPr>
                  <w:highlight w:val="yellow"/>
                  <w:rPrChange w:id="2870" w:author="Alfredo" w:date="2020-10-12T19:22:00Z">
                    <w:rPr/>
                  </w:rPrChange>
                </w:rPr>
                <w:t>color</w:t>
              </w:r>
            </w:ins>
            <w:ins w:id="2871" w:author="Alfredo" w:date="2020-10-12T19:20:00Z">
              <w:r w:rsidRPr="008276D3">
                <w:t xml:space="preserve"> , ...)</w:t>
              </w:r>
            </w:ins>
          </w:p>
        </w:tc>
        <w:tc>
          <w:tcPr>
            <w:tcW w:w="3827" w:type="dxa"/>
            <w:hideMark/>
            <w:tcPrChange w:id="2872" w:author="Alfredo" w:date="2020-10-12T19:23:00Z">
              <w:tcPr>
                <w:tcW w:w="3539" w:type="dxa"/>
                <w:gridSpan w:val="2"/>
                <w:hideMark/>
              </w:tcPr>
            </w:tcPrChange>
          </w:tcPr>
          <w:p w14:paraId="728003C8" w14:textId="77777777" w:rsidR="008276D3" w:rsidRPr="008276D3" w:rsidRDefault="008276D3" w:rsidP="008276D3">
            <w:pPr>
              <w:spacing w:after="160" w:line="259" w:lineRule="auto"/>
              <w:cnfStyle w:val="000000100000" w:firstRow="0" w:lastRow="0" w:firstColumn="0" w:lastColumn="0" w:oddVBand="0" w:evenVBand="0" w:oddHBand="1" w:evenHBand="0" w:firstRowFirstColumn="0" w:firstRowLastColumn="0" w:lastRowFirstColumn="0" w:lastRowLastColumn="0"/>
              <w:rPr>
                <w:ins w:id="2873" w:author="Alfredo" w:date="2020-10-12T19:20:00Z"/>
              </w:rPr>
            </w:pPr>
            <w:ins w:id="2874" w:author="Alfredo" w:date="2020-10-12T19:20:00Z">
              <w:r w:rsidRPr="008276D3">
                <w:t>Gradiente básico entre colores.</w:t>
              </w:r>
            </w:ins>
          </w:p>
        </w:tc>
      </w:tr>
      <w:tr w:rsidR="003E6F30" w:rsidRPr="008276D3" w14:paraId="06F6564C" w14:textId="77777777" w:rsidTr="003E6F30">
        <w:trPr>
          <w:jc w:val="center"/>
          <w:ins w:id="2875" w:author="Alfredo" w:date="2020-10-12T19:20:00Z"/>
        </w:trPr>
        <w:tc>
          <w:tcPr>
            <w:cnfStyle w:val="001000000000" w:firstRow="0" w:lastRow="0" w:firstColumn="1" w:lastColumn="0" w:oddVBand="0" w:evenVBand="0" w:oddHBand="0" w:evenHBand="0" w:firstRowFirstColumn="0" w:firstRowLastColumn="0" w:lastRowFirstColumn="0" w:lastRowLastColumn="0"/>
            <w:tcW w:w="5382" w:type="dxa"/>
            <w:hideMark/>
          </w:tcPr>
          <w:p w14:paraId="7EF76C63" w14:textId="5DF96AB3" w:rsidR="008276D3" w:rsidRPr="008276D3" w:rsidRDefault="008276D3" w:rsidP="008276D3">
            <w:pPr>
              <w:spacing w:after="160" w:line="259" w:lineRule="auto"/>
              <w:rPr>
                <w:ins w:id="2876" w:author="Alfredo" w:date="2020-10-12T19:20:00Z"/>
              </w:rPr>
            </w:pPr>
            <w:ins w:id="2877" w:author="Alfredo" w:date="2020-10-12T19:20:00Z">
              <w:r w:rsidRPr="008276D3">
                <w:t>radial-gradient(</w:t>
              </w:r>
              <w:r w:rsidRPr="003E6F30">
                <w:rPr>
                  <w:i/>
                  <w:iCs/>
                  <w:highlight w:val="yellow"/>
                  <w:rPrChange w:id="2878" w:author="Alfredo" w:date="2020-10-12T19:22:00Z">
                    <w:rPr>
                      <w:i/>
                      <w:iCs/>
                    </w:rPr>
                  </w:rPrChange>
                </w:rPr>
                <w:t>forma</w:t>
              </w:r>
              <w:r w:rsidRPr="008276D3">
                <w:t xml:space="preserve">, </w:t>
              </w:r>
            </w:ins>
            <w:ins w:id="2879" w:author="Alfredo" w:date="2020-10-12T19:21:00Z">
              <w:r w:rsidRPr="003E6F30">
                <w:rPr>
                  <w:highlight w:val="yellow"/>
                  <w:rPrChange w:id="2880" w:author="Alfredo" w:date="2020-10-12T19:22:00Z">
                    <w:rPr/>
                  </w:rPrChange>
                </w:rPr>
                <w:t>color</w:t>
              </w:r>
            </w:ins>
            <w:ins w:id="2881" w:author="Alfredo" w:date="2020-10-12T19:20:00Z">
              <w:r w:rsidRPr="008276D3">
                <w:t xml:space="preserve">, </w:t>
              </w:r>
            </w:ins>
            <w:ins w:id="2882" w:author="Alfredo" w:date="2020-10-12T19:21:00Z">
              <w:r w:rsidRPr="003E6F30">
                <w:rPr>
                  <w:highlight w:val="yellow"/>
                  <w:rPrChange w:id="2883" w:author="Alfredo" w:date="2020-10-12T19:22:00Z">
                    <w:rPr/>
                  </w:rPrChange>
                </w:rPr>
                <w:t>color</w:t>
              </w:r>
            </w:ins>
            <w:ins w:id="2884" w:author="Alfredo" w:date="2020-10-12T19:20:00Z">
              <w:r w:rsidRPr="008276D3">
                <w:t>, ...)</w:t>
              </w:r>
            </w:ins>
          </w:p>
        </w:tc>
        <w:tc>
          <w:tcPr>
            <w:tcW w:w="3827" w:type="dxa"/>
            <w:hideMark/>
          </w:tcPr>
          <w:p w14:paraId="75061F94" w14:textId="77777777" w:rsidR="008276D3" w:rsidRPr="008276D3" w:rsidRDefault="008276D3" w:rsidP="008276D3">
            <w:pPr>
              <w:spacing w:after="160" w:line="259" w:lineRule="auto"/>
              <w:cnfStyle w:val="000000000000" w:firstRow="0" w:lastRow="0" w:firstColumn="0" w:lastColumn="0" w:oddVBand="0" w:evenVBand="0" w:oddHBand="0" w:evenHBand="0" w:firstRowFirstColumn="0" w:firstRowLastColumn="0" w:lastRowFirstColumn="0" w:lastRowLastColumn="0"/>
              <w:rPr>
                <w:ins w:id="2885" w:author="Alfredo" w:date="2020-10-12T19:20:00Z"/>
              </w:rPr>
            </w:pPr>
            <w:ins w:id="2886" w:author="Alfredo" w:date="2020-10-12T19:20:00Z">
              <w:r w:rsidRPr="008276D3">
                <w:t>Gradiente con forma circular o elíptica.</w:t>
              </w:r>
            </w:ins>
          </w:p>
        </w:tc>
      </w:tr>
      <w:tr w:rsidR="003E6F30" w:rsidRPr="008276D3" w14:paraId="15CE1227" w14:textId="77777777" w:rsidTr="003E6F30">
        <w:trPr>
          <w:cnfStyle w:val="000000100000" w:firstRow="0" w:lastRow="0" w:firstColumn="0" w:lastColumn="0" w:oddVBand="0" w:evenVBand="0" w:oddHBand="1" w:evenHBand="0" w:firstRowFirstColumn="0" w:firstRowLastColumn="0" w:lastRowFirstColumn="0" w:lastRowLastColumn="0"/>
          <w:jc w:val="center"/>
          <w:ins w:id="2887" w:author="Alfredo" w:date="2020-10-12T19:20:00Z"/>
          <w:trPrChange w:id="2888" w:author="Alfredo" w:date="2020-10-12T19:23:00Z">
            <w:trPr>
              <w:gridAfter w:val="0"/>
              <w:jc w:val="center"/>
            </w:trPr>
          </w:trPrChange>
        </w:trPr>
        <w:tc>
          <w:tcPr>
            <w:cnfStyle w:val="001000000000" w:firstRow="0" w:lastRow="0" w:firstColumn="1" w:lastColumn="0" w:oddVBand="0" w:evenVBand="0" w:oddHBand="0" w:evenHBand="0" w:firstRowFirstColumn="0" w:firstRowLastColumn="0" w:lastRowFirstColumn="0" w:lastRowLastColumn="0"/>
            <w:tcW w:w="5382" w:type="dxa"/>
            <w:hideMark/>
            <w:tcPrChange w:id="2889" w:author="Alfredo" w:date="2020-10-12T19:23:00Z">
              <w:tcPr>
                <w:tcW w:w="5382" w:type="dxa"/>
                <w:gridSpan w:val="2"/>
                <w:hideMark/>
              </w:tcPr>
            </w:tcPrChange>
          </w:tcPr>
          <w:p w14:paraId="335959E2" w14:textId="2490EB3B" w:rsidR="008276D3" w:rsidRPr="008276D3" w:rsidRDefault="008276D3" w:rsidP="008276D3">
            <w:pPr>
              <w:spacing w:after="160" w:line="259" w:lineRule="auto"/>
              <w:cnfStyle w:val="001000100000" w:firstRow="0" w:lastRow="0" w:firstColumn="1" w:lastColumn="0" w:oddVBand="0" w:evenVBand="0" w:oddHBand="1" w:evenHBand="0" w:firstRowFirstColumn="0" w:firstRowLastColumn="0" w:lastRowFirstColumn="0" w:lastRowLastColumn="0"/>
              <w:rPr>
                <w:ins w:id="2890" w:author="Alfredo" w:date="2020-10-12T19:20:00Z"/>
              </w:rPr>
            </w:pPr>
            <w:ins w:id="2891" w:author="Alfredo" w:date="2020-10-12T19:20:00Z">
              <w:r w:rsidRPr="008276D3">
                <w:t>radial-gradient(</w:t>
              </w:r>
              <w:r w:rsidRPr="003E6F30">
                <w:rPr>
                  <w:i/>
                  <w:iCs/>
                  <w:highlight w:val="yellow"/>
                  <w:rPrChange w:id="2892" w:author="Alfredo" w:date="2020-10-12T19:22:00Z">
                    <w:rPr>
                      <w:i/>
                      <w:iCs/>
                    </w:rPr>
                  </w:rPrChange>
                </w:rPr>
                <w:t>forma</w:t>
              </w:r>
              <w:r w:rsidRPr="003E6F30">
                <w:rPr>
                  <w:highlight w:val="yellow"/>
                  <w:rPrChange w:id="2893" w:author="Alfredo" w:date="2020-10-12T19:22:00Z">
                    <w:rPr/>
                  </w:rPrChange>
                </w:rPr>
                <w:t xml:space="preserve"> </w:t>
              </w:r>
            </w:ins>
            <w:ins w:id="2894" w:author="Alfredo" w:date="2020-10-12T19:21:00Z">
              <w:r w:rsidR="003E6F30" w:rsidRPr="003E6F30">
                <w:rPr>
                  <w:highlight w:val="yellow"/>
                  <w:rPrChange w:id="2895" w:author="Alfredo" w:date="2020-10-12T19:22:00Z">
                    <w:rPr/>
                  </w:rPrChange>
                </w:rPr>
                <w:t>size</w:t>
              </w:r>
            </w:ins>
            <w:ins w:id="2896" w:author="Alfredo" w:date="2020-10-12T19:20:00Z">
              <w:r w:rsidRPr="008276D3">
                <w:t>,</w:t>
              </w:r>
            </w:ins>
            <w:ins w:id="2897" w:author="Alfredo" w:date="2020-10-12T19:21:00Z">
              <w:r w:rsidR="003E6F30" w:rsidRPr="003E6F30">
                <w:rPr>
                  <w:highlight w:val="yellow"/>
                  <w:rPrChange w:id="2898" w:author="Alfredo" w:date="2020-10-12T19:22:00Z">
                    <w:rPr/>
                  </w:rPrChange>
                </w:rPr>
                <w:t>color</w:t>
              </w:r>
            </w:ins>
            <w:ins w:id="2899" w:author="Alfredo" w:date="2020-10-12T19:20:00Z">
              <w:r w:rsidRPr="008276D3">
                <w:t xml:space="preserve"> ,</w:t>
              </w:r>
            </w:ins>
            <w:ins w:id="2900" w:author="Alfredo" w:date="2020-10-12T19:21:00Z">
              <w:r w:rsidR="003E6F30" w:rsidRPr="003E6F30">
                <w:rPr>
                  <w:highlight w:val="yellow"/>
                  <w:rPrChange w:id="2901" w:author="Alfredo" w:date="2020-10-12T19:22:00Z">
                    <w:rPr/>
                  </w:rPrChange>
                </w:rPr>
                <w:t>color</w:t>
              </w:r>
            </w:ins>
            <w:ins w:id="2902" w:author="Alfredo" w:date="2020-10-12T19:20:00Z">
              <w:r w:rsidRPr="008276D3">
                <w:t xml:space="preserve"> , ...)</w:t>
              </w:r>
            </w:ins>
          </w:p>
        </w:tc>
        <w:tc>
          <w:tcPr>
            <w:tcW w:w="3827" w:type="dxa"/>
            <w:hideMark/>
            <w:tcPrChange w:id="2903" w:author="Alfredo" w:date="2020-10-12T19:23:00Z">
              <w:tcPr>
                <w:tcW w:w="3539" w:type="dxa"/>
                <w:gridSpan w:val="2"/>
                <w:hideMark/>
              </w:tcPr>
            </w:tcPrChange>
          </w:tcPr>
          <w:p w14:paraId="05D9F664" w14:textId="77777777" w:rsidR="008276D3" w:rsidRPr="008276D3" w:rsidRDefault="008276D3" w:rsidP="008276D3">
            <w:pPr>
              <w:spacing w:after="160" w:line="259" w:lineRule="auto"/>
              <w:cnfStyle w:val="000000100000" w:firstRow="0" w:lastRow="0" w:firstColumn="0" w:lastColumn="0" w:oddVBand="0" w:evenVBand="0" w:oddHBand="1" w:evenHBand="0" w:firstRowFirstColumn="0" w:firstRowLastColumn="0" w:lastRowFirstColumn="0" w:lastRowLastColumn="0"/>
              <w:rPr>
                <w:ins w:id="2904" w:author="Alfredo" w:date="2020-10-12T19:20:00Z"/>
              </w:rPr>
            </w:pPr>
            <w:ins w:id="2905" w:author="Alfredo" w:date="2020-10-12T19:20:00Z">
              <w:r w:rsidRPr="008276D3">
                <w:t>Gradiente con tamaño o dimensión.</w:t>
              </w:r>
            </w:ins>
          </w:p>
        </w:tc>
      </w:tr>
      <w:tr w:rsidR="003E6F30" w:rsidRPr="008276D3" w14:paraId="06109C63" w14:textId="77777777" w:rsidTr="003E6F30">
        <w:trPr>
          <w:jc w:val="center"/>
          <w:ins w:id="2906" w:author="Alfredo" w:date="2020-10-12T19:20:00Z"/>
        </w:trPr>
        <w:tc>
          <w:tcPr>
            <w:cnfStyle w:val="001000000000" w:firstRow="0" w:lastRow="0" w:firstColumn="1" w:lastColumn="0" w:oddVBand="0" w:evenVBand="0" w:oddHBand="0" w:evenHBand="0" w:firstRowFirstColumn="0" w:firstRowLastColumn="0" w:lastRowFirstColumn="0" w:lastRowLastColumn="0"/>
            <w:tcW w:w="5382" w:type="dxa"/>
            <w:hideMark/>
          </w:tcPr>
          <w:p w14:paraId="1D9B2202" w14:textId="52885FA4" w:rsidR="008276D3" w:rsidRPr="008276D3" w:rsidRDefault="008276D3" w:rsidP="008276D3">
            <w:pPr>
              <w:spacing w:after="160" w:line="259" w:lineRule="auto"/>
              <w:rPr>
                <w:ins w:id="2907" w:author="Alfredo" w:date="2020-10-12T19:20:00Z"/>
              </w:rPr>
            </w:pPr>
            <w:ins w:id="2908" w:author="Alfredo" w:date="2020-10-12T19:20:00Z">
              <w:r w:rsidRPr="008276D3">
                <w:t>radial-gradient(</w:t>
              </w:r>
              <w:r w:rsidRPr="003E6F30">
                <w:rPr>
                  <w:i/>
                  <w:iCs/>
                  <w:highlight w:val="yellow"/>
                  <w:rPrChange w:id="2909" w:author="Alfredo" w:date="2020-10-12T19:22:00Z">
                    <w:rPr>
                      <w:i/>
                      <w:iCs/>
                    </w:rPr>
                  </w:rPrChange>
                </w:rPr>
                <w:t>forma</w:t>
              </w:r>
              <w:r w:rsidRPr="003E6F30">
                <w:rPr>
                  <w:highlight w:val="yellow"/>
                  <w:rPrChange w:id="2910" w:author="Alfredo" w:date="2020-10-12T19:22:00Z">
                    <w:rPr/>
                  </w:rPrChange>
                </w:rPr>
                <w:t xml:space="preserve"> </w:t>
              </w:r>
            </w:ins>
            <w:ins w:id="2911" w:author="Alfredo" w:date="2020-10-12T19:21:00Z">
              <w:r w:rsidR="003E6F30" w:rsidRPr="003E6F30">
                <w:rPr>
                  <w:highlight w:val="yellow"/>
                  <w:rPrChange w:id="2912" w:author="Alfredo" w:date="2020-10-12T19:22:00Z">
                    <w:rPr/>
                  </w:rPrChange>
                </w:rPr>
                <w:t xml:space="preserve">size </w:t>
              </w:r>
            </w:ins>
            <w:ins w:id="2913" w:author="Alfredo" w:date="2020-10-12T19:20:00Z">
              <w:r w:rsidRPr="003E6F30">
                <w:rPr>
                  <w:highlight w:val="yellow"/>
                  <w:rPrChange w:id="2914" w:author="Alfredo" w:date="2020-10-12T19:22:00Z">
                    <w:rPr/>
                  </w:rPrChange>
                </w:rPr>
                <w:t xml:space="preserve">at </w:t>
              </w:r>
              <w:r w:rsidRPr="003E6F30">
                <w:rPr>
                  <w:i/>
                  <w:iCs/>
                  <w:highlight w:val="yellow"/>
                  <w:rPrChange w:id="2915" w:author="Alfredo" w:date="2020-10-12T19:22:00Z">
                    <w:rPr>
                      <w:i/>
                      <w:iCs/>
                    </w:rPr>
                  </w:rPrChange>
                </w:rPr>
                <w:t>ubicación</w:t>
              </w:r>
              <w:r w:rsidRPr="008276D3">
                <w:t>,</w:t>
              </w:r>
            </w:ins>
            <w:ins w:id="2916" w:author="Alfredo" w:date="2020-10-12T19:23:00Z">
              <w:r w:rsidR="003E6F30">
                <w:t xml:space="preserve"> </w:t>
              </w:r>
              <w:r w:rsidR="003E6F30" w:rsidRPr="003E6F30">
                <w:rPr>
                  <w:highlight w:val="yellow"/>
                  <w:rPrChange w:id="2917" w:author="Alfredo" w:date="2020-10-12T19:24:00Z">
                    <w:rPr/>
                  </w:rPrChange>
                </w:rPr>
                <w:t>color</w:t>
              </w:r>
            </w:ins>
            <w:ins w:id="2918" w:author="Alfredo" w:date="2020-10-12T19:20:00Z">
              <w:r w:rsidRPr="008276D3">
                <w:t xml:space="preserve"> ,</w:t>
              </w:r>
            </w:ins>
            <w:ins w:id="2919" w:author="Alfredo" w:date="2020-10-12T19:23:00Z">
              <w:r w:rsidR="003E6F30" w:rsidRPr="003E6F30">
                <w:rPr>
                  <w:highlight w:val="yellow"/>
                  <w:rPrChange w:id="2920" w:author="Alfredo" w:date="2020-10-12T19:24:00Z">
                    <w:rPr/>
                  </w:rPrChange>
                </w:rPr>
                <w:t>color</w:t>
              </w:r>
            </w:ins>
            <w:ins w:id="2921" w:author="Alfredo" w:date="2020-10-12T19:20:00Z">
              <w:r w:rsidRPr="008276D3">
                <w:t xml:space="preserve"> , ...)</w:t>
              </w:r>
            </w:ins>
          </w:p>
        </w:tc>
        <w:tc>
          <w:tcPr>
            <w:tcW w:w="3827" w:type="dxa"/>
            <w:hideMark/>
          </w:tcPr>
          <w:p w14:paraId="63747746" w14:textId="77777777" w:rsidR="008276D3" w:rsidRPr="008276D3" w:rsidRDefault="008276D3" w:rsidP="008276D3">
            <w:pPr>
              <w:spacing w:after="160" w:line="259" w:lineRule="auto"/>
              <w:cnfStyle w:val="000000000000" w:firstRow="0" w:lastRow="0" w:firstColumn="0" w:lastColumn="0" w:oddVBand="0" w:evenVBand="0" w:oddHBand="0" w:evenHBand="0" w:firstRowFirstColumn="0" w:firstRowLastColumn="0" w:lastRowFirstColumn="0" w:lastRowLastColumn="0"/>
              <w:rPr>
                <w:ins w:id="2922" w:author="Alfredo" w:date="2020-10-12T19:20:00Z"/>
              </w:rPr>
            </w:pPr>
            <w:ins w:id="2923" w:author="Alfredo" w:date="2020-10-12T19:20:00Z">
              <w:r w:rsidRPr="008276D3">
                <w:t>Gradiente con colocación inicial.</w:t>
              </w:r>
            </w:ins>
          </w:p>
        </w:tc>
      </w:tr>
      <w:tr w:rsidR="003E6F30" w:rsidRPr="008276D3" w14:paraId="6EE34A52" w14:textId="77777777" w:rsidTr="003E6F30">
        <w:trPr>
          <w:cnfStyle w:val="000000100000" w:firstRow="0" w:lastRow="0" w:firstColumn="0" w:lastColumn="0" w:oddVBand="0" w:evenVBand="0" w:oddHBand="1" w:evenHBand="0" w:firstRowFirstColumn="0" w:firstRowLastColumn="0" w:lastRowFirstColumn="0" w:lastRowLastColumn="0"/>
          <w:jc w:val="center"/>
          <w:ins w:id="2924" w:author="Alfredo" w:date="2020-10-12T19:20:00Z"/>
          <w:trPrChange w:id="2925" w:author="Alfredo" w:date="2020-10-12T19:23:00Z">
            <w:trPr>
              <w:gridAfter w:val="0"/>
              <w:jc w:val="center"/>
            </w:trPr>
          </w:trPrChange>
        </w:trPr>
        <w:tc>
          <w:tcPr>
            <w:cnfStyle w:val="001000000000" w:firstRow="0" w:lastRow="0" w:firstColumn="1" w:lastColumn="0" w:oddVBand="0" w:evenVBand="0" w:oddHBand="0" w:evenHBand="0" w:firstRowFirstColumn="0" w:firstRowLastColumn="0" w:lastRowFirstColumn="0" w:lastRowLastColumn="0"/>
            <w:tcW w:w="5382" w:type="dxa"/>
            <w:hideMark/>
            <w:tcPrChange w:id="2926" w:author="Alfredo" w:date="2020-10-12T19:23:00Z">
              <w:tcPr>
                <w:tcW w:w="5382" w:type="dxa"/>
                <w:gridSpan w:val="2"/>
                <w:hideMark/>
              </w:tcPr>
            </w:tcPrChange>
          </w:tcPr>
          <w:p w14:paraId="464C4147" w14:textId="79D1F8DD" w:rsidR="008276D3" w:rsidRPr="008276D3" w:rsidRDefault="008276D3" w:rsidP="008276D3">
            <w:pPr>
              <w:spacing w:after="160" w:line="259" w:lineRule="auto"/>
              <w:cnfStyle w:val="001000100000" w:firstRow="0" w:lastRow="0" w:firstColumn="1" w:lastColumn="0" w:oddVBand="0" w:evenVBand="0" w:oddHBand="1" w:evenHBand="0" w:firstRowFirstColumn="0" w:firstRowLastColumn="0" w:lastRowFirstColumn="0" w:lastRowLastColumn="0"/>
              <w:rPr>
                <w:ins w:id="2927" w:author="Alfredo" w:date="2020-10-12T19:20:00Z"/>
              </w:rPr>
            </w:pPr>
            <w:ins w:id="2928" w:author="Alfredo" w:date="2020-10-12T19:20:00Z">
              <w:r w:rsidRPr="008276D3">
                <w:t>radial-gradient(</w:t>
              </w:r>
              <w:r w:rsidRPr="003E6F30">
                <w:rPr>
                  <w:i/>
                  <w:iCs/>
                  <w:highlight w:val="yellow"/>
                  <w:rPrChange w:id="2929" w:author="Alfredo" w:date="2020-10-12T19:24:00Z">
                    <w:rPr>
                      <w:i/>
                      <w:iCs/>
                    </w:rPr>
                  </w:rPrChange>
                </w:rPr>
                <w:t>forma</w:t>
              </w:r>
              <w:r w:rsidRPr="003E6F30">
                <w:rPr>
                  <w:highlight w:val="yellow"/>
                  <w:rPrChange w:id="2930" w:author="Alfredo" w:date="2020-10-12T19:24:00Z">
                    <w:rPr/>
                  </w:rPrChange>
                </w:rPr>
                <w:t xml:space="preserve"> </w:t>
              </w:r>
            </w:ins>
            <w:ins w:id="2931" w:author="Alfredo" w:date="2020-10-12T19:33:00Z">
              <w:r w:rsidR="005F7872">
                <w:rPr>
                  <w:highlight w:val="yellow"/>
                </w:rPr>
                <w:t xml:space="preserve">size </w:t>
              </w:r>
            </w:ins>
            <w:ins w:id="2932" w:author="Alfredo" w:date="2020-10-12T19:20:00Z">
              <w:r w:rsidRPr="003E6F30">
                <w:rPr>
                  <w:highlight w:val="yellow"/>
                  <w:rPrChange w:id="2933" w:author="Alfredo" w:date="2020-10-12T19:24:00Z">
                    <w:rPr/>
                  </w:rPrChange>
                </w:rPr>
                <w:t xml:space="preserve">at </w:t>
              </w:r>
              <w:r w:rsidRPr="003E6F30">
                <w:rPr>
                  <w:i/>
                  <w:iCs/>
                  <w:highlight w:val="yellow"/>
                  <w:rPrChange w:id="2934" w:author="Alfredo" w:date="2020-10-12T19:24:00Z">
                    <w:rPr>
                      <w:i/>
                      <w:iCs/>
                    </w:rPr>
                  </w:rPrChange>
                </w:rPr>
                <w:t>ubicación</w:t>
              </w:r>
              <w:r w:rsidRPr="008276D3">
                <w:t xml:space="preserve">, </w:t>
              </w:r>
            </w:ins>
            <w:ins w:id="2935" w:author="Alfredo" w:date="2020-10-12T19:24:00Z">
              <w:r w:rsidR="003E6F30" w:rsidRPr="003E6F30">
                <w:rPr>
                  <w:highlight w:val="yellow"/>
                  <w:rPrChange w:id="2936" w:author="Alfredo" w:date="2020-10-12T19:24:00Z">
                    <w:rPr/>
                  </w:rPrChange>
                </w:rPr>
                <w:t>color size</w:t>
              </w:r>
            </w:ins>
            <w:ins w:id="2937" w:author="Alfredo" w:date="2020-10-12T19:20:00Z">
              <w:r w:rsidRPr="008276D3">
                <w:t xml:space="preserve">, </w:t>
              </w:r>
            </w:ins>
            <w:ins w:id="2938" w:author="Alfredo" w:date="2020-10-12T19:24:00Z">
              <w:r w:rsidR="003E6F30" w:rsidRPr="003E6F30">
                <w:rPr>
                  <w:highlight w:val="yellow"/>
                  <w:rPrChange w:id="2939" w:author="Alfredo" w:date="2020-10-12T19:24:00Z">
                    <w:rPr/>
                  </w:rPrChange>
                </w:rPr>
                <w:t>color size</w:t>
              </w:r>
            </w:ins>
            <w:ins w:id="2940" w:author="Alfredo" w:date="2020-10-12T19:20:00Z">
              <w:r w:rsidRPr="008276D3">
                <w:t>, ...)</w:t>
              </w:r>
            </w:ins>
          </w:p>
        </w:tc>
        <w:tc>
          <w:tcPr>
            <w:tcW w:w="3827" w:type="dxa"/>
            <w:hideMark/>
            <w:tcPrChange w:id="2941" w:author="Alfredo" w:date="2020-10-12T19:23:00Z">
              <w:tcPr>
                <w:tcW w:w="3539" w:type="dxa"/>
                <w:gridSpan w:val="2"/>
                <w:hideMark/>
              </w:tcPr>
            </w:tcPrChange>
          </w:tcPr>
          <w:p w14:paraId="76712D49" w14:textId="77777777" w:rsidR="008276D3" w:rsidRPr="008276D3" w:rsidRDefault="008276D3" w:rsidP="008276D3">
            <w:pPr>
              <w:spacing w:after="160" w:line="259" w:lineRule="auto"/>
              <w:cnfStyle w:val="000000100000" w:firstRow="0" w:lastRow="0" w:firstColumn="0" w:lastColumn="0" w:oddVBand="0" w:evenVBand="0" w:oddHBand="1" w:evenHBand="0" w:firstRowFirstColumn="0" w:firstRowLastColumn="0" w:lastRowFirstColumn="0" w:lastRowLastColumn="0"/>
              <w:rPr>
                <w:ins w:id="2942" w:author="Alfredo" w:date="2020-10-12T19:20:00Z"/>
              </w:rPr>
            </w:pPr>
            <w:ins w:id="2943" w:author="Alfredo" w:date="2020-10-12T19:20:00Z">
              <w:r w:rsidRPr="008276D3">
                <w:t>Gradiente con tamaños entre colores.</w:t>
              </w:r>
            </w:ins>
          </w:p>
        </w:tc>
      </w:tr>
    </w:tbl>
    <w:p w14:paraId="46505D7B" w14:textId="77777777" w:rsidR="003E6F30" w:rsidRDefault="003E6F30">
      <w:pPr>
        <w:rPr>
          <w:ins w:id="2944" w:author="Alfredo" w:date="2020-10-12T19:25:00Z"/>
        </w:rPr>
      </w:pPr>
    </w:p>
    <w:p w14:paraId="75F0F50F" w14:textId="06C975BF" w:rsidR="008276D3" w:rsidRDefault="003E6F30">
      <w:pPr>
        <w:rPr>
          <w:ins w:id="2945" w:author="Alfredo" w:date="2020-10-12T19:25:00Z"/>
        </w:rPr>
      </w:pPr>
      <w:ins w:id="2946" w:author="Alfredo" w:date="2020-10-12T19:25:00Z">
        <w:r>
          <w:t>Algunos ejemplos aplicando estos parámetros:</w:t>
        </w:r>
      </w:ins>
    </w:p>
    <w:bookmarkStart w:id="2947" w:name="_MON_1664036004"/>
    <w:bookmarkEnd w:id="2947"/>
    <w:p w14:paraId="141F169F" w14:textId="77777777" w:rsidR="003E6F30" w:rsidRDefault="00F52758">
      <w:pPr>
        <w:rPr>
          <w:ins w:id="2948" w:author="Alfredo" w:date="2020-10-12T19:27:00Z"/>
        </w:rPr>
      </w:pPr>
      <w:ins w:id="2949" w:author="Alfredo" w:date="2020-10-12T19:25:00Z">
        <w:r>
          <w:object w:dxaOrig="8838" w:dyaOrig="1710" w14:anchorId="793B5BB2">
            <v:shape id="_x0000_i1058" type="#_x0000_t75" style="width:441.75pt;height:85.5pt" o:ole="">
              <v:imagedata r:id="rId100" o:title=""/>
            </v:shape>
            <o:OLEObject Type="Embed" ProgID="Word.OpenDocumentText.12" ShapeID="_x0000_i1058" DrawAspect="Content" ObjectID="_1664042567" r:id="rId101"/>
          </w:object>
        </w:r>
      </w:ins>
    </w:p>
    <w:p w14:paraId="5575C371" w14:textId="77777777" w:rsidR="00F52758" w:rsidRPr="00F52758" w:rsidRDefault="00F52758" w:rsidP="00F52758">
      <w:pPr>
        <w:rPr>
          <w:ins w:id="2950" w:author="Alfredo" w:date="2020-10-12T19:27:00Z"/>
        </w:rPr>
      </w:pPr>
      <w:ins w:id="2951" w:author="Alfredo" w:date="2020-10-12T19:27:00Z">
        <w:r w:rsidRPr="00F52758">
          <w:t>Donde:</w:t>
        </w:r>
      </w:ins>
    </w:p>
    <w:tbl>
      <w:tblPr>
        <w:tblStyle w:val="Tabladecuadrcula4-nfasis5"/>
        <w:tblW w:w="0" w:type="auto"/>
        <w:tblLook w:val="04A0" w:firstRow="1" w:lastRow="0" w:firstColumn="1" w:lastColumn="0" w:noHBand="0" w:noVBand="1"/>
        <w:tblPrChange w:id="2952" w:author="Alfredo" w:date="2020-10-12T19:28:00Z">
          <w:tblPr>
            <w:tblW w:w="0" w:type="auto"/>
            <w:tblCellSpacing w:w="15" w:type="dxa"/>
            <w:tblCellMar>
              <w:top w:w="15" w:type="dxa"/>
              <w:left w:w="15" w:type="dxa"/>
              <w:bottom w:w="15" w:type="dxa"/>
              <w:right w:w="15" w:type="dxa"/>
            </w:tblCellMar>
            <w:tblLook w:val="04A0" w:firstRow="1" w:lastRow="0" w:firstColumn="1" w:lastColumn="0" w:noHBand="0" w:noVBand="1"/>
          </w:tblPr>
        </w:tblPrChange>
      </w:tblPr>
      <w:tblGrid>
        <w:gridCol w:w="1279"/>
        <w:gridCol w:w="7642"/>
        <w:tblGridChange w:id="2953">
          <w:tblGrid>
            <w:gridCol w:w="1138"/>
            <w:gridCol w:w="7557"/>
          </w:tblGrid>
        </w:tblGridChange>
      </w:tblGrid>
      <w:tr w:rsidR="00F52758" w:rsidRPr="00F52758" w14:paraId="351378E3" w14:textId="77777777" w:rsidTr="00F52758">
        <w:trPr>
          <w:cnfStyle w:val="100000000000" w:firstRow="1" w:lastRow="0" w:firstColumn="0" w:lastColumn="0" w:oddVBand="0" w:evenVBand="0" w:oddHBand="0" w:evenHBand="0" w:firstRowFirstColumn="0" w:firstRowLastColumn="0" w:lastRowFirstColumn="0" w:lastRowLastColumn="0"/>
          <w:ins w:id="2954" w:author="Alfredo" w:date="2020-10-12T19:27:00Z"/>
          <w:trPrChange w:id="2955" w:author="Alfredo" w:date="2020-10-12T19:28:00Z">
            <w:trPr>
              <w:tblHeader/>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2956" w:author="Alfredo" w:date="2020-10-12T19:28:00Z">
              <w:tcPr>
                <w:tcW w:w="0" w:type="auto"/>
                <w:vAlign w:val="center"/>
                <w:hideMark/>
              </w:tcPr>
            </w:tcPrChange>
          </w:tcPr>
          <w:p w14:paraId="21D7964D" w14:textId="77777777" w:rsidR="00F52758" w:rsidRPr="00F52758" w:rsidRDefault="00F52758" w:rsidP="00F52758">
            <w:pPr>
              <w:spacing w:after="160" w:line="259" w:lineRule="auto"/>
              <w:cnfStyle w:val="101000000000" w:firstRow="1" w:lastRow="0" w:firstColumn="1" w:lastColumn="0" w:oddVBand="0" w:evenVBand="0" w:oddHBand="0" w:evenHBand="0" w:firstRowFirstColumn="0" w:firstRowLastColumn="0" w:lastRowFirstColumn="0" w:lastRowLastColumn="0"/>
              <w:rPr>
                <w:ins w:id="2957" w:author="Alfredo" w:date="2020-10-12T19:27:00Z"/>
              </w:rPr>
            </w:pPr>
            <w:ins w:id="2958" w:author="Alfredo" w:date="2020-10-12T19:27:00Z">
              <w:r w:rsidRPr="00F52758">
                <w:t>Parámetros</w:t>
              </w:r>
            </w:ins>
          </w:p>
        </w:tc>
        <w:tc>
          <w:tcPr>
            <w:tcW w:w="0" w:type="auto"/>
            <w:hideMark/>
            <w:tcPrChange w:id="2959" w:author="Alfredo" w:date="2020-10-12T19:28:00Z">
              <w:tcPr>
                <w:tcW w:w="0" w:type="auto"/>
                <w:vAlign w:val="center"/>
                <w:hideMark/>
              </w:tcPr>
            </w:tcPrChange>
          </w:tcPr>
          <w:p w14:paraId="66ADD00D" w14:textId="77777777" w:rsidR="00F52758" w:rsidRPr="00F52758" w:rsidRDefault="00F52758" w:rsidP="00F52758">
            <w:pPr>
              <w:spacing w:after="160" w:line="259" w:lineRule="auto"/>
              <w:cnfStyle w:val="100000000000" w:firstRow="1" w:lastRow="0" w:firstColumn="0" w:lastColumn="0" w:oddVBand="0" w:evenVBand="0" w:oddHBand="0" w:evenHBand="0" w:firstRowFirstColumn="0" w:firstRowLastColumn="0" w:lastRowFirstColumn="0" w:lastRowLastColumn="0"/>
              <w:rPr>
                <w:ins w:id="2960" w:author="Alfredo" w:date="2020-10-12T19:27:00Z"/>
              </w:rPr>
            </w:pPr>
            <w:ins w:id="2961" w:author="Alfredo" w:date="2020-10-12T19:27:00Z">
              <w:r w:rsidRPr="00F52758">
                <w:t>Valor</w:t>
              </w:r>
            </w:ins>
          </w:p>
        </w:tc>
      </w:tr>
      <w:tr w:rsidR="00F52758" w:rsidRPr="00F52758" w14:paraId="693CF70E" w14:textId="77777777" w:rsidTr="00F52758">
        <w:trPr>
          <w:cnfStyle w:val="000000100000" w:firstRow="0" w:lastRow="0" w:firstColumn="0" w:lastColumn="0" w:oddVBand="0" w:evenVBand="0" w:oddHBand="1" w:evenHBand="0" w:firstRowFirstColumn="0" w:firstRowLastColumn="0" w:lastRowFirstColumn="0" w:lastRowLastColumn="0"/>
          <w:ins w:id="2962" w:author="Alfredo" w:date="2020-10-12T19:27:00Z"/>
          <w:trPrChange w:id="2963" w:author="Alfredo" w:date="2020-10-12T19:28:00Z">
            <w:trPr>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2964" w:author="Alfredo" w:date="2020-10-12T19:28:00Z">
              <w:tcPr>
                <w:tcW w:w="0" w:type="auto"/>
                <w:vAlign w:val="center"/>
                <w:hideMark/>
              </w:tcPr>
            </w:tcPrChange>
          </w:tcPr>
          <w:p w14:paraId="47116119" w14:textId="77777777" w:rsidR="00F52758" w:rsidRPr="00F52758" w:rsidRDefault="00F52758" w:rsidP="00F52758">
            <w:pPr>
              <w:spacing w:after="160" w:line="259" w:lineRule="auto"/>
              <w:cnfStyle w:val="001000100000" w:firstRow="0" w:lastRow="0" w:firstColumn="1" w:lastColumn="0" w:oddVBand="0" w:evenVBand="0" w:oddHBand="1" w:evenHBand="0" w:firstRowFirstColumn="0" w:firstRowLastColumn="0" w:lastRowFirstColumn="0" w:lastRowLastColumn="0"/>
              <w:rPr>
                <w:ins w:id="2965" w:author="Alfredo" w:date="2020-10-12T19:27:00Z"/>
              </w:rPr>
            </w:pPr>
            <w:ins w:id="2966" w:author="Alfredo" w:date="2020-10-12T19:27:00Z">
              <w:r w:rsidRPr="00F52758">
                <w:rPr>
                  <w:i/>
                  <w:iCs/>
                </w:rPr>
                <w:t>[forma]</w:t>
              </w:r>
            </w:ins>
          </w:p>
        </w:tc>
        <w:tc>
          <w:tcPr>
            <w:tcW w:w="0" w:type="auto"/>
            <w:hideMark/>
            <w:tcPrChange w:id="2967" w:author="Alfredo" w:date="2020-10-12T19:28:00Z">
              <w:tcPr>
                <w:tcW w:w="0" w:type="auto"/>
                <w:vAlign w:val="center"/>
                <w:hideMark/>
              </w:tcPr>
            </w:tcPrChange>
          </w:tcPr>
          <w:p w14:paraId="00C6E49C" w14:textId="77777777" w:rsidR="00F52758" w:rsidRPr="00F52758" w:rsidRDefault="00F52758" w:rsidP="00F52758">
            <w:pPr>
              <w:spacing w:after="160" w:line="259" w:lineRule="auto"/>
              <w:cnfStyle w:val="000000100000" w:firstRow="0" w:lastRow="0" w:firstColumn="0" w:lastColumn="0" w:oddVBand="0" w:evenVBand="0" w:oddHBand="1" w:evenHBand="0" w:firstRowFirstColumn="0" w:firstRowLastColumn="0" w:lastRowFirstColumn="0" w:lastRowLastColumn="0"/>
              <w:rPr>
                <w:ins w:id="2968" w:author="Alfredo" w:date="2020-10-12T19:27:00Z"/>
              </w:rPr>
            </w:pPr>
            <w:ins w:id="2969" w:author="Alfredo" w:date="2020-10-12T19:27:00Z">
              <w:r w:rsidRPr="00F52758">
                <w:rPr>
                  <w:b/>
                  <w:bCs/>
                </w:rPr>
                <w:t>ellipse</w:t>
              </w:r>
              <w:r w:rsidRPr="00F52758">
                <w:t xml:space="preserve"> | circle</w:t>
              </w:r>
            </w:ins>
          </w:p>
        </w:tc>
      </w:tr>
      <w:tr w:rsidR="00F52758" w:rsidRPr="00F52758" w14:paraId="2B1798E8" w14:textId="77777777" w:rsidTr="00F52758">
        <w:trPr>
          <w:ins w:id="2970" w:author="Alfredo" w:date="2020-10-12T19:27:00Z"/>
          <w:trPrChange w:id="2971" w:author="Alfredo" w:date="2020-10-12T19:28:00Z">
            <w:trPr>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vAlign w:val="center"/>
            <w:hideMark/>
            <w:tcPrChange w:id="2972" w:author="Alfredo" w:date="2020-10-12T19:28:00Z">
              <w:tcPr>
                <w:tcW w:w="0" w:type="auto"/>
                <w:vAlign w:val="center"/>
                <w:hideMark/>
              </w:tcPr>
            </w:tcPrChange>
          </w:tcPr>
          <w:p w14:paraId="62DED1BD" w14:textId="6B21951C" w:rsidR="00F52758" w:rsidRPr="00F52758" w:rsidRDefault="00F52758">
            <w:pPr>
              <w:spacing w:after="160" w:line="259" w:lineRule="auto"/>
              <w:rPr>
                <w:ins w:id="2973" w:author="Alfredo" w:date="2020-10-12T19:27:00Z"/>
              </w:rPr>
            </w:pPr>
            <w:ins w:id="2974" w:author="Alfredo" w:date="2020-10-12T19:28:00Z">
              <w:r>
                <w:t>size</w:t>
              </w:r>
            </w:ins>
          </w:p>
        </w:tc>
        <w:tc>
          <w:tcPr>
            <w:tcW w:w="0" w:type="auto"/>
            <w:hideMark/>
            <w:tcPrChange w:id="2975" w:author="Alfredo" w:date="2020-10-12T19:28:00Z">
              <w:tcPr>
                <w:tcW w:w="0" w:type="auto"/>
                <w:vAlign w:val="center"/>
                <w:hideMark/>
              </w:tcPr>
            </w:tcPrChange>
          </w:tcPr>
          <w:p w14:paraId="19213C6B" w14:textId="3C23ED86" w:rsidR="00F52758" w:rsidRPr="00F52758" w:rsidRDefault="00F52758" w:rsidP="00F52758">
            <w:pPr>
              <w:spacing w:after="160" w:line="259" w:lineRule="auto"/>
              <w:cnfStyle w:val="000000000000" w:firstRow="0" w:lastRow="0" w:firstColumn="0" w:lastColumn="0" w:oddVBand="0" w:evenVBand="0" w:oddHBand="0" w:evenHBand="0" w:firstRowFirstColumn="0" w:firstRowLastColumn="0" w:lastRowFirstColumn="0" w:lastRowLastColumn="0"/>
              <w:rPr>
                <w:ins w:id="2976" w:author="Alfredo" w:date="2020-10-12T19:27:00Z"/>
              </w:rPr>
            </w:pPr>
            <w:ins w:id="2977" w:author="Alfredo" w:date="2020-10-12T19:27:00Z">
              <w:r w:rsidRPr="00F52758">
                <w:rPr>
                  <w:b/>
                  <w:bCs/>
                </w:rPr>
                <w:t>farthest-corner</w:t>
              </w:r>
              <w:r w:rsidRPr="00F52758">
                <w:t xml:space="preserve"> | closest-corner | farthest-side | closest-side | </w:t>
              </w:r>
            </w:ins>
            <w:ins w:id="2978" w:author="Alfredo" w:date="2020-10-12T19:28:00Z">
              <w:r>
                <w:t>size</w:t>
              </w:r>
            </w:ins>
          </w:p>
        </w:tc>
      </w:tr>
      <w:tr w:rsidR="00F52758" w:rsidRPr="00F52758" w14:paraId="7664AA26" w14:textId="77777777" w:rsidTr="00F52758">
        <w:trPr>
          <w:cnfStyle w:val="000000100000" w:firstRow="0" w:lastRow="0" w:firstColumn="0" w:lastColumn="0" w:oddVBand="0" w:evenVBand="0" w:oddHBand="1" w:evenHBand="0" w:firstRowFirstColumn="0" w:firstRowLastColumn="0" w:lastRowFirstColumn="0" w:lastRowLastColumn="0"/>
          <w:ins w:id="2979" w:author="Alfredo" w:date="2020-10-12T19:27:00Z"/>
          <w:trPrChange w:id="2980" w:author="Alfredo" w:date="2020-10-12T19:28:00Z">
            <w:trPr>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2981" w:author="Alfredo" w:date="2020-10-12T19:28:00Z">
              <w:tcPr>
                <w:tcW w:w="0" w:type="auto"/>
                <w:vAlign w:val="center"/>
                <w:hideMark/>
              </w:tcPr>
            </w:tcPrChange>
          </w:tcPr>
          <w:p w14:paraId="4351D36C" w14:textId="77777777" w:rsidR="00F52758" w:rsidRPr="00F52758" w:rsidRDefault="00F52758" w:rsidP="00F52758">
            <w:pPr>
              <w:spacing w:after="160" w:line="259" w:lineRule="auto"/>
              <w:cnfStyle w:val="001000100000" w:firstRow="0" w:lastRow="0" w:firstColumn="1" w:lastColumn="0" w:oddVBand="0" w:evenVBand="0" w:oddHBand="1" w:evenHBand="0" w:firstRowFirstColumn="0" w:firstRowLastColumn="0" w:lastRowFirstColumn="0" w:lastRowLastColumn="0"/>
              <w:rPr>
                <w:ins w:id="2982" w:author="Alfredo" w:date="2020-10-12T19:27:00Z"/>
              </w:rPr>
            </w:pPr>
            <w:ins w:id="2983" w:author="Alfredo" w:date="2020-10-12T19:27:00Z">
              <w:r w:rsidRPr="00F52758">
                <w:rPr>
                  <w:i/>
                  <w:iCs/>
                </w:rPr>
                <w:t>[ubicación]</w:t>
              </w:r>
            </w:ins>
          </w:p>
        </w:tc>
        <w:tc>
          <w:tcPr>
            <w:tcW w:w="0" w:type="auto"/>
            <w:hideMark/>
            <w:tcPrChange w:id="2984" w:author="Alfredo" w:date="2020-10-12T19:28:00Z">
              <w:tcPr>
                <w:tcW w:w="0" w:type="auto"/>
                <w:vAlign w:val="center"/>
                <w:hideMark/>
              </w:tcPr>
            </w:tcPrChange>
          </w:tcPr>
          <w:p w14:paraId="3528B997" w14:textId="77777777" w:rsidR="00F52758" w:rsidRPr="00F52758" w:rsidRDefault="00F52758" w:rsidP="00F52758">
            <w:pPr>
              <w:spacing w:after="160" w:line="259" w:lineRule="auto"/>
              <w:cnfStyle w:val="000000100000" w:firstRow="0" w:lastRow="0" w:firstColumn="0" w:lastColumn="0" w:oddVBand="0" w:evenVBand="0" w:oddHBand="1" w:evenHBand="0" w:firstRowFirstColumn="0" w:firstRowLastColumn="0" w:lastRowFirstColumn="0" w:lastRowLastColumn="0"/>
              <w:rPr>
                <w:ins w:id="2985" w:author="Alfredo" w:date="2020-10-12T19:27:00Z"/>
              </w:rPr>
            </w:pPr>
            <w:ins w:id="2986" w:author="Alfredo" w:date="2020-10-12T19:27:00Z">
              <w:r w:rsidRPr="00F52758">
                <w:rPr>
                  <w:b/>
                  <w:bCs/>
                </w:rPr>
                <w:t>center</w:t>
              </w:r>
              <w:r w:rsidRPr="00F52758">
                <w:t xml:space="preserve"> | top | left | right | bottom | top left | top right | bottom left | bottom right</w:t>
              </w:r>
            </w:ins>
          </w:p>
        </w:tc>
      </w:tr>
      <w:tr w:rsidR="00F52758" w:rsidRPr="00F52758" w14:paraId="030E8B13" w14:textId="77777777" w:rsidTr="00F52758">
        <w:trPr>
          <w:ins w:id="2987" w:author="Alfredo" w:date="2020-10-12T19:27:00Z"/>
          <w:trPrChange w:id="2988" w:author="Alfredo" w:date="2020-10-12T19:28:00Z">
            <w:trPr>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2989" w:author="Alfredo" w:date="2020-10-12T19:28:00Z">
              <w:tcPr>
                <w:tcW w:w="0" w:type="auto"/>
                <w:vAlign w:val="center"/>
                <w:hideMark/>
              </w:tcPr>
            </w:tcPrChange>
          </w:tcPr>
          <w:p w14:paraId="0EE05AE9" w14:textId="6D327ED8" w:rsidR="00F52758" w:rsidRPr="00F52758" w:rsidRDefault="00F52758" w:rsidP="00F52758">
            <w:pPr>
              <w:spacing w:after="160" w:line="259" w:lineRule="auto"/>
              <w:rPr>
                <w:ins w:id="2990" w:author="Alfredo" w:date="2020-10-12T19:27:00Z"/>
              </w:rPr>
            </w:pPr>
            <w:ins w:id="2991" w:author="Alfredo" w:date="2020-10-12T19:28:00Z">
              <w:r>
                <w:t>color</w:t>
              </w:r>
            </w:ins>
          </w:p>
        </w:tc>
        <w:tc>
          <w:tcPr>
            <w:tcW w:w="0" w:type="auto"/>
            <w:hideMark/>
            <w:tcPrChange w:id="2992" w:author="Alfredo" w:date="2020-10-12T19:28:00Z">
              <w:tcPr>
                <w:tcW w:w="0" w:type="auto"/>
                <w:vAlign w:val="center"/>
                <w:hideMark/>
              </w:tcPr>
            </w:tcPrChange>
          </w:tcPr>
          <w:p w14:paraId="500C4DB9" w14:textId="77777777" w:rsidR="00F52758" w:rsidRPr="00F52758" w:rsidRDefault="00F52758" w:rsidP="00F52758">
            <w:pPr>
              <w:spacing w:after="160" w:line="259" w:lineRule="auto"/>
              <w:cnfStyle w:val="000000000000" w:firstRow="0" w:lastRow="0" w:firstColumn="0" w:lastColumn="0" w:oddVBand="0" w:evenVBand="0" w:oddHBand="0" w:evenHBand="0" w:firstRowFirstColumn="0" w:firstRowLastColumn="0" w:lastRowFirstColumn="0" w:lastRowLastColumn="0"/>
              <w:rPr>
                <w:ins w:id="2993" w:author="Alfredo" w:date="2020-10-12T19:27:00Z"/>
              </w:rPr>
            </w:pPr>
            <w:ins w:id="2994" w:author="Alfredo" w:date="2020-10-12T19:27:00Z">
              <w:r w:rsidRPr="00F52758">
                <w:t>El primer color del gradiente</w:t>
              </w:r>
            </w:ins>
          </w:p>
        </w:tc>
      </w:tr>
      <w:tr w:rsidR="00F52758" w:rsidRPr="00F52758" w14:paraId="15E35C34" w14:textId="77777777" w:rsidTr="00F52758">
        <w:trPr>
          <w:cnfStyle w:val="000000100000" w:firstRow="0" w:lastRow="0" w:firstColumn="0" w:lastColumn="0" w:oddVBand="0" w:evenVBand="0" w:oddHBand="1" w:evenHBand="0" w:firstRowFirstColumn="0" w:firstRowLastColumn="0" w:lastRowFirstColumn="0" w:lastRowLastColumn="0"/>
          <w:ins w:id="2995" w:author="Alfredo" w:date="2020-10-12T19:27:00Z"/>
          <w:trPrChange w:id="2996" w:author="Alfredo" w:date="2020-10-12T19:28:00Z">
            <w:trPr>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2997" w:author="Alfredo" w:date="2020-10-12T19:28:00Z">
              <w:tcPr>
                <w:tcW w:w="0" w:type="auto"/>
                <w:vAlign w:val="center"/>
                <w:hideMark/>
              </w:tcPr>
            </w:tcPrChange>
          </w:tcPr>
          <w:p w14:paraId="5FFA1BB6" w14:textId="19260AAA" w:rsidR="00F52758" w:rsidRPr="00F52758" w:rsidRDefault="00F52758" w:rsidP="00F52758">
            <w:pPr>
              <w:spacing w:after="160" w:line="259" w:lineRule="auto"/>
              <w:cnfStyle w:val="001000100000" w:firstRow="0" w:lastRow="0" w:firstColumn="1" w:lastColumn="0" w:oddVBand="0" w:evenVBand="0" w:oddHBand="1" w:evenHBand="0" w:firstRowFirstColumn="0" w:firstRowLastColumn="0" w:lastRowFirstColumn="0" w:lastRowLastColumn="0"/>
              <w:rPr>
                <w:ins w:id="2998" w:author="Alfredo" w:date="2020-10-12T19:27:00Z"/>
              </w:rPr>
            </w:pPr>
            <w:ins w:id="2999" w:author="Alfredo" w:date="2020-10-12T19:28:00Z">
              <w:r>
                <w:t>color</w:t>
              </w:r>
            </w:ins>
          </w:p>
        </w:tc>
        <w:tc>
          <w:tcPr>
            <w:tcW w:w="0" w:type="auto"/>
            <w:hideMark/>
            <w:tcPrChange w:id="3000" w:author="Alfredo" w:date="2020-10-12T19:28:00Z">
              <w:tcPr>
                <w:tcW w:w="0" w:type="auto"/>
                <w:vAlign w:val="center"/>
                <w:hideMark/>
              </w:tcPr>
            </w:tcPrChange>
          </w:tcPr>
          <w:p w14:paraId="1905FDB9" w14:textId="77777777" w:rsidR="00F52758" w:rsidRPr="00F52758" w:rsidRDefault="00F52758" w:rsidP="00F52758">
            <w:pPr>
              <w:spacing w:after="160" w:line="259" w:lineRule="auto"/>
              <w:cnfStyle w:val="000000100000" w:firstRow="0" w:lastRow="0" w:firstColumn="0" w:lastColumn="0" w:oddVBand="0" w:evenVBand="0" w:oddHBand="1" w:evenHBand="0" w:firstRowFirstColumn="0" w:firstRowLastColumn="0" w:lastRowFirstColumn="0" w:lastRowLastColumn="0"/>
              <w:rPr>
                <w:ins w:id="3001" w:author="Alfredo" w:date="2020-10-12T19:27:00Z"/>
              </w:rPr>
            </w:pPr>
            <w:ins w:id="3002" w:author="Alfredo" w:date="2020-10-12T19:27:00Z">
              <w:r w:rsidRPr="00F52758">
                <w:t>El siguiente color del gradiente</w:t>
              </w:r>
            </w:ins>
          </w:p>
        </w:tc>
      </w:tr>
      <w:tr w:rsidR="00F52758" w:rsidRPr="00F52758" w14:paraId="50BAE1A8" w14:textId="77777777" w:rsidTr="00F52758">
        <w:trPr>
          <w:ins w:id="3003" w:author="Alfredo" w:date="2020-10-12T19:27:00Z"/>
          <w:trPrChange w:id="3004" w:author="Alfredo" w:date="2020-10-12T19:28:00Z">
            <w:trPr>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3005" w:author="Alfredo" w:date="2020-10-12T19:28:00Z">
              <w:tcPr>
                <w:tcW w:w="0" w:type="auto"/>
                <w:vAlign w:val="center"/>
                <w:hideMark/>
              </w:tcPr>
            </w:tcPrChange>
          </w:tcPr>
          <w:p w14:paraId="4E5500FF" w14:textId="453923EC" w:rsidR="00F52758" w:rsidRPr="00F52758" w:rsidRDefault="00F52758" w:rsidP="00F52758">
            <w:pPr>
              <w:spacing w:after="160" w:line="259" w:lineRule="auto"/>
              <w:rPr>
                <w:ins w:id="3006" w:author="Alfredo" w:date="2020-10-12T19:27:00Z"/>
              </w:rPr>
            </w:pPr>
            <w:ins w:id="3007" w:author="Alfredo" w:date="2020-10-12T19:28:00Z">
              <w:r>
                <w:lastRenderedPageBreak/>
                <w:t>size</w:t>
              </w:r>
            </w:ins>
          </w:p>
        </w:tc>
        <w:tc>
          <w:tcPr>
            <w:tcW w:w="0" w:type="auto"/>
            <w:hideMark/>
            <w:tcPrChange w:id="3008" w:author="Alfredo" w:date="2020-10-12T19:28:00Z">
              <w:tcPr>
                <w:tcW w:w="0" w:type="auto"/>
                <w:vAlign w:val="center"/>
                <w:hideMark/>
              </w:tcPr>
            </w:tcPrChange>
          </w:tcPr>
          <w:p w14:paraId="2E1402C4" w14:textId="77777777" w:rsidR="00F52758" w:rsidRPr="00F52758" w:rsidRDefault="00F52758" w:rsidP="00F52758">
            <w:pPr>
              <w:spacing w:after="160" w:line="259" w:lineRule="auto"/>
              <w:cnfStyle w:val="000000000000" w:firstRow="0" w:lastRow="0" w:firstColumn="0" w:lastColumn="0" w:oddVBand="0" w:evenVBand="0" w:oddHBand="0" w:evenHBand="0" w:firstRowFirstColumn="0" w:firstRowLastColumn="0" w:lastRowFirstColumn="0" w:lastRowLastColumn="0"/>
              <w:rPr>
                <w:ins w:id="3009" w:author="Alfredo" w:date="2020-10-12T19:27:00Z"/>
              </w:rPr>
            </w:pPr>
            <w:ins w:id="3010" w:author="Alfredo" w:date="2020-10-12T19:27:00Z">
              <w:r w:rsidRPr="00F52758">
                <w:t>De forma opcional, se puede indicar a que altura comienza a cambiar el gradiente.</w:t>
              </w:r>
            </w:ins>
          </w:p>
        </w:tc>
      </w:tr>
      <w:tr w:rsidR="00F52758" w:rsidRPr="00F52758" w14:paraId="509CE3C6" w14:textId="77777777" w:rsidTr="00F52758">
        <w:trPr>
          <w:cnfStyle w:val="000000100000" w:firstRow="0" w:lastRow="0" w:firstColumn="0" w:lastColumn="0" w:oddVBand="0" w:evenVBand="0" w:oddHBand="1" w:evenHBand="0" w:firstRowFirstColumn="0" w:firstRowLastColumn="0" w:lastRowFirstColumn="0" w:lastRowLastColumn="0"/>
          <w:ins w:id="3011" w:author="Alfredo" w:date="2020-10-12T19:27:00Z"/>
          <w:trPrChange w:id="3012" w:author="Alfredo" w:date="2020-10-12T19:28:00Z">
            <w:trPr>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3013" w:author="Alfredo" w:date="2020-10-12T19:28:00Z">
              <w:tcPr>
                <w:tcW w:w="0" w:type="auto"/>
                <w:vAlign w:val="center"/>
                <w:hideMark/>
              </w:tcPr>
            </w:tcPrChange>
          </w:tcPr>
          <w:p w14:paraId="2C6FDCAC" w14:textId="77777777" w:rsidR="00F52758" w:rsidRPr="00F52758" w:rsidRDefault="00F52758" w:rsidP="00F52758">
            <w:pPr>
              <w:spacing w:after="160" w:line="259" w:lineRule="auto"/>
              <w:cnfStyle w:val="001000100000" w:firstRow="0" w:lastRow="0" w:firstColumn="1" w:lastColumn="0" w:oddVBand="0" w:evenVBand="0" w:oddHBand="1" w:evenHBand="0" w:firstRowFirstColumn="0" w:firstRowLastColumn="0" w:lastRowFirstColumn="0" w:lastRowLastColumn="0"/>
              <w:rPr>
                <w:ins w:id="3014" w:author="Alfredo" w:date="2020-10-12T19:27:00Z"/>
              </w:rPr>
            </w:pPr>
            <w:ins w:id="3015" w:author="Alfredo" w:date="2020-10-12T19:27:00Z">
              <w:r w:rsidRPr="00F52758">
                <w:t>...</w:t>
              </w:r>
            </w:ins>
          </w:p>
        </w:tc>
        <w:tc>
          <w:tcPr>
            <w:tcW w:w="0" w:type="auto"/>
            <w:hideMark/>
            <w:tcPrChange w:id="3016" w:author="Alfredo" w:date="2020-10-12T19:28:00Z">
              <w:tcPr>
                <w:tcW w:w="0" w:type="auto"/>
                <w:vAlign w:val="center"/>
                <w:hideMark/>
              </w:tcPr>
            </w:tcPrChange>
          </w:tcPr>
          <w:p w14:paraId="5A7188E0" w14:textId="77777777" w:rsidR="00F52758" w:rsidRPr="00F52758" w:rsidRDefault="00F52758" w:rsidP="00F52758">
            <w:pPr>
              <w:spacing w:after="160" w:line="259" w:lineRule="auto"/>
              <w:cnfStyle w:val="000000100000" w:firstRow="0" w:lastRow="0" w:firstColumn="0" w:lastColumn="0" w:oddVBand="0" w:evenVBand="0" w:oddHBand="1" w:evenHBand="0" w:firstRowFirstColumn="0" w:firstRowLastColumn="0" w:lastRowFirstColumn="0" w:lastRowLastColumn="0"/>
              <w:rPr>
                <w:ins w:id="3017" w:author="Alfredo" w:date="2020-10-12T19:27:00Z"/>
              </w:rPr>
            </w:pPr>
            <w:ins w:id="3018" w:author="Alfredo" w:date="2020-10-12T19:27:00Z">
              <w:r w:rsidRPr="00F52758">
                <w:t>(Se pueden seguir añadiendo colores)</w:t>
              </w:r>
            </w:ins>
          </w:p>
        </w:tc>
      </w:tr>
    </w:tbl>
    <w:p w14:paraId="6A6E2066" w14:textId="77777777" w:rsidR="00F52758" w:rsidRDefault="00F52758">
      <w:pPr>
        <w:rPr>
          <w:ins w:id="3019" w:author="Alfredo" w:date="2020-10-12T19:26:00Z"/>
        </w:rPr>
      </w:pPr>
    </w:p>
    <w:p w14:paraId="0E789711" w14:textId="66BFED00" w:rsidR="003E6F30" w:rsidRDefault="00F52758">
      <w:pPr>
        <w:rPr>
          <w:ins w:id="3020" w:author="Alfredo" w:date="2020-10-12T19:29:00Z"/>
        </w:rPr>
      </w:pPr>
      <w:ins w:id="3021" w:author="Alfredo" w:date="2020-10-12T19:29:00Z">
        <w:r w:rsidRPr="00F52758">
          <w:t xml:space="preserve">En el caso de la </w:t>
        </w:r>
        <w:r w:rsidRPr="00F52758">
          <w:rPr>
            <w:b/>
            <w:bCs/>
          </w:rPr>
          <w:t>forma</w:t>
        </w:r>
        <w:r w:rsidRPr="00F52758">
          <w:t xml:space="preserve"> podemos elegir circle o ellipse, dependiendo de si queremos un gradiente con forma circular o uno con forma de elipse (</w:t>
        </w:r>
        <w:r w:rsidRPr="00F52758">
          <w:rPr>
            <w:i/>
            <w:iCs/>
          </w:rPr>
          <w:t>que se adapta a la forma del elemento</w:t>
        </w:r>
        <w:r w:rsidRPr="00F52758">
          <w:t xml:space="preserve">). En el caso del </w:t>
        </w:r>
        <w:r w:rsidRPr="00F52758">
          <w:rPr>
            <w:b/>
            <w:bCs/>
          </w:rPr>
          <w:t>tamaño</w:t>
        </w:r>
        <w:r w:rsidRPr="00F52758">
          <w:t xml:space="preserve"> del elipse o círculo, tenemos varias opciones para indicar el tamaño que tendrá nuestro gradiente:</w:t>
        </w:r>
      </w:ins>
    </w:p>
    <w:tbl>
      <w:tblPr>
        <w:tblStyle w:val="Tabladecuadrcula4-nfasis5"/>
        <w:tblW w:w="0" w:type="auto"/>
        <w:tblLook w:val="04A0" w:firstRow="1" w:lastRow="0" w:firstColumn="1" w:lastColumn="0" w:noHBand="0" w:noVBand="1"/>
        <w:tblPrChange w:id="3022" w:author="Alfredo" w:date="2020-10-12T19:30:00Z">
          <w:tblPr>
            <w:tblW w:w="0" w:type="auto"/>
            <w:tblCellSpacing w:w="15" w:type="dxa"/>
            <w:tblCellMar>
              <w:top w:w="15" w:type="dxa"/>
              <w:left w:w="15" w:type="dxa"/>
              <w:bottom w:w="15" w:type="dxa"/>
              <w:right w:w="15" w:type="dxa"/>
            </w:tblCellMar>
            <w:tblLook w:val="04A0" w:firstRow="1" w:lastRow="0" w:firstColumn="1" w:lastColumn="0" w:noHBand="0" w:noVBand="1"/>
          </w:tblPr>
        </w:tblPrChange>
      </w:tblPr>
      <w:tblGrid>
        <w:gridCol w:w="1533"/>
        <w:gridCol w:w="7388"/>
        <w:tblGridChange w:id="3023">
          <w:tblGrid>
            <w:gridCol w:w="1416"/>
            <w:gridCol w:w="7515"/>
          </w:tblGrid>
        </w:tblGridChange>
      </w:tblGrid>
      <w:tr w:rsidR="00F52758" w:rsidRPr="00F52758" w14:paraId="7C42E2C3" w14:textId="77777777" w:rsidTr="00F52758">
        <w:trPr>
          <w:cnfStyle w:val="100000000000" w:firstRow="1" w:lastRow="0" w:firstColumn="0" w:lastColumn="0" w:oddVBand="0" w:evenVBand="0" w:oddHBand="0" w:evenHBand="0" w:firstRowFirstColumn="0" w:firstRowLastColumn="0" w:lastRowFirstColumn="0" w:lastRowLastColumn="0"/>
          <w:ins w:id="3024" w:author="Alfredo" w:date="2020-10-12T19:30:00Z"/>
          <w:trPrChange w:id="3025" w:author="Alfredo" w:date="2020-10-12T19:30:00Z">
            <w:trPr>
              <w:tblHeader/>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3026" w:author="Alfredo" w:date="2020-10-12T19:30:00Z">
              <w:tcPr>
                <w:tcW w:w="0" w:type="auto"/>
                <w:vAlign w:val="center"/>
                <w:hideMark/>
              </w:tcPr>
            </w:tcPrChange>
          </w:tcPr>
          <w:p w14:paraId="4551B2E3" w14:textId="77777777" w:rsidR="00F52758" w:rsidRPr="00F52758" w:rsidRDefault="00F52758" w:rsidP="00F52758">
            <w:pPr>
              <w:spacing w:after="160" w:line="259" w:lineRule="auto"/>
              <w:cnfStyle w:val="101000000000" w:firstRow="1" w:lastRow="0" w:firstColumn="1" w:lastColumn="0" w:oddVBand="0" w:evenVBand="0" w:oddHBand="0" w:evenHBand="0" w:firstRowFirstColumn="0" w:firstRowLastColumn="0" w:lastRowFirstColumn="0" w:lastRowLastColumn="0"/>
              <w:rPr>
                <w:ins w:id="3027" w:author="Alfredo" w:date="2020-10-12T19:30:00Z"/>
              </w:rPr>
            </w:pPr>
            <w:ins w:id="3028" w:author="Alfredo" w:date="2020-10-12T19:30:00Z">
              <w:r w:rsidRPr="00F52758">
                <w:t>Valor</w:t>
              </w:r>
            </w:ins>
          </w:p>
        </w:tc>
        <w:tc>
          <w:tcPr>
            <w:tcW w:w="0" w:type="auto"/>
            <w:hideMark/>
            <w:tcPrChange w:id="3029" w:author="Alfredo" w:date="2020-10-12T19:30:00Z">
              <w:tcPr>
                <w:tcW w:w="0" w:type="auto"/>
                <w:vAlign w:val="center"/>
                <w:hideMark/>
              </w:tcPr>
            </w:tcPrChange>
          </w:tcPr>
          <w:p w14:paraId="6A488C7F" w14:textId="77777777" w:rsidR="00F52758" w:rsidRPr="00F52758" w:rsidRDefault="00F52758" w:rsidP="00F52758">
            <w:pPr>
              <w:spacing w:after="160" w:line="259" w:lineRule="auto"/>
              <w:cnfStyle w:val="100000000000" w:firstRow="1" w:lastRow="0" w:firstColumn="0" w:lastColumn="0" w:oddVBand="0" w:evenVBand="0" w:oddHBand="0" w:evenHBand="0" w:firstRowFirstColumn="0" w:firstRowLastColumn="0" w:lastRowFirstColumn="0" w:lastRowLastColumn="0"/>
              <w:rPr>
                <w:ins w:id="3030" w:author="Alfredo" w:date="2020-10-12T19:30:00Z"/>
              </w:rPr>
            </w:pPr>
            <w:ins w:id="3031" w:author="Alfredo" w:date="2020-10-12T19:30:00Z">
              <w:r w:rsidRPr="00F52758">
                <w:t>Significado</w:t>
              </w:r>
            </w:ins>
          </w:p>
        </w:tc>
      </w:tr>
      <w:tr w:rsidR="00F52758" w:rsidRPr="00F52758" w14:paraId="0854F4EA" w14:textId="77777777" w:rsidTr="00F52758">
        <w:trPr>
          <w:cnfStyle w:val="000000100000" w:firstRow="0" w:lastRow="0" w:firstColumn="0" w:lastColumn="0" w:oddVBand="0" w:evenVBand="0" w:oddHBand="1" w:evenHBand="0" w:firstRowFirstColumn="0" w:firstRowLastColumn="0" w:lastRowFirstColumn="0" w:lastRowLastColumn="0"/>
          <w:ins w:id="3032" w:author="Alfredo" w:date="2020-10-12T19:30:00Z"/>
          <w:trPrChange w:id="3033" w:author="Alfredo" w:date="2020-10-12T19:30:00Z">
            <w:trPr>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3034" w:author="Alfredo" w:date="2020-10-12T19:30:00Z">
              <w:tcPr>
                <w:tcW w:w="0" w:type="auto"/>
                <w:vAlign w:val="center"/>
                <w:hideMark/>
              </w:tcPr>
            </w:tcPrChange>
          </w:tcPr>
          <w:p w14:paraId="2D0251FF" w14:textId="77777777" w:rsidR="00F52758" w:rsidRPr="00F52758" w:rsidRDefault="00F52758" w:rsidP="00F52758">
            <w:pPr>
              <w:spacing w:after="160" w:line="259" w:lineRule="auto"/>
              <w:cnfStyle w:val="001000100000" w:firstRow="0" w:lastRow="0" w:firstColumn="1" w:lastColumn="0" w:oddVBand="0" w:evenVBand="0" w:oddHBand="1" w:evenHBand="0" w:firstRowFirstColumn="0" w:firstRowLastColumn="0" w:lastRowFirstColumn="0" w:lastRowLastColumn="0"/>
              <w:rPr>
                <w:ins w:id="3035" w:author="Alfredo" w:date="2020-10-12T19:30:00Z"/>
              </w:rPr>
            </w:pPr>
            <w:ins w:id="3036" w:author="Alfredo" w:date="2020-10-12T19:30:00Z">
              <w:r w:rsidRPr="00F52758">
                <w:t>farthest-corner</w:t>
              </w:r>
            </w:ins>
          </w:p>
        </w:tc>
        <w:tc>
          <w:tcPr>
            <w:tcW w:w="0" w:type="auto"/>
            <w:hideMark/>
            <w:tcPrChange w:id="3037" w:author="Alfredo" w:date="2020-10-12T19:30:00Z">
              <w:tcPr>
                <w:tcW w:w="0" w:type="auto"/>
                <w:vAlign w:val="center"/>
                <w:hideMark/>
              </w:tcPr>
            </w:tcPrChange>
          </w:tcPr>
          <w:p w14:paraId="4D10608E" w14:textId="77777777" w:rsidR="00F52758" w:rsidRPr="00F52758" w:rsidRDefault="00F52758" w:rsidP="00F52758">
            <w:pPr>
              <w:spacing w:after="160" w:line="259" w:lineRule="auto"/>
              <w:cnfStyle w:val="000000100000" w:firstRow="0" w:lastRow="0" w:firstColumn="0" w:lastColumn="0" w:oddVBand="0" w:evenVBand="0" w:oddHBand="1" w:evenHBand="0" w:firstRowFirstColumn="0" w:firstRowLastColumn="0" w:lastRowFirstColumn="0" w:lastRowLastColumn="0"/>
              <w:rPr>
                <w:ins w:id="3038" w:author="Alfredo" w:date="2020-10-12T19:30:00Z"/>
              </w:rPr>
            </w:pPr>
            <w:ins w:id="3039" w:author="Alfredo" w:date="2020-10-12T19:30:00Z">
              <w:r w:rsidRPr="00F52758">
                <w:t>Intenta cubrir hasta la esquina más lejana (</w:t>
              </w:r>
              <w:r w:rsidRPr="00F52758">
                <w:rPr>
                  <w:i/>
                  <w:iCs/>
                </w:rPr>
                <w:t>expande hacia ambos lados</w:t>
              </w:r>
              <w:r w:rsidRPr="00F52758">
                <w:t>).</w:t>
              </w:r>
            </w:ins>
          </w:p>
        </w:tc>
      </w:tr>
      <w:tr w:rsidR="00F52758" w:rsidRPr="00F52758" w14:paraId="0B0218DF" w14:textId="77777777" w:rsidTr="00F52758">
        <w:trPr>
          <w:ins w:id="3040" w:author="Alfredo" w:date="2020-10-12T19:30:00Z"/>
          <w:trPrChange w:id="3041" w:author="Alfredo" w:date="2020-10-12T19:30:00Z">
            <w:trPr>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3042" w:author="Alfredo" w:date="2020-10-12T19:30:00Z">
              <w:tcPr>
                <w:tcW w:w="0" w:type="auto"/>
                <w:vAlign w:val="center"/>
                <w:hideMark/>
              </w:tcPr>
            </w:tcPrChange>
          </w:tcPr>
          <w:p w14:paraId="3E4479DE" w14:textId="77777777" w:rsidR="00F52758" w:rsidRPr="00F52758" w:rsidRDefault="00F52758" w:rsidP="00F52758">
            <w:pPr>
              <w:spacing w:after="160" w:line="259" w:lineRule="auto"/>
              <w:rPr>
                <w:ins w:id="3043" w:author="Alfredo" w:date="2020-10-12T19:30:00Z"/>
              </w:rPr>
            </w:pPr>
            <w:ins w:id="3044" w:author="Alfredo" w:date="2020-10-12T19:30:00Z">
              <w:r w:rsidRPr="00F52758">
                <w:t>farthest-side</w:t>
              </w:r>
            </w:ins>
          </w:p>
        </w:tc>
        <w:tc>
          <w:tcPr>
            <w:tcW w:w="0" w:type="auto"/>
            <w:hideMark/>
            <w:tcPrChange w:id="3045" w:author="Alfredo" w:date="2020-10-12T19:30:00Z">
              <w:tcPr>
                <w:tcW w:w="0" w:type="auto"/>
                <w:vAlign w:val="center"/>
                <w:hideMark/>
              </w:tcPr>
            </w:tcPrChange>
          </w:tcPr>
          <w:p w14:paraId="640410B7" w14:textId="77777777" w:rsidR="00F52758" w:rsidRPr="00F52758" w:rsidRDefault="00F52758" w:rsidP="00F52758">
            <w:pPr>
              <w:spacing w:after="160" w:line="259" w:lineRule="auto"/>
              <w:cnfStyle w:val="000000000000" w:firstRow="0" w:lastRow="0" w:firstColumn="0" w:lastColumn="0" w:oddVBand="0" w:evenVBand="0" w:oddHBand="0" w:evenHBand="0" w:firstRowFirstColumn="0" w:firstRowLastColumn="0" w:lastRowFirstColumn="0" w:lastRowLastColumn="0"/>
              <w:rPr>
                <w:ins w:id="3046" w:author="Alfredo" w:date="2020-10-12T19:30:00Z"/>
              </w:rPr>
            </w:pPr>
            <w:ins w:id="3047" w:author="Alfredo" w:date="2020-10-12T19:30:00Z">
              <w:r w:rsidRPr="00F52758">
                <w:t>Intenta cubrir hasta el lado más lejano (</w:t>
              </w:r>
              <w:r w:rsidRPr="00F52758">
                <w:rPr>
                  <w:i/>
                  <w:iCs/>
                </w:rPr>
                <w:t>expande hacia un sólo lado</w:t>
              </w:r>
              <w:r w:rsidRPr="00F52758">
                <w:t>).</w:t>
              </w:r>
            </w:ins>
          </w:p>
        </w:tc>
      </w:tr>
      <w:tr w:rsidR="00F52758" w:rsidRPr="00F52758" w14:paraId="5C606218" w14:textId="77777777" w:rsidTr="00F52758">
        <w:trPr>
          <w:cnfStyle w:val="000000100000" w:firstRow="0" w:lastRow="0" w:firstColumn="0" w:lastColumn="0" w:oddVBand="0" w:evenVBand="0" w:oddHBand="1" w:evenHBand="0" w:firstRowFirstColumn="0" w:firstRowLastColumn="0" w:lastRowFirstColumn="0" w:lastRowLastColumn="0"/>
          <w:ins w:id="3048" w:author="Alfredo" w:date="2020-10-12T19:30:00Z"/>
          <w:trPrChange w:id="3049" w:author="Alfredo" w:date="2020-10-12T19:30:00Z">
            <w:trPr>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3050" w:author="Alfredo" w:date="2020-10-12T19:30:00Z">
              <w:tcPr>
                <w:tcW w:w="0" w:type="auto"/>
                <w:vAlign w:val="center"/>
                <w:hideMark/>
              </w:tcPr>
            </w:tcPrChange>
          </w:tcPr>
          <w:p w14:paraId="6A80D510" w14:textId="77777777" w:rsidR="00F52758" w:rsidRPr="00F52758" w:rsidRDefault="00F52758" w:rsidP="00F52758">
            <w:pPr>
              <w:spacing w:after="160" w:line="259" w:lineRule="auto"/>
              <w:cnfStyle w:val="001000100000" w:firstRow="0" w:lastRow="0" w:firstColumn="1" w:lastColumn="0" w:oddVBand="0" w:evenVBand="0" w:oddHBand="1" w:evenHBand="0" w:firstRowFirstColumn="0" w:firstRowLastColumn="0" w:lastRowFirstColumn="0" w:lastRowLastColumn="0"/>
              <w:rPr>
                <w:ins w:id="3051" w:author="Alfredo" w:date="2020-10-12T19:30:00Z"/>
              </w:rPr>
            </w:pPr>
            <w:ins w:id="3052" w:author="Alfredo" w:date="2020-10-12T19:30:00Z">
              <w:r w:rsidRPr="00F52758">
                <w:t>closest-corner</w:t>
              </w:r>
            </w:ins>
          </w:p>
        </w:tc>
        <w:tc>
          <w:tcPr>
            <w:tcW w:w="0" w:type="auto"/>
            <w:hideMark/>
            <w:tcPrChange w:id="3053" w:author="Alfredo" w:date="2020-10-12T19:30:00Z">
              <w:tcPr>
                <w:tcW w:w="0" w:type="auto"/>
                <w:vAlign w:val="center"/>
                <w:hideMark/>
              </w:tcPr>
            </w:tcPrChange>
          </w:tcPr>
          <w:p w14:paraId="6B7AAD89" w14:textId="77777777" w:rsidR="00F52758" w:rsidRPr="00F52758" w:rsidRDefault="00F52758" w:rsidP="00F52758">
            <w:pPr>
              <w:spacing w:after="160" w:line="259" w:lineRule="auto"/>
              <w:cnfStyle w:val="000000100000" w:firstRow="0" w:lastRow="0" w:firstColumn="0" w:lastColumn="0" w:oddVBand="0" w:evenVBand="0" w:oddHBand="1" w:evenHBand="0" w:firstRowFirstColumn="0" w:firstRowLastColumn="0" w:lastRowFirstColumn="0" w:lastRowLastColumn="0"/>
              <w:rPr>
                <w:ins w:id="3054" w:author="Alfredo" w:date="2020-10-12T19:30:00Z"/>
              </w:rPr>
            </w:pPr>
            <w:ins w:id="3055" w:author="Alfredo" w:date="2020-10-12T19:30:00Z">
              <w:r w:rsidRPr="00F52758">
                <w:t>Intenta cubrir hasta la esquina más cercana.</w:t>
              </w:r>
            </w:ins>
          </w:p>
        </w:tc>
      </w:tr>
      <w:tr w:rsidR="00F52758" w:rsidRPr="00F52758" w14:paraId="17122F70" w14:textId="77777777" w:rsidTr="00F52758">
        <w:trPr>
          <w:ins w:id="3056" w:author="Alfredo" w:date="2020-10-12T19:30:00Z"/>
          <w:trPrChange w:id="3057" w:author="Alfredo" w:date="2020-10-12T19:30:00Z">
            <w:trPr>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3058" w:author="Alfredo" w:date="2020-10-12T19:30:00Z">
              <w:tcPr>
                <w:tcW w:w="0" w:type="auto"/>
                <w:vAlign w:val="center"/>
                <w:hideMark/>
              </w:tcPr>
            </w:tcPrChange>
          </w:tcPr>
          <w:p w14:paraId="78A02056" w14:textId="77777777" w:rsidR="00F52758" w:rsidRPr="00F52758" w:rsidRDefault="00F52758" w:rsidP="00F52758">
            <w:pPr>
              <w:spacing w:after="160" w:line="259" w:lineRule="auto"/>
              <w:rPr>
                <w:ins w:id="3059" w:author="Alfredo" w:date="2020-10-12T19:30:00Z"/>
              </w:rPr>
            </w:pPr>
            <w:ins w:id="3060" w:author="Alfredo" w:date="2020-10-12T19:30:00Z">
              <w:r w:rsidRPr="00F52758">
                <w:t>closest-side</w:t>
              </w:r>
            </w:ins>
          </w:p>
        </w:tc>
        <w:tc>
          <w:tcPr>
            <w:tcW w:w="0" w:type="auto"/>
            <w:hideMark/>
            <w:tcPrChange w:id="3061" w:author="Alfredo" w:date="2020-10-12T19:30:00Z">
              <w:tcPr>
                <w:tcW w:w="0" w:type="auto"/>
                <w:vAlign w:val="center"/>
                <w:hideMark/>
              </w:tcPr>
            </w:tcPrChange>
          </w:tcPr>
          <w:p w14:paraId="3205797B" w14:textId="77777777" w:rsidR="00F52758" w:rsidRPr="00F52758" w:rsidRDefault="00F52758" w:rsidP="00F52758">
            <w:pPr>
              <w:spacing w:after="160" w:line="259" w:lineRule="auto"/>
              <w:cnfStyle w:val="000000000000" w:firstRow="0" w:lastRow="0" w:firstColumn="0" w:lastColumn="0" w:oddVBand="0" w:evenVBand="0" w:oddHBand="0" w:evenHBand="0" w:firstRowFirstColumn="0" w:firstRowLastColumn="0" w:lastRowFirstColumn="0" w:lastRowLastColumn="0"/>
              <w:rPr>
                <w:ins w:id="3062" w:author="Alfredo" w:date="2020-10-12T19:30:00Z"/>
              </w:rPr>
            </w:pPr>
            <w:ins w:id="3063" w:author="Alfredo" w:date="2020-10-12T19:30:00Z">
              <w:r w:rsidRPr="00F52758">
                <w:t>Intenta cubrir hasta el lado más cercano.</w:t>
              </w:r>
            </w:ins>
          </w:p>
        </w:tc>
      </w:tr>
      <w:tr w:rsidR="00F52758" w:rsidRPr="00F52758" w14:paraId="1B00391A" w14:textId="77777777" w:rsidTr="00F52758">
        <w:trPr>
          <w:cnfStyle w:val="000000100000" w:firstRow="0" w:lastRow="0" w:firstColumn="0" w:lastColumn="0" w:oddVBand="0" w:evenVBand="0" w:oddHBand="1" w:evenHBand="0" w:firstRowFirstColumn="0" w:firstRowLastColumn="0" w:lastRowFirstColumn="0" w:lastRowLastColumn="0"/>
          <w:ins w:id="3064" w:author="Alfredo" w:date="2020-10-12T19:30:00Z"/>
          <w:trPrChange w:id="3065" w:author="Alfredo" w:date="2020-10-12T19:30:00Z">
            <w:trPr>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vAlign w:val="center"/>
            <w:hideMark/>
            <w:tcPrChange w:id="3066" w:author="Alfredo" w:date="2020-10-12T19:30:00Z">
              <w:tcPr>
                <w:tcW w:w="0" w:type="auto"/>
                <w:vAlign w:val="center"/>
                <w:hideMark/>
              </w:tcPr>
            </w:tcPrChange>
          </w:tcPr>
          <w:p w14:paraId="2FB2A7AB" w14:textId="4F6266C0" w:rsidR="00F52758" w:rsidRPr="00F52758" w:rsidRDefault="00F52758">
            <w:pPr>
              <w:spacing w:after="160" w:line="259" w:lineRule="auto"/>
              <w:cnfStyle w:val="001000100000" w:firstRow="0" w:lastRow="0" w:firstColumn="1" w:lastColumn="0" w:oddVBand="0" w:evenVBand="0" w:oddHBand="1" w:evenHBand="0" w:firstRowFirstColumn="0" w:firstRowLastColumn="0" w:lastRowFirstColumn="0" w:lastRowLastColumn="0"/>
              <w:rPr>
                <w:ins w:id="3067" w:author="Alfredo" w:date="2020-10-12T19:30:00Z"/>
              </w:rPr>
            </w:pPr>
            <w:ins w:id="3068" w:author="Alfredo" w:date="2020-10-12T19:30:00Z">
              <w:r>
                <w:t>size</w:t>
              </w:r>
            </w:ins>
          </w:p>
        </w:tc>
        <w:tc>
          <w:tcPr>
            <w:tcW w:w="0" w:type="auto"/>
            <w:hideMark/>
            <w:tcPrChange w:id="3069" w:author="Alfredo" w:date="2020-10-12T19:30:00Z">
              <w:tcPr>
                <w:tcW w:w="0" w:type="auto"/>
                <w:vAlign w:val="center"/>
                <w:hideMark/>
              </w:tcPr>
            </w:tcPrChange>
          </w:tcPr>
          <w:p w14:paraId="73D705A3" w14:textId="77777777" w:rsidR="00F52758" w:rsidRPr="00F52758" w:rsidRDefault="00F52758" w:rsidP="00F52758">
            <w:pPr>
              <w:spacing w:after="160" w:line="259" w:lineRule="auto"/>
              <w:cnfStyle w:val="000000100000" w:firstRow="0" w:lastRow="0" w:firstColumn="0" w:lastColumn="0" w:oddVBand="0" w:evenVBand="0" w:oddHBand="1" w:evenHBand="0" w:firstRowFirstColumn="0" w:firstRowLastColumn="0" w:lastRowFirstColumn="0" w:lastRowLastColumn="0"/>
              <w:rPr>
                <w:ins w:id="3070" w:author="Alfredo" w:date="2020-10-12T19:30:00Z"/>
              </w:rPr>
            </w:pPr>
            <w:ins w:id="3071" w:author="Alfredo" w:date="2020-10-12T19:30:00Z">
              <w:r w:rsidRPr="00F52758">
                <w:t>Le da un tamaño específico al gradiente (</w:t>
              </w:r>
              <w:r w:rsidRPr="00F52758">
                <w:rPr>
                  <w:i/>
                  <w:iCs/>
                </w:rPr>
                <w:t>píxeles, porcentajes, etc...</w:t>
              </w:r>
              <w:r w:rsidRPr="00F52758">
                <w:t>). Sólo usable en circle.</w:t>
              </w:r>
            </w:ins>
          </w:p>
        </w:tc>
      </w:tr>
    </w:tbl>
    <w:p w14:paraId="0AD17B99" w14:textId="31286BD6" w:rsidR="00F52758" w:rsidRDefault="00F52758">
      <w:pPr>
        <w:rPr>
          <w:ins w:id="3072" w:author="Alfredo" w:date="2020-10-12T19:31:00Z"/>
        </w:rPr>
      </w:pPr>
      <w:ins w:id="3073" w:author="Alfredo" w:date="2020-10-12T19:31:00Z">
        <w:r w:rsidRPr="00F52758">
          <w:t xml:space="preserve">En el caso de la </w:t>
        </w:r>
        <w:r w:rsidRPr="00F52758">
          <w:rPr>
            <w:b/>
            <w:bCs/>
          </w:rPr>
          <w:t>ubicación</w:t>
        </w:r>
        <w:r w:rsidRPr="00F52758">
          <w:t>, simplemente especificamos la posición en la que queremos que esté colocado el centro del gradiente.</w:t>
        </w:r>
      </w:ins>
    </w:p>
    <w:p w14:paraId="397A3196" w14:textId="77777777" w:rsidR="00F52758" w:rsidRPr="00F52758" w:rsidRDefault="00F52758">
      <w:pPr>
        <w:pStyle w:val="Ttulo3"/>
        <w:rPr>
          <w:ins w:id="3074" w:author="Alfredo" w:date="2020-10-12T19:31:00Z"/>
          <w:b w:val="0"/>
          <w:rPrChange w:id="3075" w:author="Alfredo" w:date="2020-10-12T19:31:00Z">
            <w:rPr>
              <w:ins w:id="3076" w:author="Alfredo" w:date="2020-10-12T19:31:00Z"/>
              <w:b/>
            </w:rPr>
          </w:rPrChange>
        </w:rPr>
        <w:pPrChange w:id="3077" w:author="Alfredo" w:date="2020-10-12T19:31:00Z">
          <w:pPr/>
        </w:pPrChange>
      </w:pPr>
      <w:ins w:id="3078" w:author="Alfredo" w:date="2020-10-12T19:31:00Z">
        <w:r w:rsidRPr="00F52758">
          <w:rPr>
            <w:rPrChange w:id="3079" w:author="Alfredo" w:date="2020-10-12T19:31:00Z">
              <w:rPr>
                <w:b/>
              </w:rPr>
            </w:rPrChange>
          </w:rPr>
          <w:fldChar w:fldCharType="begin"/>
        </w:r>
        <w:r w:rsidRPr="00F52758">
          <w:rPr>
            <w:rPrChange w:id="3080" w:author="Alfredo" w:date="2020-10-12T19:31:00Z">
              <w:rPr/>
            </w:rPrChange>
          </w:rPr>
          <w:instrText xml:space="preserve"> HYPERLINK "https://lenguajecss.com/css/colores-y-fondos/gradientes-css/" \l "gradiente-cónico" </w:instrText>
        </w:r>
        <w:r w:rsidRPr="00F52758">
          <w:rPr>
            <w:rPrChange w:id="3081" w:author="Alfredo" w:date="2020-10-12T19:31:00Z">
              <w:rPr>
                <w:b/>
              </w:rPr>
            </w:rPrChange>
          </w:rPr>
          <w:fldChar w:fldCharType="separate"/>
        </w:r>
        <w:r w:rsidRPr="00F52758">
          <w:rPr>
            <w:rStyle w:val="Hipervnculo"/>
            <w:color w:val="0070C0"/>
            <w:u w:val="none"/>
            <w:rPrChange w:id="3082" w:author="Alfredo" w:date="2020-10-12T19:31:00Z">
              <w:rPr>
                <w:rStyle w:val="Hipervnculo"/>
                <w:bCs/>
              </w:rPr>
            </w:rPrChange>
          </w:rPr>
          <w:t>Gradiente cónico</w:t>
        </w:r>
        <w:r w:rsidRPr="00F52758">
          <w:rPr>
            <w:rPrChange w:id="3083" w:author="Alfredo" w:date="2020-10-12T19:31:00Z">
              <w:rPr>
                <w:b/>
              </w:rPr>
            </w:rPrChange>
          </w:rPr>
          <w:fldChar w:fldCharType="end"/>
        </w:r>
      </w:ins>
    </w:p>
    <w:p w14:paraId="1FCD14F8" w14:textId="77777777" w:rsidR="00F52758" w:rsidRDefault="00F52758" w:rsidP="00F52758">
      <w:pPr>
        <w:rPr>
          <w:ins w:id="3084" w:author="Alfredo" w:date="2020-10-12T19:31:00Z"/>
        </w:rPr>
      </w:pPr>
      <w:ins w:id="3085" w:author="Alfredo" w:date="2020-10-12T19:31:00Z">
        <w:r w:rsidRPr="00F52758">
          <w:t xml:space="preserve">Recientemente, se ha incorporado un nuevo tipo de gradiente muy interesante en CSS, visualmente muy similar al </w:t>
        </w:r>
        <w:r w:rsidRPr="00F52758">
          <w:rPr>
            <w:b/>
            <w:bCs/>
          </w:rPr>
          <w:t>gradiente radial</w:t>
        </w:r>
        <w:r w:rsidRPr="00F52758">
          <w:t>, pero tratándose de una visualización de un cono desde un plano superior, incluyendo sus sombras.</w:t>
        </w:r>
      </w:ins>
    </w:p>
    <w:tbl>
      <w:tblPr>
        <w:tblStyle w:val="Tabladecuadrcula4-nfasis5"/>
        <w:tblW w:w="0" w:type="auto"/>
        <w:jc w:val="center"/>
        <w:tblLook w:val="04A0" w:firstRow="1" w:lastRow="0" w:firstColumn="1" w:lastColumn="0" w:noHBand="0" w:noVBand="1"/>
      </w:tblPr>
      <w:tblGrid>
        <w:gridCol w:w="5240"/>
        <w:gridCol w:w="3681"/>
      </w:tblGrid>
      <w:tr w:rsidR="005F7872" w:rsidRPr="00F52758" w14:paraId="46E006A7" w14:textId="77777777" w:rsidTr="005F7872">
        <w:trPr>
          <w:cnfStyle w:val="100000000000" w:firstRow="1" w:lastRow="0" w:firstColumn="0" w:lastColumn="0" w:oddVBand="0" w:evenVBand="0" w:oddHBand="0" w:evenHBand="0" w:firstRowFirstColumn="0" w:firstRowLastColumn="0" w:lastRowFirstColumn="0" w:lastRowLastColumn="0"/>
          <w:jc w:val="center"/>
          <w:ins w:id="3086" w:author="Alfredo" w:date="2020-10-12T19:31:00Z"/>
        </w:trPr>
        <w:tc>
          <w:tcPr>
            <w:cnfStyle w:val="001000000000" w:firstRow="0" w:lastRow="0" w:firstColumn="1" w:lastColumn="0" w:oddVBand="0" w:evenVBand="0" w:oddHBand="0" w:evenHBand="0" w:firstRowFirstColumn="0" w:firstRowLastColumn="0" w:lastRowFirstColumn="0" w:lastRowLastColumn="0"/>
            <w:tcW w:w="5240" w:type="dxa"/>
            <w:hideMark/>
          </w:tcPr>
          <w:p w14:paraId="75F489B5" w14:textId="77777777" w:rsidR="00F52758" w:rsidRPr="00F52758" w:rsidRDefault="00F52758">
            <w:pPr>
              <w:spacing w:after="160" w:line="259" w:lineRule="auto"/>
              <w:rPr>
                <w:ins w:id="3087" w:author="Alfredo" w:date="2020-10-12T19:31:00Z"/>
              </w:rPr>
            </w:pPr>
            <w:ins w:id="3088" w:author="Alfredo" w:date="2020-10-12T19:31:00Z">
              <w:r w:rsidRPr="00F52758">
                <w:t>Valor</w:t>
              </w:r>
            </w:ins>
          </w:p>
        </w:tc>
        <w:tc>
          <w:tcPr>
            <w:tcW w:w="3681" w:type="dxa"/>
            <w:hideMark/>
          </w:tcPr>
          <w:p w14:paraId="4153CCAE" w14:textId="77777777" w:rsidR="00F52758" w:rsidRPr="00F52758" w:rsidRDefault="00F52758">
            <w:pPr>
              <w:spacing w:after="160" w:line="259" w:lineRule="auto"/>
              <w:cnfStyle w:val="100000000000" w:firstRow="1" w:lastRow="0" w:firstColumn="0" w:lastColumn="0" w:oddVBand="0" w:evenVBand="0" w:oddHBand="0" w:evenHBand="0" w:firstRowFirstColumn="0" w:firstRowLastColumn="0" w:lastRowFirstColumn="0" w:lastRowLastColumn="0"/>
              <w:rPr>
                <w:ins w:id="3089" w:author="Alfredo" w:date="2020-10-12T19:31:00Z"/>
              </w:rPr>
            </w:pPr>
            <w:ins w:id="3090" w:author="Alfredo" w:date="2020-10-12T19:31:00Z">
              <w:r w:rsidRPr="00F52758">
                <w:t>Significado</w:t>
              </w:r>
            </w:ins>
          </w:p>
        </w:tc>
      </w:tr>
      <w:tr w:rsidR="005F7872" w:rsidRPr="00F52758" w14:paraId="67CC8A5D" w14:textId="77777777" w:rsidTr="005F7872">
        <w:trPr>
          <w:cnfStyle w:val="000000100000" w:firstRow="0" w:lastRow="0" w:firstColumn="0" w:lastColumn="0" w:oddVBand="0" w:evenVBand="0" w:oddHBand="1" w:evenHBand="0" w:firstRowFirstColumn="0" w:firstRowLastColumn="0" w:lastRowFirstColumn="0" w:lastRowLastColumn="0"/>
          <w:jc w:val="center"/>
          <w:ins w:id="3091" w:author="Alfredo" w:date="2020-10-12T19:31:00Z"/>
        </w:trPr>
        <w:tc>
          <w:tcPr>
            <w:cnfStyle w:val="001000000000" w:firstRow="0" w:lastRow="0" w:firstColumn="1" w:lastColumn="0" w:oddVBand="0" w:evenVBand="0" w:oddHBand="0" w:evenHBand="0" w:firstRowFirstColumn="0" w:firstRowLastColumn="0" w:lastRowFirstColumn="0" w:lastRowLastColumn="0"/>
            <w:tcW w:w="5240" w:type="dxa"/>
            <w:hideMark/>
          </w:tcPr>
          <w:p w14:paraId="1B6C0D89" w14:textId="6544E0AB" w:rsidR="00F52758" w:rsidRPr="00F52758" w:rsidRDefault="00F52758">
            <w:pPr>
              <w:spacing w:after="160" w:line="259" w:lineRule="auto"/>
              <w:rPr>
                <w:ins w:id="3092" w:author="Alfredo" w:date="2020-10-12T19:31:00Z"/>
              </w:rPr>
            </w:pPr>
            <w:ins w:id="3093" w:author="Alfredo" w:date="2020-10-12T19:31:00Z">
              <w:r w:rsidRPr="00F52758">
                <w:t>conic-gradient(</w:t>
              </w:r>
            </w:ins>
            <w:ins w:id="3094" w:author="Alfredo" w:date="2020-10-12T19:32:00Z">
              <w:r w:rsidR="005F7872">
                <w:t>color</w:t>
              </w:r>
            </w:ins>
            <w:ins w:id="3095" w:author="Alfredo" w:date="2020-10-12T19:31:00Z">
              <w:r w:rsidRPr="00F52758">
                <w:t>,</w:t>
              </w:r>
            </w:ins>
            <w:ins w:id="3096" w:author="Alfredo" w:date="2020-10-12T19:32:00Z">
              <w:r w:rsidR="005F7872">
                <w:t>color</w:t>
              </w:r>
            </w:ins>
            <w:ins w:id="3097" w:author="Alfredo" w:date="2020-10-12T19:31:00Z">
              <w:r w:rsidRPr="00F52758">
                <w:t xml:space="preserve"> , ...)</w:t>
              </w:r>
            </w:ins>
          </w:p>
        </w:tc>
        <w:tc>
          <w:tcPr>
            <w:tcW w:w="3681" w:type="dxa"/>
            <w:hideMark/>
          </w:tcPr>
          <w:p w14:paraId="1B500495" w14:textId="77777777" w:rsidR="00F52758" w:rsidRPr="00F52758" w:rsidRDefault="00F52758">
            <w:pPr>
              <w:spacing w:after="160" w:line="259" w:lineRule="auto"/>
              <w:cnfStyle w:val="000000100000" w:firstRow="0" w:lastRow="0" w:firstColumn="0" w:lastColumn="0" w:oddVBand="0" w:evenVBand="0" w:oddHBand="1" w:evenHBand="0" w:firstRowFirstColumn="0" w:firstRowLastColumn="0" w:lastRowFirstColumn="0" w:lastRowLastColumn="0"/>
              <w:rPr>
                <w:ins w:id="3098" w:author="Alfredo" w:date="2020-10-12T19:31:00Z"/>
              </w:rPr>
            </w:pPr>
            <w:ins w:id="3099" w:author="Alfredo" w:date="2020-10-12T19:31:00Z">
              <w:r w:rsidRPr="00F52758">
                <w:t>Gradiente básico entre colores.</w:t>
              </w:r>
            </w:ins>
          </w:p>
        </w:tc>
      </w:tr>
      <w:tr w:rsidR="005F7872" w:rsidRPr="00F52758" w14:paraId="4C377592" w14:textId="77777777" w:rsidTr="005F7872">
        <w:trPr>
          <w:jc w:val="center"/>
          <w:ins w:id="3100" w:author="Alfredo" w:date="2020-10-12T19:31:00Z"/>
        </w:trPr>
        <w:tc>
          <w:tcPr>
            <w:cnfStyle w:val="001000000000" w:firstRow="0" w:lastRow="0" w:firstColumn="1" w:lastColumn="0" w:oddVBand="0" w:evenVBand="0" w:oddHBand="0" w:evenHBand="0" w:firstRowFirstColumn="0" w:firstRowLastColumn="0" w:lastRowFirstColumn="0" w:lastRowLastColumn="0"/>
            <w:tcW w:w="5240" w:type="dxa"/>
            <w:hideMark/>
          </w:tcPr>
          <w:p w14:paraId="2CE50181" w14:textId="69219C80" w:rsidR="00F52758" w:rsidRPr="00F52758" w:rsidRDefault="00F52758">
            <w:pPr>
              <w:spacing w:after="160" w:line="259" w:lineRule="auto"/>
              <w:rPr>
                <w:ins w:id="3101" w:author="Alfredo" w:date="2020-10-12T19:31:00Z"/>
              </w:rPr>
            </w:pPr>
            <w:ins w:id="3102" w:author="Alfredo" w:date="2020-10-12T19:31:00Z">
              <w:r w:rsidRPr="00F52758">
                <w:t>conic-gradient(from</w:t>
              </w:r>
            </w:ins>
            <w:ins w:id="3103" w:author="Alfredo" w:date="2020-10-12T19:32:00Z">
              <w:r w:rsidR="005F7872">
                <w:t xml:space="preserve"> angle</w:t>
              </w:r>
            </w:ins>
            <w:ins w:id="3104" w:author="Alfredo" w:date="2020-10-12T19:31:00Z">
              <w:r w:rsidRPr="00F52758">
                <w:t>,</w:t>
              </w:r>
            </w:ins>
            <w:ins w:id="3105" w:author="Alfredo" w:date="2020-10-12T19:32:00Z">
              <w:r w:rsidR="005F7872">
                <w:t>color size</w:t>
              </w:r>
            </w:ins>
            <w:ins w:id="3106" w:author="Alfredo" w:date="2020-10-12T19:31:00Z">
              <w:r w:rsidRPr="00F52758">
                <w:t xml:space="preserve"> ,</w:t>
              </w:r>
            </w:ins>
            <w:ins w:id="3107" w:author="Alfredo" w:date="2020-10-12T19:32:00Z">
              <w:r w:rsidR="005F7872">
                <w:t>color size</w:t>
              </w:r>
            </w:ins>
            <w:ins w:id="3108" w:author="Alfredo" w:date="2020-10-12T19:31:00Z">
              <w:r w:rsidRPr="00F52758">
                <w:t xml:space="preserve"> , ...)</w:t>
              </w:r>
            </w:ins>
          </w:p>
        </w:tc>
        <w:tc>
          <w:tcPr>
            <w:tcW w:w="3681" w:type="dxa"/>
            <w:hideMark/>
          </w:tcPr>
          <w:p w14:paraId="68778508" w14:textId="77777777" w:rsidR="00F52758" w:rsidRPr="00F52758" w:rsidRDefault="00F52758">
            <w:pPr>
              <w:spacing w:after="160" w:line="259" w:lineRule="auto"/>
              <w:cnfStyle w:val="000000000000" w:firstRow="0" w:lastRow="0" w:firstColumn="0" w:lastColumn="0" w:oddVBand="0" w:evenVBand="0" w:oddHBand="0" w:evenHBand="0" w:firstRowFirstColumn="0" w:firstRowLastColumn="0" w:lastRowFirstColumn="0" w:lastRowLastColumn="0"/>
              <w:rPr>
                <w:ins w:id="3109" w:author="Alfredo" w:date="2020-10-12T19:31:00Z"/>
              </w:rPr>
            </w:pPr>
            <w:ins w:id="3110" w:author="Alfredo" w:date="2020-10-12T19:31:00Z">
              <w:r w:rsidRPr="00F52758">
                <w:t>Gradiente indicando punto de inicio.</w:t>
              </w:r>
            </w:ins>
          </w:p>
        </w:tc>
      </w:tr>
      <w:tr w:rsidR="005F7872" w:rsidRPr="00F52758" w14:paraId="65B7E8CF" w14:textId="77777777" w:rsidTr="005F7872">
        <w:trPr>
          <w:cnfStyle w:val="000000100000" w:firstRow="0" w:lastRow="0" w:firstColumn="0" w:lastColumn="0" w:oddVBand="0" w:evenVBand="0" w:oddHBand="1" w:evenHBand="0" w:firstRowFirstColumn="0" w:firstRowLastColumn="0" w:lastRowFirstColumn="0" w:lastRowLastColumn="0"/>
          <w:jc w:val="center"/>
          <w:ins w:id="3111" w:author="Alfredo" w:date="2020-10-12T19:31:00Z"/>
        </w:trPr>
        <w:tc>
          <w:tcPr>
            <w:cnfStyle w:val="001000000000" w:firstRow="0" w:lastRow="0" w:firstColumn="1" w:lastColumn="0" w:oddVBand="0" w:evenVBand="0" w:oddHBand="0" w:evenHBand="0" w:firstRowFirstColumn="0" w:firstRowLastColumn="0" w:lastRowFirstColumn="0" w:lastRowLastColumn="0"/>
            <w:tcW w:w="5240" w:type="dxa"/>
            <w:hideMark/>
          </w:tcPr>
          <w:p w14:paraId="06A650F0" w14:textId="23B9C4AA" w:rsidR="00F52758" w:rsidRPr="00F52758" w:rsidRDefault="00F52758">
            <w:pPr>
              <w:spacing w:after="160" w:line="259" w:lineRule="auto"/>
              <w:rPr>
                <w:ins w:id="3112" w:author="Alfredo" w:date="2020-10-12T19:31:00Z"/>
              </w:rPr>
            </w:pPr>
            <w:ins w:id="3113" w:author="Alfredo" w:date="2020-10-12T19:31:00Z">
              <w:r w:rsidRPr="00F52758">
                <w:t xml:space="preserve">conic-gradient(from </w:t>
              </w:r>
            </w:ins>
            <w:ins w:id="3114" w:author="Alfredo" w:date="2020-10-12T19:32:00Z">
              <w:r w:rsidR="005F7872">
                <w:t xml:space="preserve">angle </w:t>
              </w:r>
            </w:ins>
            <w:ins w:id="3115" w:author="Alfredo" w:date="2020-10-12T19:31:00Z">
              <w:r w:rsidRPr="00F52758">
                <w:t xml:space="preserve">at </w:t>
              </w:r>
              <w:r w:rsidRPr="00F52758">
                <w:rPr>
                  <w:i/>
                  <w:iCs/>
                </w:rPr>
                <w:t>ubicación</w:t>
              </w:r>
              <w:r w:rsidRPr="00F52758">
                <w:t>,</w:t>
              </w:r>
            </w:ins>
            <w:ins w:id="3116" w:author="Alfredo" w:date="2020-10-12T19:33:00Z">
              <w:r w:rsidR="005F7872">
                <w:t>color</w:t>
              </w:r>
            </w:ins>
            <w:ins w:id="3117" w:author="Alfredo" w:date="2020-10-12T19:34:00Z">
              <w:r w:rsidR="005F7872">
                <w:t xml:space="preserve"> size</w:t>
              </w:r>
            </w:ins>
            <w:ins w:id="3118" w:author="Alfredo" w:date="2020-10-12T19:31:00Z">
              <w:r w:rsidRPr="00F52758">
                <w:t xml:space="preserve"> ,</w:t>
              </w:r>
            </w:ins>
            <w:ins w:id="3119" w:author="Alfredo" w:date="2020-10-12T19:33:00Z">
              <w:r w:rsidR="005F7872">
                <w:t>color</w:t>
              </w:r>
            </w:ins>
            <w:ins w:id="3120" w:author="Alfredo" w:date="2020-10-12T19:31:00Z">
              <w:r w:rsidRPr="00F52758">
                <w:t xml:space="preserve"> </w:t>
              </w:r>
            </w:ins>
            <w:ins w:id="3121" w:author="Alfredo" w:date="2020-10-12T19:35:00Z">
              <w:r w:rsidR="005F7872">
                <w:t>size</w:t>
              </w:r>
            </w:ins>
            <w:ins w:id="3122" w:author="Alfredo" w:date="2020-10-12T19:31:00Z">
              <w:r w:rsidRPr="00F52758">
                <w:t>, ...)</w:t>
              </w:r>
            </w:ins>
          </w:p>
        </w:tc>
        <w:tc>
          <w:tcPr>
            <w:tcW w:w="3681" w:type="dxa"/>
            <w:hideMark/>
          </w:tcPr>
          <w:p w14:paraId="357BB412" w14:textId="77777777" w:rsidR="00F52758" w:rsidRPr="00F52758" w:rsidRDefault="00F52758">
            <w:pPr>
              <w:spacing w:after="160" w:line="259" w:lineRule="auto"/>
              <w:cnfStyle w:val="000000100000" w:firstRow="0" w:lastRow="0" w:firstColumn="0" w:lastColumn="0" w:oddVBand="0" w:evenVBand="0" w:oddHBand="1" w:evenHBand="0" w:firstRowFirstColumn="0" w:firstRowLastColumn="0" w:lastRowFirstColumn="0" w:lastRowLastColumn="0"/>
              <w:rPr>
                <w:ins w:id="3123" w:author="Alfredo" w:date="2020-10-12T19:31:00Z"/>
              </w:rPr>
            </w:pPr>
            <w:ins w:id="3124" w:author="Alfredo" w:date="2020-10-12T19:31:00Z">
              <w:r w:rsidRPr="00F52758">
                <w:t>Gradiente indicando ubicación del inicio.</w:t>
              </w:r>
            </w:ins>
          </w:p>
        </w:tc>
      </w:tr>
    </w:tbl>
    <w:p w14:paraId="0C1898CF" w14:textId="77777777" w:rsidR="00F52758" w:rsidRPr="00F52758" w:rsidRDefault="00F52758" w:rsidP="00F52758">
      <w:pPr>
        <w:rPr>
          <w:ins w:id="3125" w:author="Alfredo" w:date="2020-10-12T19:31:00Z"/>
        </w:rPr>
      </w:pPr>
    </w:p>
    <w:p w14:paraId="122618C0" w14:textId="77777777" w:rsidR="005F7872" w:rsidRPr="005F7872" w:rsidRDefault="005F7872" w:rsidP="005F7872">
      <w:pPr>
        <w:rPr>
          <w:ins w:id="3126" w:author="Alfredo" w:date="2020-10-12T19:35:00Z"/>
        </w:rPr>
      </w:pPr>
      <w:ins w:id="3127" w:author="Alfredo" w:date="2020-10-12T19:35:00Z">
        <w:r w:rsidRPr="005F7872">
          <w:t>Donde:</w:t>
        </w:r>
      </w:ins>
    </w:p>
    <w:tbl>
      <w:tblPr>
        <w:tblStyle w:val="Tabladecuadrcula4-nfasis5"/>
        <w:tblW w:w="0" w:type="auto"/>
        <w:tblLook w:val="04A0" w:firstRow="1" w:lastRow="0" w:firstColumn="1" w:lastColumn="0" w:noHBand="0" w:noVBand="1"/>
        <w:tblPrChange w:id="3128" w:author="Alfredo" w:date="2020-10-12T19:35:00Z">
          <w:tblPr>
            <w:tblW w:w="0" w:type="auto"/>
            <w:tblCellSpacing w:w="15" w:type="dxa"/>
            <w:tblCellMar>
              <w:top w:w="15" w:type="dxa"/>
              <w:left w:w="15" w:type="dxa"/>
              <w:bottom w:w="15" w:type="dxa"/>
              <w:right w:w="15" w:type="dxa"/>
            </w:tblCellMar>
            <w:tblLook w:val="04A0" w:firstRow="1" w:lastRow="0" w:firstColumn="1" w:lastColumn="0" w:noHBand="0" w:noVBand="1"/>
          </w:tblPr>
        </w:tblPrChange>
      </w:tblPr>
      <w:tblGrid>
        <w:gridCol w:w="1456"/>
        <w:gridCol w:w="7465"/>
        <w:tblGridChange w:id="3129">
          <w:tblGrid>
            <w:gridCol w:w="1289"/>
            <w:gridCol w:w="7557"/>
          </w:tblGrid>
        </w:tblGridChange>
      </w:tblGrid>
      <w:tr w:rsidR="005F7872" w:rsidRPr="005F7872" w14:paraId="31F5707A" w14:textId="77777777" w:rsidTr="005F7872">
        <w:trPr>
          <w:cnfStyle w:val="100000000000" w:firstRow="1" w:lastRow="0" w:firstColumn="0" w:lastColumn="0" w:oddVBand="0" w:evenVBand="0" w:oddHBand="0" w:evenHBand="0" w:firstRowFirstColumn="0" w:firstRowLastColumn="0" w:lastRowFirstColumn="0" w:lastRowLastColumn="0"/>
          <w:ins w:id="3130" w:author="Alfredo" w:date="2020-10-12T19:35:00Z"/>
          <w:trPrChange w:id="3131" w:author="Alfredo" w:date="2020-10-12T19:35:00Z">
            <w:trPr>
              <w:tblHeader/>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3132" w:author="Alfredo" w:date="2020-10-12T19:35:00Z">
              <w:tcPr>
                <w:tcW w:w="0" w:type="auto"/>
                <w:vAlign w:val="center"/>
                <w:hideMark/>
              </w:tcPr>
            </w:tcPrChange>
          </w:tcPr>
          <w:p w14:paraId="5A902F20" w14:textId="77777777" w:rsidR="005F7872" w:rsidRPr="005F7872" w:rsidRDefault="005F7872" w:rsidP="005F7872">
            <w:pPr>
              <w:spacing w:after="160" w:line="259" w:lineRule="auto"/>
              <w:cnfStyle w:val="101000000000" w:firstRow="1" w:lastRow="0" w:firstColumn="1" w:lastColumn="0" w:oddVBand="0" w:evenVBand="0" w:oddHBand="0" w:evenHBand="0" w:firstRowFirstColumn="0" w:firstRowLastColumn="0" w:lastRowFirstColumn="0" w:lastRowLastColumn="0"/>
              <w:rPr>
                <w:ins w:id="3133" w:author="Alfredo" w:date="2020-10-12T19:35:00Z"/>
              </w:rPr>
            </w:pPr>
            <w:ins w:id="3134" w:author="Alfredo" w:date="2020-10-12T19:35:00Z">
              <w:r w:rsidRPr="005F7872">
                <w:t>Parámetros</w:t>
              </w:r>
            </w:ins>
          </w:p>
        </w:tc>
        <w:tc>
          <w:tcPr>
            <w:tcW w:w="0" w:type="auto"/>
            <w:hideMark/>
            <w:tcPrChange w:id="3135" w:author="Alfredo" w:date="2020-10-12T19:35:00Z">
              <w:tcPr>
                <w:tcW w:w="0" w:type="auto"/>
                <w:vAlign w:val="center"/>
                <w:hideMark/>
              </w:tcPr>
            </w:tcPrChange>
          </w:tcPr>
          <w:p w14:paraId="686CD35C" w14:textId="77777777" w:rsidR="005F7872" w:rsidRPr="005F7872" w:rsidRDefault="005F7872" w:rsidP="005F7872">
            <w:pPr>
              <w:spacing w:after="160" w:line="259" w:lineRule="auto"/>
              <w:cnfStyle w:val="100000000000" w:firstRow="1" w:lastRow="0" w:firstColumn="0" w:lastColumn="0" w:oddVBand="0" w:evenVBand="0" w:oddHBand="0" w:evenHBand="0" w:firstRowFirstColumn="0" w:firstRowLastColumn="0" w:lastRowFirstColumn="0" w:lastRowLastColumn="0"/>
              <w:rPr>
                <w:ins w:id="3136" w:author="Alfredo" w:date="2020-10-12T19:35:00Z"/>
              </w:rPr>
            </w:pPr>
            <w:ins w:id="3137" w:author="Alfredo" w:date="2020-10-12T19:35:00Z">
              <w:r w:rsidRPr="005F7872">
                <w:t>Valor</w:t>
              </w:r>
            </w:ins>
          </w:p>
        </w:tc>
      </w:tr>
      <w:tr w:rsidR="005F7872" w:rsidRPr="005F7872" w14:paraId="5D3CCE51" w14:textId="77777777" w:rsidTr="005F7872">
        <w:trPr>
          <w:cnfStyle w:val="000000100000" w:firstRow="0" w:lastRow="0" w:firstColumn="0" w:lastColumn="0" w:oddVBand="0" w:evenVBand="0" w:oddHBand="1" w:evenHBand="0" w:firstRowFirstColumn="0" w:firstRowLastColumn="0" w:lastRowFirstColumn="0" w:lastRowLastColumn="0"/>
          <w:ins w:id="3138" w:author="Alfredo" w:date="2020-10-12T19:35:00Z"/>
          <w:trPrChange w:id="3139" w:author="Alfredo" w:date="2020-10-12T19:35:00Z">
            <w:trPr>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3140" w:author="Alfredo" w:date="2020-10-12T19:35:00Z">
              <w:tcPr>
                <w:tcW w:w="0" w:type="auto"/>
                <w:vAlign w:val="center"/>
                <w:hideMark/>
              </w:tcPr>
            </w:tcPrChange>
          </w:tcPr>
          <w:p w14:paraId="2FE8BC0F" w14:textId="0B79926B" w:rsidR="005F7872" w:rsidRPr="005F7872" w:rsidRDefault="005F7872" w:rsidP="005F7872">
            <w:pPr>
              <w:spacing w:after="160" w:line="259" w:lineRule="auto"/>
              <w:cnfStyle w:val="001000100000" w:firstRow="0" w:lastRow="0" w:firstColumn="1" w:lastColumn="0" w:oddVBand="0" w:evenVBand="0" w:oddHBand="1" w:evenHBand="0" w:firstRowFirstColumn="0" w:firstRowLastColumn="0" w:lastRowFirstColumn="0" w:lastRowLastColumn="0"/>
              <w:rPr>
                <w:ins w:id="3141" w:author="Alfredo" w:date="2020-10-12T19:35:00Z"/>
              </w:rPr>
            </w:pPr>
            <w:ins w:id="3142" w:author="Alfredo" w:date="2020-10-12T19:35:00Z">
              <w:r w:rsidRPr="005F7872">
                <w:t xml:space="preserve">from </w:t>
              </w:r>
              <w:r w:rsidRPr="005F7872">
                <w:rPr>
                  <w:i/>
                  <w:rPrChange w:id="3143" w:author="Alfredo" w:date="2020-10-12T19:35:00Z">
                    <w:rPr/>
                  </w:rPrChange>
                </w:rPr>
                <w:t>angle</w:t>
              </w:r>
            </w:ins>
          </w:p>
        </w:tc>
        <w:tc>
          <w:tcPr>
            <w:tcW w:w="0" w:type="auto"/>
            <w:hideMark/>
            <w:tcPrChange w:id="3144" w:author="Alfredo" w:date="2020-10-12T19:35:00Z">
              <w:tcPr>
                <w:tcW w:w="0" w:type="auto"/>
                <w:vAlign w:val="center"/>
                <w:hideMark/>
              </w:tcPr>
            </w:tcPrChange>
          </w:tcPr>
          <w:p w14:paraId="0E8346B9" w14:textId="77777777" w:rsidR="005F7872" w:rsidRPr="005F7872" w:rsidRDefault="005F7872" w:rsidP="005F7872">
            <w:pPr>
              <w:spacing w:after="160" w:line="259" w:lineRule="auto"/>
              <w:cnfStyle w:val="000000100000" w:firstRow="0" w:lastRow="0" w:firstColumn="0" w:lastColumn="0" w:oddVBand="0" w:evenVBand="0" w:oddHBand="1" w:evenHBand="0" w:firstRowFirstColumn="0" w:firstRowLastColumn="0" w:lastRowFirstColumn="0" w:lastRowLastColumn="0"/>
              <w:rPr>
                <w:ins w:id="3145" w:author="Alfredo" w:date="2020-10-12T19:35:00Z"/>
              </w:rPr>
            </w:pPr>
            <w:ins w:id="3146" w:author="Alfredo" w:date="2020-10-12T19:35:00Z">
              <w:r w:rsidRPr="005F7872">
                <w:t xml:space="preserve">Ángulo desde donde comienza el gradiente cónico. Por defecto </w:t>
              </w:r>
              <w:r w:rsidRPr="005F7872">
                <w:rPr>
                  <w:b/>
                  <w:bCs/>
                </w:rPr>
                <w:t>from 0deg</w:t>
              </w:r>
              <w:r w:rsidRPr="005F7872">
                <w:t>.</w:t>
              </w:r>
            </w:ins>
          </w:p>
        </w:tc>
      </w:tr>
      <w:tr w:rsidR="005F7872" w:rsidRPr="005F7872" w14:paraId="05438791" w14:textId="77777777" w:rsidTr="005F7872">
        <w:trPr>
          <w:ins w:id="3147" w:author="Alfredo" w:date="2020-10-12T19:35:00Z"/>
          <w:trPrChange w:id="3148" w:author="Alfredo" w:date="2020-10-12T19:35:00Z">
            <w:trPr>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3149" w:author="Alfredo" w:date="2020-10-12T19:35:00Z">
              <w:tcPr>
                <w:tcW w:w="0" w:type="auto"/>
                <w:vAlign w:val="center"/>
                <w:hideMark/>
              </w:tcPr>
            </w:tcPrChange>
          </w:tcPr>
          <w:p w14:paraId="00C3F297" w14:textId="77777777" w:rsidR="005F7872" w:rsidRPr="005F7872" w:rsidRDefault="005F7872" w:rsidP="005F7872">
            <w:pPr>
              <w:spacing w:after="160" w:line="259" w:lineRule="auto"/>
              <w:rPr>
                <w:ins w:id="3150" w:author="Alfredo" w:date="2020-10-12T19:35:00Z"/>
              </w:rPr>
            </w:pPr>
            <w:ins w:id="3151" w:author="Alfredo" w:date="2020-10-12T19:35:00Z">
              <w:r w:rsidRPr="005F7872">
                <w:lastRenderedPageBreak/>
                <w:t xml:space="preserve">at </w:t>
              </w:r>
              <w:r w:rsidRPr="005F7872">
                <w:rPr>
                  <w:i/>
                  <w:iCs/>
                </w:rPr>
                <w:t>[ubicación]</w:t>
              </w:r>
            </w:ins>
          </w:p>
        </w:tc>
        <w:tc>
          <w:tcPr>
            <w:tcW w:w="0" w:type="auto"/>
            <w:hideMark/>
            <w:tcPrChange w:id="3152" w:author="Alfredo" w:date="2020-10-12T19:35:00Z">
              <w:tcPr>
                <w:tcW w:w="0" w:type="auto"/>
                <w:vAlign w:val="center"/>
                <w:hideMark/>
              </w:tcPr>
            </w:tcPrChange>
          </w:tcPr>
          <w:p w14:paraId="783E3350" w14:textId="77777777" w:rsidR="005F7872" w:rsidRPr="005F7872" w:rsidRDefault="005F7872" w:rsidP="005F7872">
            <w:pPr>
              <w:spacing w:after="160" w:line="259" w:lineRule="auto"/>
              <w:cnfStyle w:val="000000000000" w:firstRow="0" w:lastRow="0" w:firstColumn="0" w:lastColumn="0" w:oddVBand="0" w:evenVBand="0" w:oddHBand="0" w:evenHBand="0" w:firstRowFirstColumn="0" w:firstRowLastColumn="0" w:lastRowFirstColumn="0" w:lastRowLastColumn="0"/>
              <w:rPr>
                <w:ins w:id="3153" w:author="Alfredo" w:date="2020-10-12T19:35:00Z"/>
              </w:rPr>
            </w:pPr>
            <w:ins w:id="3154" w:author="Alfredo" w:date="2020-10-12T19:35:00Z">
              <w:r w:rsidRPr="005F7872">
                <w:rPr>
                  <w:b/>
                  <w:bCs/>
                </w:rPr>
                <w:t>center</w:t>
              </w:r>
              <w:r w:rsidRPr="005F7872">
                <w:t xml:space="preserve"> | top | left | right | bottom | top left | top right | bottom left | bottom right</w:t>
              </w:r>
            </w:ins>
          </w:p>
        </w:tc>
      </w:tr>
      <w:tr w:rsidR="005F7872" w:rsidRPr="005F7872" w14:paraId="399FD6E7" w14:textId="77777777" w:rsidTr="005F7872">
        <w:trPr>
          <w:cnfStyle w:val="000000100000" w:firstRow="0" w:lastRow="0" w:firstColumn="0" w:lastColumn="0" w:oddVBand="0" w:evenVBand="0" w:oddHBand="1" w:evenHBand="0" w:firstRowFirstColumn="0" w:firstRowLastColumn="0" w:lastRowFirstColumn="0" w:lastRowLastColumn="0"/>
          <w:ins w:id="3155" w:author="Alfredo" w:date="2020-10-12T19:35:00Z"/>
          <w:trPrChange w:id="3156" w:author="Alfredo" w:date="2020-10-12T19:35:00Z">
            <w:trPr>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3157" w:author="Alfredo" w:date="2020-10-12T19:35:00Z">
              <w:tcPr>
                <w:tcW w:w="0" w:type="auto"/>
                <w:vAlign w:val="center"/>
                <w:hideMark/>
              </w:tcPr>
            </w:tcPrChange>
          </w:tcPr>
          <w:p w14:paraId="0AB47C4D" w14:textId="4AE9D530" w:rsidR="005F7872" w:rsidRPr="005F7872" w:rsidRDefault="005F7872" w:rsidP="005F7872">
            <w:pPr>
              <w:spacing w:after="160" w:line="259" w:lineRule="auto"/>
              <w:cnfStyle w:val="001000100000" w:firstRow="0" w:lastRow="0" w:firstColumn="1" w:lastColumn="0" w:oddVBand="0" w:evenVBand="0" w:oddHBand="1" w:evenHBand="0" w:firstRowFirstColumn="0" w:firstRowLastColumn="0" w:lastRowFirstColumn="0" w:lastRowLastColumn="0"/>
              <w:rPr>
                <w:ins w:id="3158" w:author="Alfredo" w:date="2020-10-12T19:35:00Z"/>
                <w:b w:val="0"/>
                <w:i/>
                <w:rPrChange w:id="3159" w:author="Alfredo" w:date="2020-10-12T19:36:00Z">
                  <w:rPr>
                    <w:ins w:id="3160" w:author="Alfredo" w:date="2020-10-12T19:35:00Z"/>
                  </w:rPr>
                </w:rPrChange>
              </w:rPr>
            </w:pPr>
            <w:ins w:id="3161" w:author="Alfredo" w:date="2020-10-12T19:36:00Z">
              <w:r w:rsidRPr="005F7872">
                <w:rPr>
                  <w:i/>
                  <w:rPrChange w:id="3162" w:author="Alfredo" w:date="2020-10-12T19:36:00Z">
                    <w:rPr/>
                  </w:rPrChange>
                </w:rPr>
                <w:t>color</w:t>
              </w:r>
            </w:ins>
          </w:p>
        </w:tc>
        <w:tc>
          <w:tcPr>
            <w:tcW w:w="0" w:type="auto"/>
            <w:hideMark/>
            <w:tcPrChange w:id="3163" w:author="Alfredo" w:date="2020-10-12T19:35:00Z">
              <w:tcPr>
                <w:tcW w:w="0" w:type="auto"/>
                <w:vAlign w:val="center"/>
                <w:hideMark/>
              </w:tcPr>
            </w:tcPrChange>
          </w:tcPr>
          <w:p w14:paraId="49115968" w14:textId="77777777" w:rsidR="005F7872" w:rsidRPr="005F7872" w:rsidRDefault="005F7872" w:rsidP="005F7872">
            <w:pPr>
              <w:spacing w:after="160" w:line="259" w:lineRule="auto"/>
              <w:cnfStyle w:val="000000100000" w:firstRow="0" w:lastRow="0" w:firstColumn="0" w:lastColumn="0" w:oddVBand="0" w:evenVBand="0" w:oddHBand="1" w:evenHBand="0" w:firstRowFirstColumn="0" w:firstRowLastColumn="0" w:lastRowFirstColumn="0" w:lastRowLastColumn="0"/>
              <w:rPr>
                <w:ins w:id="3164" w:author="Alfredo" w:date="2020-10-12T19:35:00Z"/>
              </w:rPr>
            </w:pPr>
            <w:ins w:id="3165" w:author="Alfredo" w:date="2020-10-12T19:35:00Z">
              <w:r w:rsidRPr="005F7872">
                <w:t>El primer color del gradiente</w:t>
              </w:r>
            </w:ins>
          </w:p>
        </w:tc>
      </w:tr>
      <w:tr w:rsidR="005F7872" w:rsidRPr="005F7872" w14:paraId="6FB1BC2E" w14:textId="77777777" w:rsidTr="005F7872">
        <w:trPr>
          <w:ins w:id="3166" w:author="Alfredo" w:date="2020-10-12T19:35:00Z"/>
          <w:trPrChange w:id="3167" w:author="Alfredo" w:date="2020-10-12T19:35:00Z">
            <w:trPr>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3168" w:author="Alfredo" w:date="2020-10-12T19:35:00Z">
              <w:tcPr>
                <w:tcW w:w="0" w:type="auto"/>
                <w:vAlign w:val="center"/>
                <w:hideMark/>
              </w:tcPr>
            </w:tcPrChange>
          </w:tcPr>
          <w:p w14:paraId="440439E1" w14:textId="48033664" w:rsidR="005F7872" w:rsidRPr="005F7872" w:rsidRDefault="005F7872" w:rsidP="005F7872">
            <w:pPr>
              <w:spacing w:after="160" w:line="259" w:lineRule="auto"/>
              <w:rPr>
                <w:ins w:id="3169" w:author="Alfredo" w:date="2020-10-12T19:35:00Z"/>
                <w:b w:val="0"/>
                <w:i/>
                <w:rPrChange w:id="3170" w:author="Alfredo" w:date="2020-10-12T19:36:00Z">
                  <w:rPr>
                    <w:ins w:id="3171" w:author="Alfredo" w:date="2020-10-12T19:35:00Z"/>
                  </w:rPr>
                </w:rPrChange>
              </w:rPr>
            </w:pPr>
            <w:ins w:id="3172" w:author="Alfredo" w:date="2020-10-12T19:36:00Z">
              <w:r w:rsidRPr="005F7872">
                <w:rPr>
                  <w:i/>
                  <w:rPrChange w:id="3173" w:author="Alfredo" w:date="2020-10-12T19:36:00Z">
                    <w:rPr/>
                  </w:rPrChange>
                </w:rPr>
                <w:t>color</w:t>
              </w:r>
            </w:ins>
          </w:p>
        </w:tc>
        <w:tc>
          <w:tcPr>
            <w:tcW w:w="0" w:type="auto"/>
            <w:hideMark/>
            <w:tcPrChange w:id="3174" w:author="Alfredo" w:date="2020-10-12T19:35:00Z">
              <w:tcPr>
                <w:tcW w:w="0" w:type="auto"/>
                <w:vAlign w:val="center"/>
                <w:hideMark/>
              </w:tcPr>
            </w:tcPrChange>
          </w:tcPr>
          <w:p w14:paraId="712D3E08" w14:textId="77777777" w:rsidR="005F7872" w:rsidRPr="005F7872" w:rsidRDefault="005F7872" w:rsidP="005F7872">
            <w:pPr>
              <w:spacing w:after="160" w:line="259" w:lineRule="auto"/>
              <w:cnfStyle w:val="000000000000" w:firstRow="0" w:lastRow="0" w:firstColumn="0" w:lastColumn="0" w:oddVBand="0" w:evenVBand="0" w:oddHBand="0" w:evenHBand="0" w:firstRowFirstColumn="0" w:firstRowLastColumn="0" w:lastRowFirstColumn="0" w:lastRowLastColumn="0"/>
              <w:rPr>
                <w:ins w:id="3175" w:author="Alfredo" w:date="2020-10-12T19:35:00Z"/>
              </w:rPr>
            </w:pPr>
            <w:ins w:id="3176" w:author="Alfredo" w:date="2020-10-12T19:35:00Z">
              <w:r w:rsidRPr="005F7872">
                <w:t>El siguiente color del gradiente</w:t>
              </w:r>
            </w:ins>
          </w:p>
        </w:tc>
      </w:tr>
      <w:tr w:rsidR="005F7872" w:rsidRPr="005F7872" w14:paraId="46937155" w14:textId="77777777" w:rsidTr="005F7872">
        <w:trPr>
          <w:cnfStyle w:val="000000100000" w:firstRow="0" w:lastRow="0" w:firstColumn="0" w:lastColumn="0" w:oddVBand="0" w:evenVBand="0" w:oddHBand="1" w:evenHBand="0" w:firstRowFirstColumn="0" w:firstRowLastColumn="0" w:lastRowFirstColumn="0" w:lastRowLastColumn="0"/>
          <w:ins w:id="3177" w:author="Alfredo" w:date="2020-10-12T19:35:00Z"/>
          <w:trPrChange w:id="3178" w:author="Alfredo" w:date="2020-10-12T19:35:00Z">
            <w:trPr>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3179" w:author="Alfredo" w:date="2020-10-12T19:35:00Z">
              <w:tcPr>
                <w:tcW w:w="0" w:type="auto"/>
                <w:vAlign w:val="center"/>
                <w:hideMark/>
              </w:tcPr>
            </w:tcPrChange>
          </w:tcPr>
          <w:p w14:paraId="108D138B" w14:textId="6A73D2A3" w:rsidR="005F7872" w:rsidRPr="005F7872" w:rsidRDefault="005F7872" w:rsidP="005F7872">
            <w:pPr>
              <w:spacing w:after="160" w:line="259" w:lineRule="auto"/>
              <w:cnfStyle w:val="001000100000" w:firstRow="0" w:lastRow="0" w:firstColumn="1" w:lastColumn="0" w:oddVBand="0" w:evenVBand="0" w:oddHBand="1" w:evenHBand="0" w:firstRowFirstColumn="0" w:firstRowLastColumn="0" w:lastRowFirstColumn="0" w:lastRowLastColumn="0"/>
              <w:rPr>
                <w:ins w:id="3180" w:author="Alfredo" w:date="2020-10-12T19:35:00Z"/>
                <w:b w:val="0"/>
                <w:i/>
                <w:rPrChange w:id="3181" w:author="Alfredo" w:date="2020-10-12T19:36:00Z">
                  <w:rPr>
                    <w:ins w:id="3182" w:author="Alfredo" w:date="2020-10-12T19:35:00Z"/>
                  </w:rPr>
                </w:rPrChange>
              </w:rPr>
            </w:pPr>
            <w:ins w:id="3183" w:author="Alfredo" w:date="2020-10-12T19:36:00Z">
              <w:r w:rsidRPr="005F7872">
                <w:rPr>
                  <w:i/>
                  <w:rPrChange w:id="3184" w:author="Alfredo" w:date="2020-10-12T19:36:00Z">
                    <w:rPr/>
                  </w:rPrChange>
                </w:rPr>
                <w:t>size</w:t>
              </w:r>
            </w:ins>
          </w:p>
        </w:tc>
        <w:tc>
          <w:tcPr>
            <w:tcW w:w="0" w:type="auto"/>
            <w:hideMark/>
            <w:tcPrChange w:id="3185" w:author="Alfredo" w:date="2020-10-12T19:35:00Z">
              <w:tcPr>
                <w:tcW w:w="0" w:type="auto"/>
                <w:vAlign w:val="center"/>
                <w:hideMark/>
              </w:tcPr>
            </w:tcPrChange>
          </w:tcPr>
          <w:p w14:paraId="0F338574" w14:textId="77777777" w:rsidR="005F7872" w:rsidRPr="005F7872" w:rsidRDefault="005F7872" w:rsidP="005F7872">
            <w:pPr>
              <w:spacing w:after="160" w:line="259" w:lineRule="auto"/>
              <w:cnfStyle w:val="000000100000" w:firstRow="0" w:lastRow="0" w:firstColumn="0" w:lastColumn="0" w:oddVBand="0" w:evenVBand="0" w:oddHBand="1" w:evenHBand="0" w:firstRowFirstColumn="0" w:firstRowLastColumn="0" w:lastRowFirstColumn="0" w:lastRowLastColumn="0"/>
              <w:rPr>
                <w:ins w:id="3186" w:author="Alfredo" w:date="2020-10-12T19:35:00Z"/>
              </w:rPr>
            </w:pPr>
            <w:ins w:id="3187" w:author="Alfredo" w:date="2020-10-12T19:35:00Z">
              <w:r w:rsidRPr="005F7872">
                <w:t>De forma opcional, se puede indicar a que altura comienza a cambiar el gradiente.</w:t>
              </w:r>
            </w:ins>
          </w:p>
        </w:tc>
      </w:tr>
      <w:tr w:rsidR="005F7872" w:rsidRPr="005F7872" w14:paraId="331479AF" w14:textId="77777777" w:rsidTr="005F7872">
        <w:trPr>
          <w:ins w:id="3188" w:author="Alfredo" w:date="2020-10-12T19:35:00Z"/>
          <w:trPrChange w:id="3189" w:author="Alfredo" w:date="2020-10-12T19:35:00Z">
            <w:trPr>
              <w:tblCellSpacing w:w="15" w:type="dxa"/>
            </w:trPr>
          </w:trPrChange>
        </w:trPr>
        <w:tc>
          <w:tcPr>
            <w:cnfStyle w:val="001000000000" w:firstRow="0" w:lastRow="0" w:firstColumn="1" w:lastColumn="0" w:oddVBand="0" w:evenVBand="0" w:oddHBand="0" w:evenHBand="0" w:firstRowFirstColumn="0" w:firstRowLastColumn="0" w:lastRowFirstColumn="0" w:lastRowLastColumn="0"/>
            <w:tcW w:w="0" w:type="auto"/>
            <w:hideMark/>
            <w:tcPrChange w:id="3190" w:author="Alfredo" w:date="2020-10-12T19:35:00Z">
              <w:tcPr>
                <w:tcW w:w="0" w:type="auto"/>
                <w:vAlign w:val="center"/>
                <w:hideMark/>
              </w:tcPr>
            </w:tcPrChange>
          </w:tcPr>
          <w:p w14:paraId="216F9A94" w14:textId="77777777" w:rsidR="005F7872" w:rsidRPr="005F7872" w:rsidRDefault="005F7872" w:rsidP="005F7872">
            <w:pPr>
              <w:spacing w:after="160" w:line="259" w:lineRule="auto"/>
              <w:rPr>
                <w:ins w:id="3191" w:author="Alfredo" w:date="2020-10-12T19:35:00Z"/>
              </w:rPr>
            </w:pPr>
            <w:ins w:id="3192" w:author="Alfredo" w:date="2020-10-12T19:35:00Z">
              <w:r w:rsidRPr="005F7872">
                <w:t>...</w:t>
              </w:r>
            </w:ins>
          </w:p>
        </w:tc>
        <w:tc>
          <w:tcPr>
            <w:tcW w:w="0" w:type="auto"/>
            <w:hideMark/>
            <w:tcPrChange w:id="3193" w:author="Alfredo" w:date="2020-10-12T19:35:00Z">
              <w:tcPr>
                <w:tcW w:w="0" w:type="auto"/>
                <w:vAlign w:val="center"/>
                <w:hideMark/>
              </w:tcPr>
            </w:tcPrChange>
          </w:tcPr>
          <w:p w14:paraId="5189EB4B" w14:textId="77777777" w:rsidR="005F7872" w:rsidRPr="005F7872" w:rsidRDefault="005F7872" w:rsidP="005F7872">
            <w:pPr>
              <w:spacing w:after="160" w:line="259" w:lineRule="auto"/>
              <w:cnfStyle w:val="000000000000" w:firstRow="0" w:lastRow="0" w:firstColumn="0" w:lastColumn="0" w:oddVBand="0" w:evenVBand="0" w:oddHBand="0" w:evenHBand="0" w:firstRowFirstColumn="0" w:firstRowLastColumn="0" w:lastRowFirstColumn="0" w:lastRowLastColumn="0"/>
              <w:rPr>
                <w:ins w:id="3194" w:author="Alfredo" w:date="2020-10-12T19:35:00Z"/>
              </w:rPr>
            </w:pPr>
            <w:ins w:id="3195" w:author="Alfredo" w:date="2020-10-12T19:35:00Z">
              <w:r w:rsidRPr="005F7872">
                <w:t>(Se pueden seguir añadiendo colores)</w:t>
              </w:r>
            </w:ins>
          </w:p>
        </w:tc>
      </w:tr>
    </w:tbl>
    <w:p w14:paraId="69CC8AE7" w14:textId="79E1FC9C" w:rsidR="00F52758" w:rsidRDefault="005F7872">
      <w:pPr>
        <w:rPr>
          <w:ins w:id="3196" w:author="Alfredo" w:date="2020-10-12T19:37:00Z"/>
        </w:rPr>
      </w:pPr>
      <w:ins w:id="3197" w:author="Alfredo" w:date="2020-10-12T19:36:00Z">
        <w:r w:rsidRPr="005F7872">
          <w:t xml:space="preserve">A continuación podemos ver la diferencia de un gradiente </w:t>
        </w:r>
        <w:r w:rsidRPr="005F7872">
          <w:rPr>
            <w:rFonts w:ascii="Times New Roman" w:hAnsi="Times New Roman" w:cs="Times New Roman"/>
            <w:i/>
            <w:rPrChange w:id="3198" w:author="Alfredo" w:date="2020-10-12T19:36:00Z">
              <w:rPr/>
            </w:rPrChange>
          </w:rPr>
          <w:t>linear-gradient</w:t>
        </w:r>
        <w:r w:rsidRPr="005F7872">
          <w:t xml:space="preserve">, un </w:t>
        </w:r>
        <w:r w:rsidRPr="005F7872">
          <w:rPr>
            <w:rFonts w:ascii="Times New Roman" w:hAnsi="Times New Roman" w:cs="Times New Roman"/>
            <w:i/>
            <w:rPrChange w:id="3199" w:author="Alfredo" w:date="2020-10-12T19:37:00Z">
              <w:rPr/>
            </w:rPrChange>
          </w:rPr>
          <w:t>radial-gradient</w:t>
        </w:r>
        <w:r w:rsidRPr="005F7872">
          <w:t xml:space="preserve"> y un </w:t>
        </w:r>
        <w:r w:rsidRPr="005F7872">
          <w:rPr>
            <w:rFonts w:ascii="Times New Roman" w:hAnsi="Times New Roman" w:cs="Times New Roman"/>
            <w:i/>
            <w:rPrChange w:id="3200" w:author="Alfredo" w:date="2020-10-12T19:37:00Z">
              <w:rPr/>
            </w:rPrChange>
          </w:rPr>
          <w:t>conic-gradient</w:t>
        </w:r>
        <w:r w:rsidRPr="005F7872">
          <w:t>:</w:t>
        </w:r>
      </w:ins>
    </w:p>
    <w:p w14:paraId="0DBED99B" w14:textId="2D4AF498" w:rsidR="005C2113" w:rsidRDefault="005C2113">
      <w:pPr>
        <w:jc w:val="center"/>
        <w:rPr>
          <w:ins w:id="3201" w:author="Alfredo" w:date="2020-10-12T19:37:00Z"/>
        </w:rPr>
        <w:pPrChange w:id="3202" w:author="Alfredo" w:date="2020-10-12T19:37:00Z">
          <w:pPr/>
        </w:pPrChange>
      </w:pPr>
      <w:ins w:id="3203" w:author="Alfredo" w:date="2020-10-12T19:37:00Z">
        <w:r>
          <w:rPr>
            <w:noProof/>
            <w:lang w:eastAsia="es-MX"/>
          </w:rPr>
          <w:drawing>
            <wp:inline distT="0" distB="0" distL="0" distR="0" wp14:anchorId="32A199E2" wp14:editId="2C3ADA54">
              <wp:extent cx="3819525" cy="1290151"/>
              <wp:effectExtent l="0" t="0" r="0" b="5715"/>
              <wp:docPr id="31" name="Imagen 31" descr="linear-gradient vs radial-gradient vs conic-gradi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descr="linear-gradient vs radial-gradient vs conic-gradient"/>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3864598" cy="1305375"/>
                      </a:xfrm>
                      <a:prstGeom prst="rect">
                        <a:avLst/>
                      </a:prstGeom>
                      <a:noFill/>
                      <a:ln>
                        <a:noFill/>
                      </a:ln>
                    </pic:spPr>
                  </pic:pic>
                </a:graphicData>
              </a:graphic>
            </wp:inline>
          </w:drawing>
        </w:r>
      </w:ins>
    </w:p>
    <w:p w14:paraId="28BAA767" w14:textId="1EB97D44" w:rsidR="005C2113" w:rsidRDefault="005C2113">
      <w:pPr>
        <w:rPr>
          <w:ins w:id="3204" w:author="Alfredo" w:date="2020-10-12T19:38:00Z"/>
        </w:rPr>
      </w:pPr>
      <w:ins w:id="3205" w:author="Alfredo" w:date="2020-10-12T19:37:00Z">
        <w:r w:rsidRPr="005C2113">
          <w:t xml:space="preserve">Poco hay que añadir en este tipo de gradiente, ya que funciona muy similar a los anteriores. La única diferencia mencionable es el uso de la palabra clave </w:t>
        </w:r>
        <w:r w:rsidRPr="005C2113">
          <w:rPr>
            <w:b/>
            <w:bCs/>
          </w:rPr>
          <w:t>from</w:t>
        </w:r>
        <w:r w:rsidRPr="005C2113">
          <w:t xml:space="preserve"> antes de indicar los ángulos de dirección, si se requiere.</w:t>
        </w:r>
      </w:ins>
    </w:p>
    <w:p w14:paraId="71EF618A" w14:textId="77777777" w:rsidR="005C2113" w:rsidRPr="005C2113" w:rsidRDefault="005C2113">
      <w:pPr>
        <w:pStyle w:val="Ttulo3"/>
        <w:rPr>
          <w:ins w:id="3206" w:author="Alfredo" w:date="2020-10-12T19:38:00Z"/>
          <w:b w:val="0"/>
          <w:rPrChange w:id="3207" w:author="Alfredo" w:date="2020-10-12T19:40:00Z">
            <w:rPr>
              <w:ins w:id="3208" w:author="Alfredo" w:date="2020-10-12T19:38:00Z"/>
              <w:b/>
            </w:rPr>
          </w:rPrChange>
        </w:rPr>
        <w:pPrChange w:id="3209" w:author="Alfredo" w:date="2020-10-12T19:40:00Z">
          <w:pPr/>
        </w:pPrChange>
      </w:pPr>
      <w:ins w:id="3210" w:author="Alfredo" w:date="2020-10-12T19:38:00Z">
        <w:r w:rsidRPr="005C2113">
          <w:rPr>
            <w:rPrChange w:id="3211" w:author="Alfredo" w:date="2020-10-12T19:40:00Z">
              <w:rPr>
                <w:b/>
              </w:rPr>
            </w:rPrChange>
          </w:rPr>
          <w:fldChar w:fldCharType="begin"/>
        </w:r>
        <w:r w:rsidRPr="005C2113">
          <w:rPr>
            <w:rPrChange w:id="3212" w:author="Alfredo" w:date="2020-10-12T19:40:00Z">
              <w:rPr/>
            </w:rPrChange>
          </w:rPr>
          <w:instrText xml:space="preserve"> HYPERLINK "https://lenguajecss.com/css/colores-y-fondos/gradientes-css/" \l "gradientes-repetitivos" </w:instrText>
        </w:r>
        <w:r w:rsidRPr="005C2113">
          <w:rPr>
            <w:rPrChange w:id="3213" w:author="Alfredo" w:date="2020-10-12T19:40:00Z">
              <w:rPr>
                <w:b/>
              </w:rPr>
            </w:rPrChange>
          </w:rPr>
          <w:fldChar w:fldCharType="separate"/>
        </w:r>
        <w:r w:rsidRPr="005C2113">
          <w:rPr>
            <w:rStyle w:val="Hipervnculo"/>
            <w:color w:val="0070C0"/>
            <w:u w:val="none"/>
            <w:rPrChange w:id="3214" w:author="Alfredo" w:date="2020-10-12T19:40:00Z">
              <w:rPr>
                <w:rStyle w:val="Hipervnculo"/>
                <w:bCs/>
              </w:rPr>
            </w:rPrChange>
          </w:rPr>
          <w:t>Gradientes repetitivos</w:t>
        </w:r>
        <w:r w:rsidRPr="005C2113">
          <w:rPr>
            <w:rPrChange w:id="3215" w:author="Alfredo" w:date="2020-10-12T19:40:00Z">
              <w:rPr>
                <w:b/>
              </w:rPr>
            </w:rPrChange>
          </w:rPr>
          <w:fldChar w:fldCharType="end"/>
        </w:r>
      </w:ins>
    </w:p>
    <w:p w14:paraId="077DCF3E" w14:textId="77777777" w:rsidR="005C2113" w:rsidRPr="005C2113" w:rsidRDefault="005C2113" w:rsidP="005C2113">
      <w:pPr>
        <w:rPr>
          <w:ins w:id="3216" w:author="Alfredo" w:date="2020-10-12T19:38:00Z"/>
        </w:rPr>
      </w:pPr>
      <w:ins w:id="3217" w:author="Alfredo" w:date="2020-10-12T19:38:00Z">
        <w:r w:rsidRPr="005C2113">
          <w:t xml:space="preserve">Por último, todos los gradientes que hemos visto permiten la posibilidad de añadir el prefijo </w:t>
        </w:r>
        <w:r w:rsidRPr="005C2113">
          <w:rPr>
            <w:rFonts w:ascii="Times New Roman" w:hAnsi="Times New Roman" w:cs="Times New Roman"/>
            <w:i/>
            <w:rPrChange w:id="3218" w:author="Alfredo" w:date="2020-10-12T19:38:00Z">
              <w:rPr/>
            </w:rPrChange>
          </w:rPr>
          <w:t>repeating</w:t>
        </w:r>
        <w:r w:rsidRPr="005C2113">
          <w:t>- para conseguir que el efecto del gradiente, en lugar de adaptarse a la región completa, realice una repetición constantemente. Comprueba los siguientes ejemplos de forma individual:</w:t>
        </w:r>
      </w:ins>
    </w:p>
    <w:bookmarkStart w:id="3219" w:name="_MON_1664036943"/>
    <w:bookmarkEnd w:id="3219"/>
    <w:p w14:paraId="2C1D2FE7" w14:textId="77777777" w:rsidR="005C2113" w:rsidRDefault="005C2113">
      <w:pPr>
        <w:rPr>
          <w:ins w:id="3220" w:author="Alfredo" w:date="2020-10-12T19:54:00Z"/>
        </w:rPr>
      </w:pPr>
      <w:ins w:id="3221" w:author="Alfredo" w:date="2020-10-12T19:41:00Z">
        <w:r>
          <w:object w:dxaOrig="8838" w:dyaOrig="1425" w14:anchorId="2756067B">
            <v:shape id="_x0000_i1059" type="#_x0000_t75" style="width:441.75pt;height:71.25pt" o:ole="">
              <v:imagedata r:id="rId103" o:title=""/>
            </v:shape>
            <o:OLEObject Type="Embed" ProgID="Word.OpenDocumentText.12" ShapeID="_x0000_i1059" DrawAspect="Content" ObjectID="_1664042568" r:id="rId104"/>
          </w:object>
        </w:r>
      </w:ins>
    </w:p>
    <w:p w14:paraId="057207AF" w14:textId="62E39AE4" w:rsidR="008717EA" w:rsidRPr="008717EA" w:rsidRDefault="008717EA" w:rsidP="008717EA">
      <w:pPr>
        <w:rPr>
          <w:ins w:id="3222" w:author="Alfredo" w:date="2020-10-12T19:54:00Z"/>
        </w:rPr>
      </w:pPr>
      <w:ins w:id="3223" w:author="Alfredo" w:date="2020-10-12T19:54:00Z">
        <w:r w:rsidRPr="008717EA">
          <w:t>Es importante que al usar el prefijo repeating- se especifiquen tamaños a los colores, puesto que se necesita saber cuando comenzará a repetirse. En los ejemplo</w:t>
        </w:r>
        <w:r>
          <w:t xml:space="preserve"> </w:t>
        </w:r>
        <w:r w:rsidRPr="008717EA">
          <w:t>los colores seguirían el patrón hasta el último color y volverían a repetirse sucesivamente, de forma que tendríamos:</w:t>
        </w:r>
      </w:ins>
    </w:p>
    <w:p w14:paraId="029D68FE" w14:textId="77777777" w:rsidR="008717EA" w:rsidRPr="008717EA" w:rsidRDefault="008717EA" w:rsidP="008717EA">
      <w:pPr>
        <w:numPr>
          <w:ilvl w:val="0"/>
          <w:numId w:val="13"/>
        </w:numPr>
        <w:rPr>
          <w:ins w:id="3224" w:author="Alfredo" w:date="2020-10-12T19:54:00Z"/>
        </w:rPr>
      </w:pPr>
      <w:ins w:id="3225" w:author="Alfredo" w:date="2020-10-12T19:54:00Z">
        <w:r w:rsidRPr="008717EA">
          <w:t xml:space="preserve">Primera repetición: </w:t>
        </w:r>
        <w:r w:rsidRPr="008717EA">
          <w:rPr>
            <w:b/>
            <w:bCs/>
          </w:rPr>
          <w:t>blue</w:t>
        </w:r>
        <w:r w:rsidRPr="008717EA">
          <w:t xml:space="preserve"> 10%, </w:t>
        </w:r>
        <w:r w:rsidRPr="008717EA">
          <w:rPr>
            <w:b/>
            <w:bCs/>
          </w:rPr>
          <w:t>yellow</w:t>
        </w:r>
        <w:r w:rsidRPr="008717EA">
          <w:t xml:space="preserve"> 20%, </w:t>
        </w:r>
        <w:r w:rsidRPr="008717EA">
          <w:rPr>
            <w:b/>
            <w:bCs/>
          </w:rPr>
          <w:t>red</w:t>
        </w:r>
        <w:r w:rsidRPr="008717EA">
          <w:t xml:space="preserve"> 30%</w:t>
        </w:r>
      </w:ins>
    </w:p>
    <w:p w14:paraId="6BD19663" w14:textId="77777777" w:rsidR="008717EA" w:rsidRPr="008717EA" w:rsidRDefault="008717EA" w:rsidP="008717EA">
      <w:pPr>
        <w:numPr>
          <w:ilvl w:val="0"/>
          <w:numId w:val="13"/>
        </w:numPr>
        <w:rPr>
          <w:ins w:id="3226" w:author="Alfredo" w:date="2020-10-12T19:54:00Z"/>
        </w:rPr>
      </w:pPr>
      <w:ins w:id="3227" w:author="Alfredo" w:date="2020-10-12T19:54:00Z">
        <w:r w:rsidRPr="008717EA">
          <w:t xml:space="preserve">Segunda repetición: </w:t>
        </w:r>
        <w:r w:rsidRPr="008717EA">
          <w:rPr>
            <w:b/>
            <w:bCs/>
          </w:rPr>
          <w:t>blue</w:t>
        </w:r>
        <w:r w:rsidRPr="008717EA">
          <w:t xml:space="preserve"> 40%, </w:t>
        </w:r>
        <w:r w:rsidRPr="008717EA">
          <w:rPr>
            <w:b/>
            <w:bCs/>
          </w:rPr>
          <w:t>yellow</w:t>
        </w:r>
        <w:r w:rsidRPr="008717EA">
          <w:t xml:space="preserve"> 50%, </w:t>
        </w:r>
        <w:r w:rsidRPr="008717EA">
          <w:rPr>
            <w:b/>
            <w:bCs/>
          </w:rPr>
          <w:t>red</w:t>
        </w:r>
        <w:r w:rsidRPr="008717EA">
          <w:t xml:space="preserve"> 60%</w:t>
        </w:r>
      </w:ins>
    </w:p>
    <w:p w14:paraId="6283440F" w14:textId="77777777" w:rsidR="008717EA" w:rsidRPr="008717EA" w:rsidRDefault="008717EA" w:rsidP="008717EA">
      <w:pPr>
        <w:numPr>
          <w:ilvl w:val="0"/>
          <w:numId w:val="13"/>
        </w:numPr>
        <w:rPr>
          <w:ins w:id="3228" w:author="Alfredo" w:date="2020-10-12T19:54:00Z"/>
        </w:rPr>
      </w:pPr>
      <w:ins w:id="3229" w:author="Alfredo" w:date="2020-10-12T19:54:00Z">
        <w:r w:rsidRPr="008717EA">
          <w:t xml:space="preserve">Tercera repetición: </w:t>
        </w:r>
        <w:r w:rsidRPr="008717EA">
          <w:rPr>
            <w:b/>
            <w:bCs/>
          </w:rPr>
          <w:t>blue</w:t>
        </w:r>
        <w:r w:rsidRPr="008717EA">
          <w:t xml:space="preserve"> 70%, </w:t>
        </w:r>
        <w:r w:rsidRPr="008717EA">
          <w:rPr>
            <w:b/>
            <w:bCs/>
          </w:rPr>
          <w:t>yellow</w:t>
        </w:r>
        <w:r w:rsidRPr="008717EA">
          <w:t xml:space="preserve"> 80%, </w:t>
        </w:r>
        <w:r w:rsidRPr="008717EA">
          <w:rPr>
            <w:b/>
            <w:bCs/>
          </w:rPr>
          <w:t>red</w:t>
        </w:r>
        <w:r w:rsidRPr="008717EA">
          <w:t xml:space="preserve"> 90%</w:t>
        </w:r>
      </w:ins>
    </w:p>
    <w:p w14:paraId="11E1D195" w14:textId="39434754" w:rsidR="007547D9" w:rsidRDefault="008717EA">
      <w:pPr>
        <w:numPr>
          <w:ilvl w:val="0"/>
          <w:numId w:val="13"/>
        </w:numPr>
        <w:rPr>
          <w:ins w:id="3230" w:author="Alfredo" w:date="2020-10-12T20:30:00Z"/>
        </w:rPr>
      </w:pPr>
      <w:ins w:id="3231" w:author="Alfredo" w:date="2020-10-12T19:54:00Z">
        <w:r w:rsidRPr="008717EA">
          <w:t xml:space="preserve">Cuarta repetición: </w:t>
        </w:r>
        <w:r w:rsidRPr="008717EA">
          <w:rPr>
            <w:b/>
            <w:bCs/>
          </w:rPr>
          <w:t>blue</w:t>
        </w:r>
        <w:r w:rsidRPr="008717EA">
          <w:t xml:space="preserve"> 100%</w:t>
        </w:r>
      </w:ins>
    </w:p>
    <w:p w14:paraId="074D73C6" w14:textId="2FE6BEC9" w:rsidR="007547D9" w:rsidRDefault="007547D9">
      <w:pPr>
        <w:pStyle w:val="Ttulo1"/>
        <w:rPr>
          <w:ins w:id="3232" w:author="Alfredo" w:date="2020-10-12T20:33:00Z"/>
        </w:rPr>
        <w:pPrChange w:id="3233" w:author="Alfredo" w:date="2020-10-12T20:33:00Z">
          <w:pPr>
            <w:numPr>
              <w:numId w:val="13"/>
            </w:numPr>
            <w:tabs>
              <w:tab w:val="num" w:pos="720"/>
            </w:tabs>
            <w:ind w:left="720" w:hanging="360"/>
          </w:pPr>
        </w:pPrChange>
      </w:pPr>
      <w:ins w:id="3234" w:author="Alfredo" w:date="2020-10-12T20:33:00Z">
        <w:r>
          <w:lastRenderedPageBreak/>
          <w:t>Selectores</w:t>
        </w:r>
      </w:ins>
    </w:p>
    <w:p w14:paraId="65142CF7" w14:textId="06892EB2" w:rsidR="007547D9" w:rsidRDefault="007547D9">
      <w:pPr>
        <w:pStyle w:val="Ttulo2"/>
        <w:rPr>
          <w:ins w:id="3235" w:author="Alfredo" w:date="2020-10-12T20:34:00Z"/>
        </w:rPr>
        <w:pPrChange w:id="3236" w:author="Alfredo" w:date="2020-10-12T20:34:00Z">
          <w:pPr>
            <w:numPr>
              <w:numId w:val="13"/>
            </w:numPr>
            <w:tabs>
              <w:tab w:val="num" w:pos="720"/>
            </w:tabs>
            <w:ind w:left="720" w:hanging="360"/>
          </w:pPr>
        </w:pPrChange>
      </w:pPr>
      <w:ins w:id="3237" w:author="Alfredo" w:date="2020-10-12T20:34:00Z">
        <w:r>
          <w:t>Selectores básicos</w:t>
        </w:r>
      </w:ins>
    </w:p>
    <w:p w14:paraId="57D10C40" w14:textId="602CEAED" w:rsidR="007547D9" w:rsidRPr="007547D9" w:rsidRDefault="00F01FC3">
      <w:pPr>
        <w:rPr>
          <w:ins w:id="3238" w:author="Alfredo" w:date="2020-10-12T19:54:00Z"/>
        </w:rPr>
        <w:pPrChange w:id="3239" w:author="Alfredo" w:date="2020-10-12T20:34:00Z">
          <w:pPr>
            <w:numPr>
              <w:numId w:val="13"/>
            </w:numPr>
            <w:tabs>
              <w:tab w:val="num" w:pos="720"/>
            </w:tabs>
            <w:ind w:left="720" w:hanging="360"/>
          </w:pPr>
        </w:pPrChange>
      </w:pPr>
      <w:ins w:id="3240" w:author="Alfredo" w:date="2020-10-12T20:34:00Z">
        <w:r w:rsidRPr="00F01FC3">
          <w:t xml:space="preserve">Cuando comenzamos a trabajar con CSS, es habitual dar estilo con ejemplos muy sencillos, donde generalmente utilizamos un </w:t>
        </w:r>
        <w:r w:rsidRPr="00F01FC3">
          <w:rPr>
            <w:b/>
            <w:bCs/>
          </w:rPr>
          <w:t>selector genérico</w:t>
        </w:r>
        <w:r w:rsidRPr="00F01FC3">
          <w:t xml:space="preserve"> que representa (</w:t>
        </w:r>
        <w:r w:rsidRPr="00F01FC3">
          <w:rPr>
            <w:i/>
            <w:iCs/>
          </w:rPr>
          <w:t>por ejemplo</w:t>
        </w:r>
        <w:r w:rsidRPr="00F01FC3">
          <w:t>) una etiqueta HTML. Sin embargo, lo que estamos haciendo en realidad es seleccionar todos los elementos del documento que sean dicha etiqueta.</w:t>
        </w:r>
      </w:ins>
      <w:ins w:id="3241" w:author="Alfredo" w:date="2020-10-12T20:35:00Z">
        <w:r w:rsidRPr="00F01FC3">
          <w:t xml:space="preserve"> La verdadera potencia de CSS radica en la capacidad de poder </w:t>
        </w:r>
        <w:r w:rsidRPr="00F01FC3">
          <w:rPr>
            <w:b/>
            <w:bCs/>
          </w:rPr>
          <w:t>seleccionar sólo los elementos que nos interesen</w:t>
        </w:r>
      </w:ins>
    </w:p>
    <w:p w14:paraId="5BD96145" w14:textId="0F0AD078" w:rsidR="008717EA" w:rsidRDefault="00F01FC3">
      <w:pPr>
        <w:rPr>
          <w:ins w:id="3242" w:author="Alfredo" w:date="2020-10-12T20:36:00Z"/>
        </w:rPr>
      </w:pPr>
      <w:ins w:id="3243" w:author="Alfredo" w:date="2020-10-12T20:35:00Z">
        <w:r>
          <w:rPr>
            <w:noProof/>
            <w:lang w:eastAsia="es-MX"/>
          </w:rPr>
          <w:drawing>
            <wp:inline distT="0" distB="0" distL="0" distR="0" wp14:anchorId="1ABEC025" wp14:editId="0B3DBD48">
              <wp:extent cx="5671185" cy="1274239"/>
              <wp:effectExtent l="0" t="0" r="5715" b="2540"/>
              <wp:docPr id="32" name="Imagen 32" descr="Sintaxis bás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Sintaxis básica"/>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671185" cy="1274239"/>
                      </a:xfrm>
                      <a:prstGeom prst="rect">
                        <a:avLst/>
                      </a:prstGeom>
                      <a:noFill/>
                      <a:ln>
                        <a:noFill/>
                      </a:ln>
                    </pic:spPr>
                  </pic:pic>
                </a:graphicData>
              </a:graphic>
            </wp:inline>
          </w:drawing>
        </w:r>
      </w:ins>
    </w:p>
    <w:p w14:paraId="5433F9B4" w14:textId="77777777" w:rsidR="00F01FC3" w:rsidRPr="00F01FC3" w:rsidRDefault="00F01FC3">
      <w:pPr>
        <w:pStyle w:val="Ttulo3"/>
        <w:rPr>
          <w:ins w:id="3244" w:author="Alfredo" w:date="2020-10-12T20:36:00Z"/>
          <w:b w:val="0"/>
          <w:rPrChange w:id="3245" w:author="Alfredo" w:date="2020-10-12T20:36:00Z">
            <w:rPr>
              <w:ins w:id="3246" w:author="Alfredo" w:date="2020-10-12T20:36:00Z"/>
              <w:b/>
            </w:rPr>
          </w:rPrChange>
        </w:rPr>
        <w:pPrChange w:id="3247" w:author="Alfredo" w:date="2020-10-12T20:36:00Z">
          <w:pPr/>
        </w:pPrChange>
      </w:pPr>
      <w:ins w:id="3248" w:author="Alfredo" w:date="2020-10-12T20:36:00Z">
        <w:r w:rsidRPr="00F01FC3">
          <w:rPr>
            <w:rPrChange w:id="3249" w:author="Alfredo" w:date="2020-10-12T20:36:00Z">
              <w:rPr>
                <w:b/>
              </w:rPr>
            </w:rPrChange>
          </w:rPr>
          <w:fldChar w:fldCharType="begin"/>
        </w:r>
        <w:r w:rsidRPr="00F01FC3">
          <w:rPr>
            <w:rPrChange w:id="3250" w:author="Alfredo" w:date="2020-10-12T20:36:00Z">
              <w:rPr/>
            </w:rPrChange>
          </w:rPr>
          <w:instrText xml:space="preserve"> HYPERLINK "https://lenguajecss.com/css/selectores/selectores-basicos/" \l "seleccionar-por-etiquetas" </w:instrText>
        </w:r>
        <w:r w:rsidRPr="00F01FC3">
          <w:rPr>
            <w:rPrChange w:id="3251" w:author="Alfredo" w:date="2020-10-12T20:36:00Z">
              <w:rPr>
                <w:b/>
              </w:rPr>
            </w:rPrChange>
          </w:rPr>
          <w:fldChar w:fldCharType="separate"/>
        </w:r>
        <w:r w:rsidRPr="00F01FC3">
          <w:rPr>
            <w:rStyle w:val="Hipervnculo"/>
            <w:color w:val="0070C0"/>
            <w:u w:val="none"/>
            <w:rPrChange w:id="3252" w:author="Alfredo" w:date="2020-10-12T20:36:00Z">
              <w:rPr>
                <w:rStyle w:val="Hipervnculo"/>
                <w:bCs/>
              </w:rPr>
            </w:rPrChange>
          </w:rPr>
          <w:t>Seleccionar por etiquetas</w:t>
        </w:r>
        <w:r w:rsidRPr="00F01FC3">
          <w:rPr>
            <w:rPrChange w:id="3253" w:author="Alfredo" w:date="2020-10-12T20:36:00Z">
              <w:rPr>
                <w:b/>
              </w:rPr>
            </w:rPrChange>
          </w:rPr>
          <w:fldChar w:fldCharType="end"/>
        </w:r>
      </w:ins>
    </w:p>
    <w:p w14:paraId="68FF4E39" w14:textId="77777777" w:rsidR="00F01FC3" w:rsidRPr="00F01FC3" w:rsidRDefault="00F01FC3" w:rsidP="00F01FC3">
      <w:pPr>
        <w:rPr>
          <w:ins w:id="3254" w:author="Alfredo" w:date="2020-10-12T20:36:00Z"/>
        </w:rPr>
      </w:pPr>
      <w:ins w:id="3255" w:author="Alfredo" w:date="2020-10-12T20:36:00Z">
        <w:r w:rsidRPr="00F01FC3">
          <w:t xml:space="preserve">Como ya hemos mencionado, la forma más básica de seleccionar elementos en CSS es indicar el elemento al cuál queremos aplicarle los estilos. Esto se comportará como parece lógico: aplicando el estilo CSS a </w:t>
        </w:r>
        <w:r w:rsidRPr="00F01FC3">
          <w:rPr>
            <w:b/>
            <w:bCs/>
          </w:rPr>
          <w:t>TODOS</w:t>
        </w:r>
        <w:r w:rsidRPr="00F01FC3">
          <w:t xml:space="preserve"> los elementos </w:t>
        </w:r>
        <w:r w:rsidRPr="00F01FC3">
          <w:rPr>
            <w:b/>
            <w:bCs/>
          </w:rPr>
          <w:t>de ese tipo</w:t>
        </w:r>
        <w:r w:rsidRPr="00F01FC3">
          <w:t>:</w:t>
        </w:r>
      </w:ins>
    </w:p>
    <w:bookmarkStart w:id="3256" w:name="_MON_1664040305"/>
    <w:bookmarkEnd w:id="3256"/>
    <w:p w14:paraId="02DA6C79" w14:textId="77777777" w:rsidR="00F01FC3" w:rsidRDefault="00F01FC3">
      <w:pPr>
        <w:rPr>
          <w:ins w:id="3257" w:author="Alfredo" w:date="2020-10-12T20:37:00Z"/>
        </w:rPr>
      </w:pPr>
      <w:ins w:id="3258" w:author="Alfredo" w:date="2020-10-12T20:37:00Z">
        <w:r>
          <w:object w:dxaOrig="8838" w:dyaOrig="855" w14:anchorId="24208785">
            <v:shape id="_x0000_i1060" type="#_x0000_t75" style="width:441.75pt;height:42.75pt" o:ole="">
              <v:imagedata r:id="rId106" o:title=""/>
            </v:shape>
            <o:OLEObject Type="Embed" ProgID="Word.OpenDocumentText.12" ShapeID="_x0000_i1060" DrawAspect="Content" ObjectID="_1664042569" r:id="rId107"/>
          </w:object>
        </w:r>
      </w:ins>
    </w:p>
    <w:p w14:paraId="044F7E11" w14:textId="1AB6D9D3" w:rsidR="00F01FC3" w:rsidRDefault="00F01FC3">
      <w:pPr>
        <w:rPr>
          <w:ins w:id="3259" w:author="Alfredo" w:date="2020-10-12T20:37:00Z"/>
        </w:rPr>
      </w:pPr>
      <w:ins w:id="3260" w:author="Alfredo" w:date="2020-10-12T20:37:00Z">
        <w:r w:rsidRPr="00F01FC3">
          <w:t>En el ejemplo anterior, todos los elementos marcados con la etiqueta HTML &lt;strong&gt; se visualizarán de color rojo.</w:t>
        </w:r>
      </w:ins>
    </w:p>
    <w:p w14:paraId="5F2906C7" w14:textId="77777777" w:rsidR="00F01FC3" w:rsidRPr="00F01FC3" w:rsidRDefault="00F01FC3">
      <w:pPr>
        <w:pStyle w:val="Ttulo3"/>
        <w:rPr>
          <w:ins w:id="3261" w:author="Alfredo" w:date="2020-10-12T20:38:00Z"/>
          <w:b w:val="0"/>
          <w:rPrChange w:id="3262" w:author="Alfredo" w:date="2020-10-12T20:38:00Z">
            <w:rPr>
              <w:ins w:id="3263" w:author="Alfredo" w:date="2020-10-12T20:38:00Z"/>
              <w:b/>
            </w:rPr>
          </w:rPrChange>
        </w:rPr>
        <w:pPrChange w:id="3264" w:author="Alfredo" w:date="2020-10-12T20:38:00Z">
          <w:pPr/>
        </w:pPrChange>
      </w:pPr>
      <w:ins w:id="3265" w:author="Alfredo" w:date="2020-10-12T20:38:00Z">
        <w:r w:rsidRPr="00F01FC3">
          <w:rPr>
            <w:rPrChange w:id="3266" w:author="Alfredo" w:date="2020-10-12T20:38:00Z">
              <w:rPr>
                <w:b/>
              </w:rPr>
            </w:rPrChange>
          </w:rPr>
          <w:fldChar w:fldCharType="begin"/>
        </w:r>
        <w:r w:rsidRPr="00F01FC3">
          <w:rPr>
            <w:rPrChange w:id="3267" w:author="Alfredo" w:date="2020-10-12T20:38:00Z">
              <w:rPr/>
            </w:rPrChange>
          </w:rPr>
          <w:instrText xml:space="preserve"> HYPERLINK "https://lenguajecss.com/css/selectores/selectores-basicos/" \l "seleccionar-por-id-únicos" </w:instrText>
        </w:r>
        <w:r w:rsidRPr="00F01FC3">
          <w:rPr>
            <w:rPrChange w:id="3268" w:author="Alfredo" w:date="2020-10-12T20:38:00Z">
              <w:rPr>
                <w:b/>
              </w:rPr>
            </w:rPrChange>
          </w:rPr>
          <w:fldChar w:fldCharType="separate"/>
        </w:r>
        <w:r w:rsidRPr="00F01FC3">
          <w:rPr>
            <w:rStyle w:val="Hipervnculo"/>
            <w:color w:val="0070C0"/>
            <w:u w:val="none"/>
            <w:rPrChange w:id="3269" w:author="Alfredo" w:date="2020-10-12T20:38:00Z">
              <w:rPr>
                <w:rStyle w:val="Hipervnculo"/>
                <w:bCs/>
              </w:rPr>
            </w:rPrChange>
          </w:rPr>
          <w:t>Seleccionar por ID (únicos)</w:t>
        </w:r>
        <w:r w:rsidRPr="00F01FC3">
          <w:rPr>
            <w:rPrChange w:id="3270" w:author="Alfredo" w:date="2020-10-12T20:38:00Z">
              <w:rPr>
                <w:b/>
              </w:rPr>
            </w:rPrChange>
          </w:rPr>
          <w:fldChar w:fldCharType="end"/>
        </w:r>
      </w:ins>
    </w:p>
    <w:p w14:paraId="43F5DDE1" w14:textId="1D486ED0" w:rsidR="00F01FC3" w:rsidRPr="00F01FC3" w:rsidRDefault="00F01FC3" w:rsidP="00F01FC3">
      <w:pPr>
        <w:rPr>
          <w:ins w:id="3271" w:author="Alfredo" w:date="2020-10-12T20:38:00Z"/>
        </w:rPr>
      </w:pPr>
      <w:ins w:id="3272" w:author="Alfredo" w:date="2020-10-12T20:38:00Z">
        <w:r w:rsidRPr="00F01FC3">
          <w:t>Todas las etiquetas HTML pueden tener un atributo id</w:t>
        </w:r>
        <w:r>
          <w:t xml:space="preserve"> con un valor concreto</w:t>
        </w:r>
        <w:r w:rsidRPr="00F01FC3">
          <w:t xml:space="preserve">. Un buen símil con la vida real es la de un </w:t>
        </w:r>
        <w:r w:rsidRPr="00F01FC3">
          <w:rPr>
            <w:b/>
            <w:bCs/>
          </w:rPr>
          <w:t>DNI</w:t>
        </w:r>
        <w:r w:rsidRPr="00F01FC3">
          <w:t xml:space="preserve"> o tarjeta de identificación, ya que la particularidad clave de los </w:t>
        </w:r>
        <w:r w:rsidRPr="00F01FC3">
          <w:rPr>
            <w:b/>
            <w:bCs/>
          </w:rPr>
          <w:t>ID</w:t>
        </w:r>
        <w:r w:rsidRPr="00F01FC3">
          <w:t xml:space="preserve"> es que no se deben repetir</w:t>
        </w:r>
        <w:r w:rsidR="009A1540">
          <w:t xml:space="preserve">, </w:t>
        </w:r>
        <w:r w:rsidRPr="00F01FC3">
          <w:t>Veamos un ejemplo:</w:t>
        </w:r>
      </w:ins>
    </w:p>
    <w:bookmarkStart w:id="3273" w:name="_MON_1664040432"/>
    <w:bookmarkEnd w:id="3273"/>
    <w:p w14:paraId="6E36A1FC" w14:textId="77777777" w:rsidR="00F01FC3" w:rsidRDefault="00F01FC3">
      <w:pPr>
        <w:rPr>
          <w:ins w:id="3274" w:author="Alfredo" w:date="2020-10-12T20:40:00Z"/>
        </w:rPr>
      </w:pPr>
      <w:ins w:id="3275" w:author="Alfredo" w:date="2020-10-12T20:39:00Z">
        <w:r>
          <w:object w:dxaOrig="8838" w:dyaOrig="4275" w14:anchorId="4BE93DB0">
            <v:shape id="_x0000_i1061" type="#_x0000_t75" style="width:441.75pt;height:213.75pt" o:ole="">
              <v:imagedata r:id="rId108" o:title=""/>
            </v:shape>
            <o:OLEObject Type="Embed" ProgID="Word.OpenDocumentText.12" ShapeID="_x0000_i1061" DrawAspect="Content" ObjectID="_1664042570" r:id="rId109"/>
          </w:object>
        </w:r>
      </w:ins>
    </w:p>
    <w:p w14:paraId="7EC35E33" w14:textId="5B6B420C" w:rsidR="009A1540" w:rsidRDefault="009A1540">
      <w:pPr>
        <w:rPr>
          <w:ins w:id="3276" w:author="Alfredo" w:date="2020-10-12T20:41:00Z"/>
        </w:rPr>
      </w:pPr>
      <w:ins w:id="3277" w:author="Alfredo" w:date="2020-10-12T20:40:00Z">
        <w:r w:rsidRPr="009A1540">
          <w:t xml:space="preserve">En la práctica no suelen utilizarse demasiado los </w:t>
        </w:r>
        <w:r w:rsidRPr="009A1540">
          <w:rPr>
            <w:b/>
            <w:bCs/>
          </w:rPr>
          <w:t>IDs</w:t>
        </w:r>
        <w:r w:rsidRPr="009A1540">
          <w:t xml:space="preserve">, ya que en la mayoría de los casos utilizar una </w:t>
        </w:r>
        <w:r w:rsidRPr="009A1540">
          <w:rPr>
            <w:b/>
            <w:bCs/>
          </w:rPr>
          <w:t>clase</w:t>
        </w:r>
        <w:r w:rsidRPr="009A1540">
          <w:t xml:space="preserve"> es perfectamente válido y mucho más mantenible a la larga. La situación en la que los </w:t>
        </w:r>
        <w:r w:rsidRPr="009A1540">
          <w:rPr>
            <w:b/>
            <w:bCs/>
          </w:rPr>
          <w:t>IDs</w:t>
        </w:r>
        <w:r w:rsidRPr="009A1540">
          <w:t xml:space="preserve"> están bien utilizados, es cuando se usan para designar una zona del documento que sabemos perfectamente que no se va a repetir, y debe ser identificada como una zona única.</w:t>
        </w:r>
      </w:ins>
    </w:p>
    <w:bookmarkStart w:id="3278" w:name="_MON_1664040550"/>
    <w:bookmarkEnd w:id="3278"/>
    <w:p w14:paraId="53AA974A" w14:textId="77777777" w:rsidR="009A1540" w:rsidRDefault="009A1540">
      <w:pPr>
        <w:rPr>
          <w:ins w:id="3279" w:author="Alfredo" w:date="2020-10-12T20:44:00Z"/>
        </w:rPr>
      </w:pPr>
      <w:ins w:id="3280" w:author="Alfredo" w:date="2020-10-12T20:41:00Z">
        <w:r>
          <w:object w:dxaOrig="8838" w:dyaOrig="1140" w14:anchorId="35538224">
            <v:shape id="_x0000_i1062" type="#_x0000_t75" style="width:441.75pt;height:57pt" o:ole="">
              <v:imagedata r:id="rId110" o:title=""/>
            </v:shape>
            <o:OLEObject Type="Embed" ProgID="Word.OpenDocumentText.12" ShapeID="_x0000_i1062" DrawAspect="Content" ObjectID="_1664042571" r:id="rId111"/>
          </w:object>
        </w:r>
      </w:ins>
    </w:p>
    <w:p w14:paraId="7ECFD256" w14:textId="5594B212" w:rsidR="009A1540" w:rsidRDefault="009A1540">
      <w:pPr>
        <w:rPr>
          <w:ins w:id="3281" w:author="Alfredo" w:date="2020-10-12T20:46:00Z"/>
          <w:rFonts w:ascii="Times New Roman" w:hAnsi="Times New Roman" w:cs="Times New Roman"/>
          <w:i/>
        </w:rPr>
      </w:pPr>
      <w:ins w:id="3282" w:author="Alfredo" w:date="2020-10-12T20:44:00Z">
        <w:r w:rsidRPr="009A1540">
          <w:t xml:space="preserve">Como podemos ver en el ejemplo, en CSS la forma de hacer referencia a los IDs es con el símbolo </w:t>
        </w:r>
        <w:r w:rsidRPr="009A1540">
          <w:rPr>
            <w:rFonts w:ascii="Times New Roman" w:hAnsi="Times New Roman" w:cs="Times New Roman"/>
            <w:i/>
            <w:rPrChange w:id="3283" w:author="Alfredo" w:date="2020-10-12T20:44:00Z">
              <w:rPr/>
            </w:rPrChange>
          </w:rPr>
          <w:t>#,</w:t>
        </w:r>
        <w:r w:rsidRPr="009A1540">
          <w:t xml:space="preserve"> mientras que en el HTML se indica el atributo </w:t>
        </w:r>
        <w:r w:rsidRPr="009A1540">
          <w:rPr>
            <w:rFonts w:ascii="Times New Roman" w:hAnsi="Times New Roman" w:cs="Times New Roman"/>
            <w:i/>
            <w:rPrChange w:id="3284" w:author="Alfredo" w:date="2020-10-12T20:44:00Z">
              <w:rPr/>
            </w:rPrChange>
          </w:rPr>
          <w:t>id="saludo".</w:t>
        </w:r>
      </w:ins>
    </w:p>
    <w:p w14:paraId="5258B7B3" w14:textId="77777777" w:rsidR="00D34944" w:rsidRPr="00D34944" w:rsidRDefault="00D34944">
      <w:pPr>
        <w:pStyle w:val="Ttulo3"/>
        <w:rPr>
          <w:ins w:id="3285" w:author="Alfredo" w:date="2020-10-12T20:46:00Z"/>
          <w:b w:val="0"/>
          <w:rPrChange w:id="3286" w:author="Alfredo" w:date="2020-10-12T20:46:00Z">
            <w:rPr>
              <w:ins w:id="3287" w:author="Alfredo" w:date="2020-10-12T20:46:00Z"/>
              <w:b/>
            </w:rPr>
          </w:rPrChange>
        </w:rPr>
        <w:pPrChange w:id="3288" w:author="Alfredo" w:date="2020-10-12T20:46:00Z">
          <w:pPr/>
        </w:pPrChange>
      </w:pPr>
      <w:ins w:id="3289" w:author="Alfredo" w:date="2020-10-12T20:46:00Z">
        <w:r w:rsidRPr="00D34944">
          <w:rPr>
            <w:rPrChange w:id="3290" w:author="Alfredo" w:date="2020-10-12T20:46:00Z">
              <w:rPr>
                <w:b/>
              </w:rPr>
            </w:rPrChange>
          </w:rPr>
          <w:fldChar w:fldCharType="begin"/>
        </w:r>
        <w:r w:rsidRPr="00D34944">
          <w:rPr>
            <w:rPrChange w:id="3291" w:author="Alfredo" w:date="2020-10-12T20:46:00Z">
              <w:rPr/>
            </w:rPrChange>
          </w:rPr>
          <w:instrText xml:space="preserve"> HYPERLINK "https://lenguajecss.com/css/selectores/selectores-basicos/" \l "seleccionar-por-clases" </w:instrText>
        </w:r>
        <w:r w:rsidRPr="00D34944">
          <w:rPr>
            <w:rPrChange w:id="3292" w:author="Alfredo" w:date="2020-10-12T20:46:00Z">
              <w:rPr>
                <w:b/>
              </w:rPr>
            </w:rPrChange>
          </w:rPr>
          <w:fldChar w:fldCharType="separate"/>
        </w:r>
        <w:r w:rsidRPr="00D34944">
          <w:rPr>
            <w:rStyle w:val="Hipervnculo"/>
            <w:color w:val="0070C0"/>
            <w:u w:val="none"/>
            <w:rPrChange w:id="3293" w:author="Alfredo" w:date="2020-10-12T20:46:00Z">
              <w:rPr>
                <w:rStyle w:val="Hipervnculo"/>
                <w:bCs/>
              </w:rPr>
            </w:rPrChange>
          </w:rPr>
          <w:t>Seleccionar por clases</w:t>
        </w:r>
        <w:r w:rsidRPr="00D34944">
          <w:rPr>
            <w:rPrChange w:id="3294" w:author="Alfredo" w:date="2020-10-12T20:46:00Z">
              <w:rPr>
                <w:b/>
              </w:rPr>
            </w:rPrChange>
          </w:rPr>
          <w:fldChar w:fldCharType="end"/>
        </w:r>
      </w:ins>
    </w:p>
    <w:p w14:paraId="0DDC2A90" w14:textId="5A9671FA" w:rsidR="00D34944" w:rsidRPr="00D34944" w:rsidRDefault="00D34944" w:rsidP="00D34944">
      <w:pPr>
        <w:rPr>
          <w:ins w:id="3295" w:author="Alfredo" w:date="2020-10-12T20:46:00Z"/>
        </w:rPr>
      </w:pPr>
      <w:ins w:id="3296" w:author="Alfredo" w:date="2020-10-12T20:46:00Z">
        <w:r w:rsidRPr="00D34944">
          <w:t xml:space="preserve">Las etiquetas HTML pueden tener otro atributo interesante: class. La diferencia principal respecto a los </w:t>
        </w:r>
        <w:r w:rsidRPr="00D34944">
          <w:rPr>
            <w:b/>
            <w:bCs/>
          </w:rPr>
          <w:t>IDs</w:t>
        </w:r>
        <w:r w:rsidRPr="00D34944">
          <w:t xml:space="preserve"> es que las clases no se requiere que sean únicas</w:t>
        </w:r>
      </w:ins>
      <w:ins w:id="3297" w:author="Alfredo" w:date="2020-10-12T20:47:00Z">
        <w:r>
          <w:t>.</w:t>
        </w:r>
      </w:ins>
    </w:p>
    <w:bookmarkStart w:id="3298" w:name="_MON_1664040958"/>
    <w:bookmarkEnd w:id="3298"/>
    <w:p w14:paraId="7368EA13" w14:textId="77777777" w:rsidR="00D34944" w:rsidRDefault="00D34944">
      <w:pPr>
        <w:rPr>
          <w:ins w:id="3299" w:author="Alfredo" w:date="2020-10-12T20:50:00Z"/>
        </w:rPr>
      </w:pPr>
      <w:ins w:id="3300" w:author="Alfredo" w:date="2020-10-12T20:48:00Z">
        <w:r>
          <w:object w:dxaOrig="8838" w:dyaOrig="4560" w14:anchorId="305A400C">
            <v:shape id="_x0000_i1063" type="#_x0000_t75" style="width:441.75pt;height:228pt" o:ole="">
              <v:imagedata r:id="rId112" o:title=""/>
            </v:shape>
            <o:OLEObject Type="Embed" ProgID="Word.OpenDocumentText.12" ShapeID="_x0000_i1063" DrawAspect="Content" ObjectID="_1664042572" r:id="rId113"/>
          </w:object>
        </w:r>
      </w:ins>
    </w:p>
    <w:p w14:paraId="2BFDBB6D" w14:textId="0F834FA2" w:rsidR="00D34944" w:rsidRDefault="00D34944">
      <w:pPr>
        <w:rPr>
          <w:ins w:id="3301" w:author="Alfredo" w:date="2020-10-12T20:50:00Z"/>
        </w:rPr>
      </w:pPr>
      <w:ins w:id="3302" w:author="Alfredo" w:date="2020-10-12T20:50:00Z">
        <w:r w:rsidRPr="00D34944">
          <w:t>Esto nos permite indicar en la parte de CSS un sólo selector con los estilos y reutilizarlos en todos los elementos HTML que se desee.</w:t>
        </w:r>
      </w:ins>
    </w:p>
    <w:bookmarkStart w:id="3303" w:name="_MON_1664041148"/>
    <w:bookmarkEnd w:id="3303"/>
    <w:p w14:paraId="03CE4FAD" w14:textId="7BE08808" w:rsidR="00E51AB9" w:rsidRDefault="00E51AB9" w:rsidP="005C2113">
      <w:pPr>
        <w:rPr>
          <w:ins w:id="3304" w:author="Alfredo" w:date="2020-10-12T20:51:00Z"/>
        </w:rPr>
      </w:pPr>
      <w:ins w:id="3305" w:author="Alfredo" w:date="2020-10-12T20:51:00Z">
        <w:r>
          <w:object w:dxaOrig="8838" w:dyaOrig="2565" w14:anchorId="079DE1AA">
            <v:shape id="_x0000_i1064" type="#_x0000_t75" style="width:441.75pt;height:128.25pt" o:ole="">
              <v:imagedata r:id="rId114" o:title=""/>
            </v:shape>
            <o:OLEObject Type="Embed" ProgID="Word.OpenDocumentText.12" ShapeID="_x0000_i1064" DrawAspect="Content" ObjectID="_1664042573" r:id="rId115"/>
          </w:object>
        </w:r>
      </w:ins>
    </w:p>
    <w:p w14:paraId="6FCF9ABC" w14:textId="5620E6B4" w:rsidR="00D34944" w:rsidRDefault="00E51AB9">
      <w:pPr>
        <w:pStyle w:val="Sinespaciado"/>
        <w:rPr>
          <w:ins w:id="3306" w:author="Alfredo" w:date="2020-10-12T20:59:00Z"/>
        </w:rPr>
        <w:pPrChange w:id="3307" w:author="Alfredo" w:date="2020-10-12T20:54:00Z">
          <w:pPr/>
        </w:pPrChange>
      </w:pPr>
      <w:ins w:id="3308" w:author="Alfredo" w:date="2020-10-12T20:53:00Z">
        <w:r w:rsidRPr="00E51AB9">
          <w:t xml:space="preserve">En CSS se hace referencia a las clases con un punto: </w:t>
        </w:r>
        <w:r w:rsidRPr="00E51AB9">
          <w:rPr>
            <w:rFonts w:ascii="Courier New" w:hAnsi="Courier New" w:cs="Courier New"/>
            <w:rPrChange w:id="3309" w:author="Alfredo" w:date="2020-10-12T20:53:00Z">
              <w:rPr/>
            </w:rPrChange>
          </w:rPr>
          <w:t>.classic</w:t>
        </w:r>
        <w:r w:rsidRPr="00E51AB9">
          <w:t xml:space="preserve">, mientras que en el HTML se escribiría el atributo </w:t>
        </w:r>
        <w:r w:rsidRPr="00E51AB9">
          <w:rPr>
            <w:rFonts w:ascii="Courier New" w:hAnsi="Courier New" w:cs="Courier New"/>
            <w:rPrChange w:id="3310" w:author="Alfredo" w:date="2020-10-12T20:53:00Z">
              <w:rPr/>
            </w:rPrChange>
          </w:rPr>
          <w:t>class="classic</w:t>
        </w:r>
        <w:r w:rsidRPr="00E51AB9">
          <w:t>".</w:t>
        </w:r>
      </w:ins>
    </w:p>
    <w:p w14:paraId="5110E504" w14:textId="77777777" w:rsidR="00920A96" w:rsidRDefault="00920A96">
      <w:pPr>
        <w:pStyle w:val="Sinespaciado"/>
        <w:rPr>
          <w:ins w:id="3311" w:author="Alfredo" w:date="2020-10-12T20:54:00Z"/>
        </w:rPr>
        <w:pPrChange w:id="3312" w:author="Alfredo" w:date="2020-10-12T20:54:00Z">
          <w:pPr/>
        </w:pPrChange>
      </w:pPr>
    </w:p>
    <w:p w14:paraId="034D27AE" w14:textId="77777777" w:rsidR="00920A96" w:rsidRPr="00920A96" w:rsidRDefault="00920A96">
      <w:pPr>
        <w:pStyle w:val="Ttulo3"/>
        <w:rPr>
          <w:ins w:id="3313" w:author="Alfredo" w:date="2020-10-12T20:59:00Z"/>
          <w:b w:val="0"/>
          <w:rPrChange w:id="3314" w:author="Alfredo" w:date="2020-10-12T20:59:00Z">
            <w:rPr>
              <w:ins w:id="3315" w:author="Alfredo" w:date="2020-10-12T20:59:00Z"/>
              <w:b/>
            </w:rPr>
          </w:rPrChange>
        </w:rPr>
        <w:pPrChange w:id="3316" w:author="Alfredo" w:date="2020-10-12T20:59:00Z">
          <w:pPr/>
        </w:pPrChange>
      </w:pPr>
      <w:ins w:id="3317" w:author="Alfredo" w:date="2020-10-12T20:59:00Z">
        <w:r w:rsidRPr="00920A96">
          <w:rPr>
            <w:rPrChange w:id="3318" w:author="Alfredo" w:date="2020-10-12T20:59:00Z">
              <w:rPr>
                <w:b/>
              </w:rPr>
            </w:rPrChange>
          </w:rPr>
          <w:fldChar w:fldCharType="begin"/>
        </w:r>
        <w:r w:rsidRPr="00920A96">
          <w:rPr>
            <w:rPrChange w:id="3319" w:author="Alfredo" w:date="2020-10-12T20:59:00Z">
              <w:rPr/>
            </w:rPrChange>
          </w:rPr>
          <w:instrText xml:space="preserve"> HYPERLINK "https://lenguajecss.com/css/selectores/selectores-basicos/" \l "selecciones-mixtas" </w:instrText>
        </w:r>
        <w:r w:rsidRPr="00920A96">
          <w:rPr>
            <w:rPrChange w:id="3320" w:author="Alfredo" w:date="2020-10-12T20:59:00Z">
              <w:rPr>
                <w:b/>
              </w:rPr>
            </w:rPrChange>
          </w:rPr>
          <w:fldChar w:fldCharType="separate"/>
        </w:r>
        <w:r w:rsidRPr="00920A96">
          <w:rPr>
            <w:rStyle w:val="Hipervnculo"/>
            <w:color w:val="0070C0"/>
            <w:u w:val="none"/>
            <w:rPrChange w:id="3321" w:author="Alfredo" w:date="2020-10-12T20:59:00Z">
              <w:rPr>
                <w:rStyle w:val="Hipervnculo"/>
                <w:bCs/>
              </w:rPr>
            </w:rPrChange>
          </w:rPr>
          <w:t>Selecciones mixtas</w:t>
        </w:r>
        <w:r w:rsidRPr="00920A96">
          <w:rPr>
            <w:rPrChange w:id="3322" w:author="Alfredo" w:date="2020-10-12T20:59:00Z">
              <w:rPr>
                <w:b/>
              </w:rPr>
            </w:rPrChange>
          </w:rPr>
          <w:fldChar w:fldCharType="end"/>
        </w:r>
      </w:ins>
    </w:p>
    <w:p w14:paraId="4F53474C" w14:textId="77777777" w:rsidR="00920A96" w:rsidRPr="00920A96" w:rsidRDefault="00920A96" w:rsidP="00920A96">
      <w:pPr>
        <w:rPr>
          <w:ins w:id="3323" w:author="Alfredo" w:date="2020-10-12T21:00:00Z"/>
        </w:rPr>
      </w:pPr>
      <w:ins w:id="3324" w:author="Alfredo" w:date="2020-10-12T21:00:00Z">
        <w:r w:rsidRPr="00920A96">
          <w:t xml:space="preserve">Al margen de todo lo que hemos visto, es posible utilizar varias clases en un mismo elemento HTML, simplemente separando por espacios dentro del atributo </w:t>
        </w:r>
        <w:r w:rsidRPr="00920A96">
          <w:rPr>
            <w:rStyle w:val="Ttulo4Car"/>
            <w:rPrChange w:id="3325" w:author="Alfredo" w:date="2020-10-12T21:00:00Z">
              <w:rPr/>
            </w:rPrChange>
          </w:rPr>
          <w:t>class</w:t>
        </w:r>
        <w:r w:rsidRPr="00920A96">
          <w:t>.</w:t>
        </w:r>
      </w:ins>
    </w:p>
    <w:p w14:paraId="48E3200D" w14:textId="77777777" w:rsidR="00920A96" w:rsidRPr="00920A96" w:rsidRDefault="00920A96" w:rsidP="00920A96">
      <w:pPr>
        <w:rPr>
          <w:ins w:id="3326" w:author="Alfredo" w:date="2020-10-12T21:00:00Z"/>
        </w:rPr>
      </w:pPr>
      <w:ins w:id="3327" w:author="Alfredo" w:date="2020-10-12T21:00:00Z">
        <w:r w:rsidRPr="00920A96">
          <w:t>De esta forma, a dicho elemento se le aplicarán los estilos de cada una de las clases indicadas, las cuales suelen tener un grupo de características relacionadas con su nombre, lo cuál es interesantes y muy práctico de recordar, dándonos mucha soltura a la hora de crear clases y reutilizarlas:</w:t>
        </w:r>
      </w:ins>
    </w:p>
    <w:bookmarkStart w:id="3328" w:name="_MON_1664041786"/>
    <w:bookmarkEnd w:id="3328"/>
    <w:p w14:paraId="2D50B12B" w14:textId="77777777" w:rsidR="00E51AB9" w:rsidRPr="00E51AB9" w:rsidRDefault="00F46E6C">
      <w:pPr>
        <w:rPr>
          <w:rPrChange w:id="3329" w:author="Alfredo" w:date="2020-10-12T20:51:00Z">
            <w:rPr>
              <w:color w:val="FFFFFF" w:themeColor="background1"/>
              <w:lang w:eastAsia="es-MX"/>
            </w:rPr>
          </w:rPrChange>
        </w:rPr>
      </w:pPr>
      <w:ins w:id="3330" w:author="Alfredo" w:date="2020-10-12T21:01:00Z">
        <w:r>
          <w:object w:dxaOrig="8838" w:dyaOrig="735" w14:anchorId="4FEF6CF8">
            <v:shape id="_x0000_i1065" type="#_x0000_t75" style="width:441.75pt;height:36.75pt" o:ole="">
              <v:imagedata r:id="rId116" o:title=""/>
            </v:shape>
            <o:OLEObject Type="Embed" ProgID="Word.OpenDocumentText.12" ShapeID="_x0000_i1065" DrawAspect="Content" ObjectID="_1664042574" r:id="rId117"/>
          </w:object>
        </w:r>
      </w:ins>
    </w:p>
    <w:sectPr w:rsidR="00E51AB9" w:rsidRPr="00E51AB9" w:rsidSect="00F5520B">
      <w:pgSz w:w="12240" w:h="15840"/>
      <w:pgMar w:top="1417" w:right="1608" w:bottom="1417" w:left="1701" w:header="708" w:footer="708" w:gutter="0"/>
      <w:cols w:space="708"/>
      <w:docGrid w:linePitch="360"/>
      <w:sectPrChange w:id="3331" w:author="Alfredo" w:date="2020-10-04T15:25:00Z">
        <w:sectPr w:rsidR="00E51AB9" w:rsidRPr="00E51AB9" w:rsidSect="00F5520B">
          <w:pgMar w:top="1417" w:right="1701" w:bottom="1417" w:left="1701" w:header="708" w:footer="708" w:gutter="0"/>
        </w:sectPr>
      </w:sectPrChange>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1" w:author="Alfredo" w:date="2020-08-29T19:46:00Z" w:initials="A">
    <w:p w14:paraId="4C7770DF" w14:textId="77777777" w:rsidR="00A66D8D" w:rsidRDefault="00A66D8D">
      <w:pPr>
        <w:pStyle w:val="Textocomentario"/>
      </w:pPr>
      <w:r>
        <w:rPr>
          <w:rStyle w:val="Refdecomentario"/>
        </w:rPr>
        <w:annotationRef/>
      </w:r>
      <w:r>
        <w:t>Html y root son parecidos pero diferente especificidad</w:t>
      </w:r>
    </w:p>
    <w:p w14:paraId="1D320975" w14:textId="77777777" w:rsidR="00A66D8D" w:rsidRDefault="00A66D8D">
      <w:pPr>
        <w:pStyle w:val="Textocomentario"/>
      </w:pPr>
    </w:p>
  </w:comment>
  <w:comment w:id="632" w:author="Alfredo" w:date="2020-09-16T19:10:00Z" w:initials="A">
    <w:p w14:paraId="0B67A652" w14:textId="357AD293" w:rsidR="00A66D8D" w:rsidRDefault="00A66D8D">
      <w:pPr>
        <w:pStyle w:val="Textocomentario"/>
      </w:pPr>
      <w:r>
        <w:rPr>
          <w:rStyle w:val="Refdecomentario"/>
        </w:rPr>
        <w:annotationRef/>
      </w:r>
      <w:r>
        <w:rPr>
          <w:noProof/>
        </w:rPr>
        <w:t>colapso de margenes</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D320975" w15:done="0"/>
  <w15:commentEx w15:paraId="0B67A652"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B68FA7D" w14:textId="77777777" w:rsidR="00256A75" w:rsidRDefault="00256A75" w:rsidP="0048445F">
      <w:pPr>
        <w:spacing w:after="0" w:line="240" w:lineRule="auto"/>
      </w:pPr>
      <w:r>
        <w:separator/>
      </w:r>
    </w:p>
  </w:endnote>
  <w:endnote w:type="continuationSeparator" w:id="0">
    <w:p w14:paraId="75074D40" w14:textId="77777777" w:rsidR="00256A75" w:rsidRDefault="00256A75" w:rsidP="0048445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9A2EE6A" w14:textId="77777777" w:rsidR="00256A75" w:rsidRDefault="00256A75" w:rsidP="0048445F">
      <w:pPr>
        <w:spacing w:after="0" w:line="240" w:lineRule="auto"/>
      </w:pPr>
      <w:r>
        <w:separator/>
      </w:r>
    </w:p>
  </w:footnote>
  <w:footnote w:type="continuationSeparator" w:id="0">
    <w:p w14:paraId="65B36AE4" w14:textId="77777777" w:rsidR="00256A75" w:rsidRDefault="00256A75" w:rsidP="0048445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EB7642"/>
    <w:multiLevelType w:val="multilevel"/>
    <w:tmpl w:val="3E4C74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7E2239B"/>
    <w:multiLevelType w:val="multilevel"/>
    <w:tmpl w:val="4F749B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B205C4C"/>
    <w:multiLevelType w:val="multilevel"/>
    <w:tmpl w:val="4DFADE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35D748CD"/>
    <w:multiLevelType w:val="hybridMultilevel"/>
    <w:tmpl w:val="8338869A"/>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nsid w:val="3D855C28"/>
    <w:multiLevelType w:val="hybridMultilevel"/>
    <w:tmpl w:val="A156F14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nsid w:val="3FD168D1"/>
    <w:multiLevelType w:val="multilevel"/>
    <w:tmpl w:val="F4C00A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3FE901B3"/>
    <w:multiLevelType w:val="multilevel"/>
    <w:tmpl w:val="AE323E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4A461CB8"/>
    <w:multiLevelType w:val="multilevel"/>
    <w:tmpl w:val="0BB20A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55A97C05"/>
    <w:multiLevelType w:val="multilevel"/>
    <w:tmpl w:val="1AA0CC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5C69029D"/>
    <w:multiLevelType w:val="multilevel"/>
    <w:tmpl w:val="DF08F8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70A001BA"/>
    <w:multiLevelType w:val="hybridMultilevel"/>
    <w:tmpl w:val="D2B02608"/>
    <w:lvl w:ilvl="0" w:tplc="080A000F">
      <w:start w:val="1"/>
      <w:numFmt w:val="decimal"/>
      <w:lvlText w:val="%1."/>
      <w:lvlJc w:val="left"/>
      <w:pPr>
        <w:ind w:left="1440" w:hanging="360"/>
      </w:pPr>
    </w:lvl>
    <w:lvl w:ilvl="1" w:tplc="080A0019" w:tentative="1">
      <w:start w:val="1"/>
      <w:numFmt w:val="lowerLetter"/>
      <w:lvlText w:val="%2."/>
      <w:lvlJc w:val="left"/>
      <w:pPr>
        <w:ind w:left="2160" w:hanging="360"/>
      </w:pPr>
    </w:lvl>
    <w:lvl w:ilvl="2" w:tplc="080A001B" w:tentative="1">
      <w:start w:val="1"/>
      <w:numFmt w:val="lowerRoman"/>
      <w:lvlText w:val="%3."/>
      <w:lvlJc w:val="right"/>
      <w:pPr>
        <w:ind w:left="2880" w:hanging="180"/>
      </w:pPr>
    </w:lvl>
    <w:lvl w:ilvl="3" w:tplc="080A000F" w:tentative="1">
      <w:start w:val="1"/>
      <w:numFmt w:val="decimal"/>
      <w:lvlText w:val="%4."/>
      <w:lvlJc w:val="left"/>
      <w:pPr>
        <w:ind w:left="3600" w:hanging="360"/>
      </w:pPr>
    </w:lvl>
    <w:lvl w:ilvl="4" w:tplc="080A0019" w:tentative="1">
      <w:start w:val="1"/>
      <w:numFmt w:val="lowerLetter"/>
      <w:lvlText w:val="%5."/>
      <w:lvlJc w:val="left"/>
      <w:pPr>
        <w:ind w:left="4320" w:hanging="360"/>
      </w:pPr>
    </w:lvl>
    <w:lvl w:ilvl="5" w:tplc="080A001B" w:tentative="1">
      <w:start w:val="1"/>
      <w:numFmt w:val="lowerRoman"/>
      <w:lvlText w:val="%6."/>
      <w:lvlJc w:val="right"/>
      <w:pPr>
        <w:ind w:left="5040" w:hanging="180"/>
      </w:pPr>
    </w:lvl>
    <w:lvl w:ilvl="6" w:tplc="080A000F" w:tentative="1">
      <w:start w:val="1"/>
      <w:numFmt w:val="decimal"/>
      <w:lvlText w:val="%7."/>
      <w:lvlJc w:val="left"/>
      <w:pPr>
        <w:ind w:left="5760" w:hanging="360"/>
      </w:pPr>
    </w:lvl>
    <w:lvl w:ilvl="7" w:tplc="080A0019" w:tentative="1">
      <w:start w:val="1"/>
      <w:numFmt w:val="lowerLetter"/>
      <w:lvlText w:val="%8."/>
      <w:lvlJc w:val="left"/>
      <w:pPr>
        <w:ind w:left="6480" w:hanging="360"/>
      </w:pPr>
    </w:lvl>
    <w:lvl w:ilvl="8" w:tplc="080A001B" w:tentative="1">
      <w:start w:val="1"/>
      <w:numFmt w:val="lowerRoman"/>
      <w:lvlText w:val="%9."/>
      <w:lvlJc w:val="right"/>
      <w:pPr>
        <w:ind w:left="7200" w:hanging="180"/>
      </w:pPr>
    </w:lvl>
  </w:abstractNum>
  <w:abstractNum w:abstractNumId="11">
    <w:nsid w:val="751613E6"/>
    <w:multiLevelType w:val="multilevel"/>
    <w:tmpl w:val="39A4CD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76491533"/>
    <w:multiLevelType w:val="multilevel"/>
    <w:tmpl w:val="FE268B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8"/>
  </w:num>
  <w:num w:numId="2">
    <w:abstractNumId w:val="12"/>
  </w:num>
  <w:num w:numId="3">
    <w:abstractNumId w:val="9"/>
  </w:num>
  <w:num w:numId="4">
    <w:abstractNumId w:val="2"/>
  </w:num>
  <w:num w:numId="5">
    <w:abstractNumId w:val="4"/>
  </w:num>
  <w:num w:numId="6">
    <w:abstractNumId w:val="6"/>
  </w:num>
  <w:num w:numId="7">
    <w:abstractNumId w:val="11"/>
  </w:num>
  <w:num w:numId="8">
    <w:abstractNumId w:val="0"/>
  </w:num>
  <w:num w:numId="9">
    <w:abstractNumId w:val="10"/>
  </w:num>
  <w:num w:numId="10">
    <w:abstractNumId w:val="3"/>
  </w:num>
  <w:num w:numId="11">
    <w:abstractNumId w:val="1"/>
  </w:num>
  <w:num w:numId="12">
    <w:abstractNumId w:val="7"/>
  </w:num>
  <w:num w:numId="13">
    <w:abstractNumId w:val="5"/>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Alfredo">
    <w15:presenceInfo w15:providerId="None" w15:userId="Alfredo"/>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revisionView w:markup="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25899"/>
    <w:rsid w:val="00077528"/>
    <w:rsid w:val="00081973"/>
    <w:rsid w:val="000A39F9"/>
    <w:rsid w:val="000A56C3"/>
    <w:rsid w:val="000D349F"/>
    <w:rsid w:val="000F17C9"/>
    <w:rsid w:val="00101CDC"/>
    <w:rsid w:val="0014182F"/>
    <w:rsid w:val="00184AA4"/>
    <w:rsid w:val="00192585"/>
    <w:rsid w:val="001B111A"/>
    <w:rsid w:val="001D39FA"/>
    <w:rsid w:val="00233CB5"/>
    <w:rsid w:val="00235B33"/>
    <w:rsid w:val="00240887"/>
    <w:rsid w:val="00256A75"/>
    <w:rsid w:val="00261C9B"/>
    <w:rsid w:val="00291ABE"/>
    <w:rsid w:val="002A1299"/>
    <w:rsid w:val="00392491"/>
    <w:rsid w:val="003A431B"/>
    <w:rsid w:val="003E6F30"/>
    <w:rsid w:val="003E7F9A"/>
    <w:rsid w:val="00451F78"/>
    <w:rsid w:val="0048445F"/>
    <w:rsid w:val="00485530"/>
    <w:rsid w:val="004C4936"/>
    <w:rsid w:val="00543F86"/>
    <w:rsid w:val="00546C5A"/>
    <w:rsid w:val="0056017A"/>
    <w:rsid w:val="005C2113"/>
    <w:rsid w:val="005F214F"/>
    <w:rsid w:val="005F7872"/>
    <w:rsid w:val="006013D1"/>
    <w:rsid w:val="00622E2B"/>
    <w:rsid w:val="006445E7"/>
    <w:rsid w:val="00665EB0"/>
    <w:rsid w:val="006906C4"/>
    <w:rsid w:val="006960C7"/>
    <w:rsid w:val="006B008C"/>
    <w:rsid w:val="006C1EB3"/>
    <w:rsid w:val="006E6BFC"/>
    <w:rsid w:val="007547D9"/>
    <w:rsid w:val="00766BD2"/>
    <w:rsid w:val="007B38EB"/>
    <w:rsid w:val="007C272A"/>
    <w:rsid w:val="007E265F"/>
    <w:rsid w:val="007E43E0"/>
    <w:rsid w:val="008211C2"/>
    <w:rsid w:val="008276D3"/>
    <w:rsid w:val="00860FE5"/>
    <w:rsid w:val="008717EA"/>
    <w:rsid w:val="008B39A5"/>
    <w:rsid w:val="00920A96"/>
    <w:rsid w:val="009A1540"/>
    <w:rsid w:val="009A215A"/>
    <w:rsid w:val="009B299B"/>
    <w:rsid w:val="009B2D25"/>
    <w:rsid w:val="009C4C2C"/>
    <w:rsid w:val="00A25899"/>
    <w:rsid w:val="00A3155F"/>
    <w:rsid w:val="00A47EE5"/>
    <w:rsid w:val="00A66D8D"/>
    <w:rsid w:val="00A67B42"/>
    <w:rsid w:val="00AA7BCB"/>
    <w:rsid w:val="00AC383B"/>
    <w:rsid w:val="00AD0361"/>
    <w:rsid w:val="00AE5C85"/>
    <w:rsid w:val="00AF6883"/>
    <w:rsid w:val="00B31BAA"/>
    <w:rsid w:val="00B716C2"/>
    <w:rsid w:val="00B76B0E"/>
    <w:rsid w:val="00B94393"/>
    <w:rsid w:val="00BA4BD7"/>
    <w:rsid w:val="00BF6867"/>
    <w:rsid w:val="00C667DD"/>
    <w:rsid w:val="00C910DB"/>
    <w:rsid w:val="00CB0439"/>
    <w:rsid w:val="00D15A9B"/>
    <w:rsid w:val="00D2302C"/>
    <w:rsid w:val="00D34944"/>
    <w:rsid w:val="00D427DD"/>
    <w:rsid w:val="00D814A3"/>
    <w:rsid w:val="00D91CC3"/>
    <w:rsid w:val="00DA2391"/>
    <w:rsid w:val="00DA4788"/>
    <w:rsid w:val="00DA57A2"/>
    <w:rsid w:val="00DB6FBA"/>
    <w:rsid w:val="00DC2AA9"/>
    <w:rsid w:val="00DD4D81"/>
    <w:rsid w:val="00DF5E4D"/>
    <w:rsid w:val="00E0226F"/>
    <w:rsid w:val="00E05A6D"/>
    <w:rsid w:val="00E32C9B"/>
    <w:rsid w:val="00E47197"/>
    <w:rsid w:val="00E51AB9"/>
    <w:rsid w:val="00E6488F"/>
    <w:rsid w:val="00E779ED"/>
    <w:rsid w:val="00E864E2"/>
    <w:rsid w:val="00ED40F3"/>
    <w:rsid w:val="00F01FC3"/>
    <w:rsid w:val="00F4073A"/>
    <w:rsid w:val="00F46E6C"/>
    <w:rsid w:val="00F52758"/>
    <w:rsid w:val="00F5520B"/>
    <w:rsid w:val="00F67C84"/>
    <w:rsid w:val="00F708E8"/>
    <w:rsid w:val="00F75A29"/>
    <w:rsid w:val="00FA2E8E"/>
    <w:rsid w:val="00FA6464"/>
    <w:rsid w:val="00FB073F"/>
    <w:rsid w:val="00FC6682"/>
    <w:rsid w:val="00FC6C81"/>
    <w:rsid w:val="00FD5C87"/>
    <w:rsid w:val="00FE04D8"/>
  </w:rsids>
  <m:mathPr>
    <m:mathFont m:val="Cambria Math"/>
    <m:brkBin m:val="before"/>
    <m:brkBinSub m:val="--"/>
    <m:smallFrac m:val="0"/>
    <m:dispDef/>
    <m:lMargin m:val="0"/>
    <m:rMargin m:val="0"/>
    <m:defJc m:val="centerGroup"/>
    <m:wrapIndent m:val="1440"/>
    <m:intLim m:val="subSup"/>
    <m:naryLim m:val="undOvr"/>
  </m:mathPr>
  <w:attachedSchema w:val="ActionsPane3"/>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44"/>
    <o:shapelayout v:ext="edit">
      <o:idmap v:ext="edit" data="1"/>
    </o:shapelayout>
  </w:shapeDefaults>
  <w:decimalSymbol w:val=","/>
  <w:listSeparator w:val=";"/>
  <w14:docId w14:val="697C5A88"/>
  <w15:chartTrackingRefBased/>
  <w15:docId w15:val="{BE064502-84EE-4A7A-AA9D-19274D7A10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link w:val="Ttulo1Car"/>
    <w:uiPriority w:val="9"/>
    <w:qFormat/>
    <w:rsid w:val="00860FE5"/>
    <w:pPr>
      <w:spacing w:before="360" w:after="240" w:line="360" w:lineRule="auto"/>
      <w:outlineLvl w:val="0"/>
    </w:pPr>
    <w:rPr>
      <w:rFonts w:ascii="Arial" w:eastAsiaTheme="minorEastAsia" w:hAnsi="Arial" w:cs="Times New Roman"/>
      <w:b/>
      <w:bCs/>
      <w:kern w:val="36"/>
      <w:sz w:val="40"/>
      <w:szCs w:val="48"/>
      <w:lang w:eastAsia="es-MX"/>
    </w:rPr>
  </w:style>
  <w:style w:type="paragraph" w:styleId="Ttulo2">
    <w:name w:val="heading 2"/>
    <w:basedOn w:val="Normal"/>
    <w:next w:val="Normal"/>
    <w:link w:val="Ttulo2Car"/>
    <w:uiPriority w:val="9"/>
    <w:unhideWhenUsed/>
    <w:qFormat/>
    <w:rsid w:val="00860FE5"/>
    <w:pPr>
      <w:keepNext/>
      <w:keepLines/>
      <w:spacing w:before="360" w:after="120" w:line="360" w:lineRule="auto"/>
      <w:outlineLvl w:val="1"/>
    </w:pPr>
    <w:rPr>
      <w:rFonts w:ascii="Arial" w:eastAsiaTheme="majorEastAsia" w:hAnsi="Arial" w:cstheme="majorBidi"/>
      <w:b/>
      <w:sz w:val="36"/>
      <w:szCs w:val="26"/>
    </w:rPr>
  </w:style>
  <w:style w:type="paragraph" w:styleId="Ttulo3">
    <w:name w:val="heading 3"/>
    <w:basedOn w:val="Normal"/>
    <w:next w:val="Normal"/>
    <w:link w:val="Ttulo3Car"/>
    <w:uiPriority w:val="9"/>
    <w:unhideWhenUsed/>
    <w:qFormat/>
    <w:rsid w:val="00860FE5"/>
    <w:pPr>
      <w:keepNext/>
      <w:keepLines/>
      <w:spacing w:before="240" w:after="120" w:line="360" w:lineRule="auto"/>
      <w:outlineLvl w:val="2"/>
    </w:pPr>
    <w:rPr>
      <w:rFonts w:ascii="Arial" w:eastAsiaTheme="majorEastAsia" w:hAnsi="Arial" w:cstheme="majorBidi"/>
      <w:b/>
      <w:color w:val="0070C0"/>
      <w:sz w:val="32"/>
      <w:szCs w:val="24"/>
    </w:rPr>
  </w:style>
  <w:style w:type="paragraph" w:styleId="Ttulo4">
    <w:name w:val="heading 4"/>
    <w:basedOn w:val="Normal"/>
    <w:next w:val="Normal"/>
    <w:link w:val="Ttulo4Car"/>
    <w:uiPriority w:val="9"/>
    <w:unhideWhenUsed/>
    <w:qFormat/>
    <w:rsid w:val="00920A96"/>
    <w:pPr>
      <w:keepNext/>
      <w:keepLines/>
      <w:spacing w:before="40" w:after="0"/>
      <w:outlineLvl w:val="3"/>
      <w:pPrChange w:id="0" w:author="Alfredo" w:date="2020-10-12T21:00:00Z">
        <w:pPr>
          <w:keepNext/>
          <w:keepLines/>
          <w:spacing w:before="40" w:line="259" w:lineRule="auto"/>
          <w:outlineLvl w:val="3"/>
        </w:pPr>
      </w:pPrChange>
    </w:pPr>
    <w:rPr>
      <w:rFonts w:ascii="Courier New" w:eastAsiaTheme="majorEastAsia" w:hAnsi="Courier New" w:cstheme="majorBidi"/>
      <w:iCs/>
      <w:rPrChange w:id="0" w:author="Alfredo" w:date="2020-10-12T21:00:00Z">
        <w:rPr>
          <w:rFonts w:ascii="Courier New" w:eastAsiaTheme="majorEastAsia" w:hAnsi="Courier New" w:cstheme="majorBidi"/>
          <w:i/>
          <w:iCs/>
          <w:color w:val="2E74B5" w:themeColor="accent1" w:themeShade="BF"/>
          <w:sz w:val="22"/>
          <w:szCs w:val="22"/>
          <w:lang w:val="es-MX" w:eastAsia="en-US" w:bidi="ar-SA"/>
        </w:rPr>
      </w:rPrChange>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392491"/>
    <w:rPr>
      <w:color w:val="0563C1" w:themeColor="hyperlink"/>
      <w:u w:val="single"/>
    </w:rPr>
  </w:style>
  <w:style w:type="character" w:customStyle="1" w:styleId="Ttulo1Car">
    <w:name w:val="Título 1 Car"/>
    <w:basedOn w:val="Fuentedeprrafopredeter"/>
    <w:link w:val="Ttulo1"/>
    <w:uiPriority w:val="9"/>
    <w:rsid w:val="00860FE5"/>
    <w:rPr>
      <w:rFonts w:ascii="Arial" w:eastAsiaTheme="minorEastAsia" w:hAnsi="Arial" w:cs="Times New Roman"/>
      <w:b/>
      <w:bCs/>
      <w:kern w:val="36"/>
      <w:sz w:val="40"/>
      <w:szCs w:val="48"/>
      <w:lang w:eastAsia="es-MX"/>
    </w:rPr>
  </w:style>
  <w:style w:type="paragraph" w:styleId="NormalWeb">
    <w:name w:val="Normal (Web)"/>
    <w:basedOn w:val="Normal"/>
    <w:uiPriority w:val="99"/>
    <w:unhideWhenUsed/>
    <w:rsid w:val="00392491"/>
    <w:pPr>
      <w:spacing w:before="150" w:after="150" w:line="240" w:lineRule="auto"/>
    </w:pPr>
    <w:rPr>
      <w:rFonts w:ascii="Times New Roman" w:eastAsiaTheme="minorEastAsia" w:hAnsi="Times New Roman" w:cs="Times New Roman"/>
      <w:sz w:val="24"/>
      <w:szCs w:val="24"/>
      <w:lang w:eastAsia="es-MX"/>
    </w:rPr>
  </w:style>
  <w:style w:type="character" w:customStyle="1" w:styleId="Ttulo2Car">
    <w:name w:val="Título 2 Car"/>
    <w:basedOn w:val="Fuentedeprrafopredeter"/>
    <w:link w:val="Ttulo2"/>
    <w:uiPriority w:val="9"/>
    <w:rsid w:val="00860FE5"/>
    <w:rPr>
      <w:rFonts w:ascii="Arial" w:eastAsiaTheme="majorEastAsia" w:hAnsi="Arial" w:cstheme="majorBidi"/>
      <w:b/>
      <w:sz w:val="36"/>
      <w:szCs w:val="26"/>
    </w:rPr>
  </w:style>
  <w:style w:type="character" w:styleId="Textodelmarcadordeposicin">
    <w:name w:val="Placeholder Text"/>
    <w:basedOn w:val="Fuentedeprrafopredeter"/>
    <w:uiPriority w:val="99"/>
    <w:semiHidden/>
    <w:rsid w:val="007E265F"/>
    <w:rPr>
      <w:color w:val="808080"/>
    </w:rPr>
  </w:style>
  <w:style w:type="table" w:styleId="Tabladecuadrcula4-nfasis3">
    <w:name w:val="Grid Table 4 Accent 3"/>
    <w:basedOn w:val="Tablanormal"/>
    <w:uiPriority w:val="49"/>
    <w:rsid w:val="007E265F"/>
    <w:pPr>
      <w:spacing w:after="0" w:line="240" w:lineRule="auto"/>
    </w:pPr>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customStyle="1" w:styleId="Ttulo3Car">
    <w:name w:val="Título 3 Car"/>
    <w:basedOn w:val="Fuentedeprrafopredeter"/>
    <w:link w:val="Ttulo3"/>
    <w:uiPriority w:val="9"/>
    <w:rsid w:val="00860FE5"/>
    <w:rPr>
      <w:rFonts w:ascii="Arial" w:eastAsiaTheme="majorEastAsia" w:hAnsi="Arial" w:cstheme="majorBidi"/>
      <w:b/>
      <w:color w:val="0070C0"/>
      <w:sz w:val="32"/>
      <w:szCs w:val="24"/>
    </w:rPr>
  </w:style>
  <w:style w:type="table" w:styleId="Tabladecuadrcula4-nfasis1">
    <w:name w:val="Grid Table 4 Accent 1"/>
    <w:basedOn w:val="Tablanormal"/>
    <w:uiPriority w:val="49"/>
    <w:rsid w:val="007E265F"/>
    <w:pPr>
      <w:spacing w:after="0" w:line="240" w:lineRule="auto"/>
    </w:p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styleId="Hipervnculovisitado">
    <w:name w:val="FollowedHyperlink"/>
    <w:basedOn w:val="Fuentedeprrafopredeter"/>
    <w:uiPriority w:val="99"/>
    <w:semiHidden/>
    <w:unhideWhenUsed/>
    <w:rsid w:val="007E265F"/>
    <w:rPr>
      <w:color w:val="954F72" w:themeColor="followedHyperlink"/>
      <w:u w:val="single"/>
    </w:rPr>
  </w:style>
  <w:style w:type="character" w:customStyle="1" w:styleId="Ttulo4Car">
    <w:name w:val="Título 4 Car"/>
    <w:basedOn w:val="Fuentedeprrafopredeter"/>
    <w:link w:val="Ttulo4"/>
    <w:uiPriority w:val="9"/>
    <w:rsid w:val="00920A96"/>
    <w:rPr>
      <w:rFonts w:ascii="Courier New" w:eastAsiaTheme="majorEastAsia" w:hAnsi="Courier New" w:cstheme="majorBidi"/>
      <w:iCs/>
    </w:rPr>
  </w:style>
  <w:style w:type="character" w:styleId="Textoennegrita">
    <w:name w:val="Strong"/>
    <w:basedOn w:val="Fuentedeprrafopredeter"/>
    <w:uiPriority w:val="22"/>
    <w:qFormat/>
    <w:rsid w:val="00F4073A"/>
    <w:rPr>
      <w:b/>
      <w:bCs/>
    </w:rPr>
  </w:style>
  <w:style w:type="character" w:styleId="nfasis">
    <w:name w:val="Emphasis"/>
    <w:basedOn w:val="Fuentedeprrafopredeter"/>
    <w:uiPriority w:val="20"/>
    <w:qFormat/>
    <w:rsid w:val="00F4073A"/>
    <w:rPr>
      <w:i/>
      <w:iCs/>
    </w:rPr>
  </w:style>
  <w:style w:type="character" w:styleId="CdigoHTML">
    <w:name w:val="HTML Code"/>
    <w:basedOn w:val="Fuentedeprrafopredeter"/>
    <w:uiPriority w:val="99"/>
    <w:semiHidden/>
    <w:unhideWhenUsed/>
    <w:rsid w:val="00F4073A"/>
    <w:rPr>
      <w:rFonts w:ascii="Courier New" w:eastAsia="Times New Roman" w:hAnsi="Courier New" w:cs="Courier New"/>
      <w:sz w:val="20"/>
      <w:szCs w:val="20"/>
    </w:rPr>
  </w:style>
  <w:style w:type="paragraph" w:styleId="Textodeglobo">
    <w:name w:val="Balloon Text"/>
    <w:basedOn w:val="Normal"/>
    <w:link w:val="TextodegloboCar"/>
    <w:uiPriority w:val="99"/>
    <w:semiHidden/>
    <w:unhideWhenUsed/>
    <w:rsid w:val="0014182F"/>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14182F"/>
    <w:rPr>
      <w:rFonts w:ascii="Segoe UI" w:hAnsi="Segoe UI" w:cs="Segoe UI"/>
      <w:sz w:val="18"/>
      <w:szCs w:val="18"/>
    </w:rPr>
  </w:style>
  <w:style w:type="paragraph" w:styleId="Prrafodelista">
    <w:name w:val="List Paragraph"/>
    <w:basedOn w:val="Normal"/>
    <w:uiPriority w:val="34"/>
    <w:qFormat/>
    <w:rsid w:val="00291ABE"/>
    <w:pPr>
      <w:ind w:left="720"/>
      <w:contextualSpacing/>
    </w:pPr>
  </w:style>
  <w:style w:type="character" w:styleId="Refdecomentario">
    <w:name w:val="annotation reference"/>
    <w:basedOn w:val="Fuentedeprrafopredeter"/>
    <w:uiPriority w:val="99"/>
    <w:semiHidden/>
    <w:unhideWhenUsed/>
    <w:rsid w:val="00CB0439"/>
    <w:rPr>
      <w:sz w:val="16"/>
      <w:szCs w:val="16"/>
    </w:rPr>
  </w:style>
  <w:style w:type="paragraph" w:styleId="Textocomentario">
    <w:name w:val="annotation text"/>
    <w:basedOn w:val="Normal"/>
    <w:link w:val="TextocomentarioCar"/>
    <w:uiPriority w:val="99"/>
    <w:semiHidden/>
    <w:unhideWhenUsed/>
    <w:rsid w:val="00CB0439"/>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CB0439"/>
    <w:rPr>
      <w:sz w:val="20"/>
      <w:szCs w:val="20"/>
    </w:rPr>
  </w:style>
  <w:style w:type="paragraph" w:styleId="Asuntodelcomentario">
    <w:name w:val="annotation subject"/>
    <w:basedOn w:val="Textocomentario"/>
    <w:next w:val="Textocomentario"/>
    <w:link w:val="AsuntodelcomentarioCar"/>
    <w:uiPriority w:val="99"/>
    <w:semiHidden/>
    <w:unhideWhenUsed/>
    <w:rsid w:val="00CB0439"/>
    <w:rPr>
      <w:b/>
      <w:bCs/>
    </w:rPr>
  </w:style>
  <w:style w:type="character" w:customStyle="1" w:styleId="AsuntodelcomentarioCar">
    <w:name w:val="Asunto del comentario Car"/>
    <w:basedOn w:val="TextocomentarioCar"/>
    <w:link w:val="Asuntodelcomentario"/>
    <w:uiPriority w:val="99"/>
    <w:semiHidden/>
    <w:rsid w:val="00CB0439"/>
    <w:rPr>
      <w:b/>
      <w:bCs/>
      <w:sz w:val="20"/>
      <w:szCs w:val="20"/>
    </w:rPr>
  </w:style>
  <w:style w:type="paragraph" w:styleId="Encabezado">
    <w:name w:val="header"/>
    <w:basedOn w:val="Normal"/>
    <w:link w:val="EncabezadoCar"/>
    <w:uiPriority w:val="99"/>
    <w:unhideWhenUsed/>
    <w:rsid w:val="0048445F"/>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48445F"/>
  </w:style>
  <w:style w:type="paragraph" w:styleId="Piedepgina">
    <w:name w:val="footer"/>
    <w:basedOn w:val="Normal"/>
    <w:link w:val="PiedepginaCar"/>
    <w:uiPriority w:val="99"/>
    <w:unhideWhenUsed/>
    <w:rsid w:val="0048445F"/>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48445F"/>
  </w:style>
  <w:style w:type="paragraph" w:styleId="Revisin">
    <w:name w:val="Revision"/>
    <w:hidden/>
    <w:uiPriority w:val="99"/>
    <w:semiHidden/>
    <w:rsid w:val="00622E2B"/>
    <w:pPr>
      <w:spacing w:after="0" w:line="240" w:lineRule="auto"/>
    </w:pPr>
  </w:style>
  <w:style w:type="table" w:styleId="Tabladecuadrcula4-nfasis4">
    <w:name w:val="Grid Table 4 Accent 4"/>
    <w:basedOn w:val="Tablanormal"/>
    <w:uiPriority w:val="49"/>
    <w:rsid w:val="00E779ED"/>
    <w:pPr>
      <w:spacing w:after="0" w:line="240" w:lineRule="auto"/>
    </w:pPr>
    <w:tblPr>
      <w:tblStyleRowBandSize w:val="1"/>
      <w:tblStyleColBandSize w:val="1"/>
      <w:tblInd w:w="0" w:type="dxa"/>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ladecuadrcula4-nfasis5">
    <w:name w:val="Grid Table 4 Accent 5"/>
    <w:basedOn w:val="Tablanormal"/>
    <w:uiPriority w:val="49"/>
    <w:rsid w:val="00E779ED"/>
    <w:pPr>
      <w:spacing w:after="0" w:line="240" w:lineRule="auto"/>
    </w:pPr>
    <w:tblPr>
      <w:tblStyleRowBandSize w:val="1"/>
      <w:tblStyleColBandSize w:val="1"/>
      <w:tblInd w:w="0" w:type="dxa"/>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character" w:styleId="nfasissutil">
    <w:name w:val="Subtle Emphasis"/>
    <w:basedOn w:val="Fuentedeprrafopredeter"/>
    <w:uiPriority w:val="19"/>
    <w:qFormat/>
    <w:rsid w:val="00E51AB9"/>
    <w:rPr>
      <w:i/>
      <w:iCs/>
      <w:color w:val="404040" w:themeColor="text1" w:themeTint="BF"/>
    </w:rPr>
  </w:style>
  <w:style w:type="paragraph" w:styleId="Subttulo">
    <w:name w:val="Subtitle"/>
    <w:basedOn w:val="Normal"/>
    <w:next w:val="Normal"/>
    <w:link w:val="SubttuloCar"/>
    <w:uiPriority w:val="11"/>
    <w:qFormat/>
    <w:rsid w:val="00E51AB9"/>
    <w:pPr>
      <w:numPr>
        <w:ilvl w:val="1"/>
      </w:numPr>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E51AB9"/>
    <w:rPr>
      <w:rFonts w:eastAsiaTheme="minorEastAsia"/>
      <w:color w:val="5A5A5A" w:themeColor="text1" w:themeTint="A5"/>
      <w:spacing w:val="15"/>
    </w:rPr>
  </w:style>
  <w:style w:type="paragraph" w:styleId="Cita">
    <w:name w:val="Quote"/>
    <w:basedOn w:val="Normal"/>
    <w:next w:val="Normal"/>
    <w:link w:val="CitaCar"/>
    <w:uiPriority w:val="29"/>
    <w:qFormat/>
    <w:rsid w:val="00E51AB9"/>
    <w:pPr>
      <w:spacing w:before="200"/>
      <w:ind w:left="864" w:right="864"/>
      <w:jc w:val="center"/>
    </w:pPr>
    <w:rPr>
      <w:i/>
      <w:iCs/>
      <w:color w:val="404040" w:themeColor="text1" w:themeTint="BF"/>
    </w:rPr>
  </w:style>
  <w:style w:type="character" w:customStyle="1" w:styleId="CitaCar">
    <w:name w:val="Cita Car"/>
    <w:basedOn w:val="Fuentedeprrafopredeter"/>
    <w:link w:val="Cita"/>
    <w:uiPriority w:val="29"/>
    <w:rsid w:val="00E51AB9"/>
    <w:rPr>
      <w:i/>
      <w:iCs/>
      <w:color w:val="404040" w:themeColor="text1" w:themeTint="BF"/>
    </w:rPr>
  </w:style>
  <w:style w:type="character" w:styleId="Referenciasutil">
    <w:name w:val="Subtle Reference"/>
    <w:basedOn w:val="Fuentedeprrafopredeter"/>
    <w:uiPriority w:val="31"/>
    <w:qFormat/>
    <w:rsid w:val="00E51AB9"/>
    <w:rPr>
      <w:smallCaps/>
      <w:color w:val="5A5A5A" w:themeColor="text1" w:themeTint="A5"/>
    </w:rPr>
  </w:style>
  <w:style w:type="character" w:styleId="Referenciaintensa">
    <w:name w:val="Intense Reference"/>
    <w:basedOn w:val="Fuentedeprrafopredeter"/>
    <w:uiPriority w:val="32"/>
    <w:qFormat/>
    <w:rsid w:val="00E51AB9"/>
    <w:rPr>
      <w:b/>
      <w:bCs/>
      <w:smallCaps/>
      <w:color w:val="5B9BD5" w:themeColor="accent1"/>
      <w:spacing w:val="5"/>
    </w:rPr>
  </w:style>
  <w:style w:type="character" w:styleId="Ttulodellibro">
    <w:name w:val="Book Title"/>
    <w:basedOn w:val="Fuentedeprrafopredeter"/>
    <w:uiPriority w:val="33"/>
    <w:qFormat/>
    <w:rsid w:val="00E51AB9"/>
    <w:rPr>
      <w:b/>
      <w:bCs/>
      <w:i/>
      <w:iCs/>
      <w:spacing w:val="5"/>
    </w:rPr>
  </w:style>
  <w:style w:type="paragraph" w:styleId="Sinespaciado">
    <w:name w:val="No Spacing"/>
    <w:uiPriority w:val="1"/>
    <w:qFormat/>
    <w:rsid w:val="00E51AB9"/>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128688">
      <w:bodyDiv w:val="1"/>
      <w:marLeft w:val="0"/>
      <w:marRight w:val="0"/>
      <w:marTop w:val="0"/>
      <w:marBottom w:val="0"/>
      <w:divBdr>
        <w:top w:val="none" w:sz="0" w:space="0" w:color="auto"/>
        <w:left w:val="none" w:sz="0" w:space="0" w:color="auto"/>
        <w:bottom w:val="none" w:sz="0" w:space="0" w:color="auto"/>
        <w:right w:val="none" w:sz="0" w:space="0" w:color="auto"/>
      </w:divBdr>
    </w:div>
    <w:div w:id="20985191">
      <w:bodyDiv w:val="1"/>
      <w:marLeft w:val="0"/>
      <w:marRight w:val="0"/>
      <w:marTop w:val="0"/>
      <w:marBottom w:val="0"/>
      <w:divBdr>
        <w:top w:val="none" w:sz="0" w:space="0" w:color="auto"/>
        <w:left w:val="none" w:sz="0" w:space="0" w:color="auto"/>
        <w:bottom w:val="none" w:sz="0" w:space="0" w:color="auto"/>
        <w:right w:val="none" w:sz="0" w:space="0" w:color="auto"/>
      </w:divBdr>
    </w:div>
    <w:div w:id="31660522">
      <w:bodyDiv w:val="1"/>
      <w:marLeft w:val="0"/>
      <w:marRight w:val="0"/>
      <w:marTop w:val="0"/>
      <w:marBottom w:val="0"/>
      <w:divBdr>
        <w:top w:val="none" w:sz="0" w:space="0" w:color="auto"/>
        <w:left w:val="none" w:sz="0" w:space="0" w:color="auto"/>
        <w:bottom w:val="none" w:sz="0" w:space="0" w:color="auto"/>
        <w:right w:val="none" w:sz="0" w:space="0" w:color="auto"/>
      </w:divBdr>
    </w:div>
    <w:div w:id="37509178">
      <w:bodyDiv w:val="1"/>
      <w:marLeft w:val="0"/>
      <w:marRight w:val="0"/>
      <w:marTop w:val="0"/>
      <w:marBottom w:val="0"/>
      <w:divBdr>
        <w:top w:val="none" w:sz="0" w:space="0" w:color="auto"/>
        <w:left w:val="none" w:sz="0" w:space="0" w:color="auto"/>
        <w:bottom w:val="none" w:sz="0" w:space="0" w:color="auto"/>
        <w:right w:val="none" w:sz="0" w:space="0" w:color="auto"/>
      </w:divBdr>
    </w:div>
    <w:div w:id="43070678">
      <w:bodyDiv w:val="1"/>
      <w:marLeft w:val="0"/>
      <w:marRight w:val="0"/>
      <w:marTop w:val="0"/>
      <w:marBottom w:val="0"/>
      <w:divBdr>
        <w:top w:val="none" w:sz="0" w:space="0" w:color="auto"/>
        <w:left w:val="none" w:sz="0" w:space="0" w:color="auto"/>
        <w:bottom w:val="none" w:sz="0" w:space="0" w:color="auto"/>
        <w:right w:val="none" w:sz="0" w:space="0" w:color="auto"/>
      </w:divBdr>
    </w:div>
    <w:div w:id="47921413">
      <w:bodyDiv w:val="1"/>
      <w:marLeft w:val="0"/>
      <w:marRight w:val="0"/>
      <w:marTop w:val="0"/>
      <w:marBottom w:val="0"/>
      <w:divBdr>
        <w:top w:val="none" w:sz="0" w:space="0" w:color="auto"/>
        <w:left w:val="none" w:sz="0" w:space="0" w:color="auto"/>
        <w:bottom w:val="none" w:sz="0" w:space="0" w:color="auto"/>
        <w:right w:val="none" w:sz="0" w:space="0" w:color="auto"/>
      </w:divBdr>
    </w:div>
    <w:div w:id="56439485">
      <w:bodyDiv w:val="1"/>
      <w:marLeft w:val="0"/>
      <w:marRight w:val="0"/>
      <w:marTop w:val="0"/>
      <w:marBottom w:val="0"/>
      <w:divBdr>
        <w:top w:val="none" w:sz="0" w:space="0" w:color="auto"/>
        <w:left w:val="none" w:sz="0" w:space="0" w:color="auto"/>
        <w:bottom w:val="none" w:sz="0" w:space="0" w:color="auto"/>
        <w:right w:val="none" w:sz="0" w:space="0" w:color="auto"/>
      </w:divBdr>
    </w:div>
    <w:div w:id="64766372">
      <w:bodyDiv w:val="1"/>
      <w:marLeft w:val="0"/>
      <w:marRight w:val="0"/>
      <w:marTop w:val="0"/>
      <w:marBottom w:val="0"/>
      <w:divBdr>
        <w:top w:val="none" w:sz="0" w:space="0" w:color="auto"/>
        <w:left w:val="none" w:sz="0" w:space="0" w:color="auto"/>
        <w:bottom w:val="none" w:sz="0" w:space="0" w:color="auto"/>
        <w:right w:val="none" w:sz="0" w:space="0" w:color="auto"/>
      </w:divBdr>
      <w:divsChild>
        <w:div w:id="538860984">
          <w:marLeft w:val="0"/>
          <w:marRight w:val="0"/>
          <w:marTop w:val="0"/>
          <w:marBottom w:val="0"/>
          <w:divBdr>
            <w:top w:val="single" w:sz="36" w:space="6" w:color="FFFFFF"/>
            <w:left w:val="none" w:sz="0" w:space="0" w:color="auto"/>
            <w:bottom w:val="none" w:sz="0" w:space="0" w:color="auto"/>
            <w:right w:val="none" w:sz="0" w:space="0" w:color="auto"/>
          </w:divBdr>
        </w:div>
        <w:div w:id="310327542">
          <w:marLeft w:val="0"/>
          <w:marRight w:val="0"/>
          <w:marTop w:val="0"/>
          <w:marBottom w:val="0"/>
          <w:divBdr>
            <w:top w:val="single" w:sz="36" w:space="6" w:color="FFFFFF"/>
            <w:left w:val="none" w:sz="0" w:space="0" w:color="auto"/>
            <w:bottom w:val="none" w:sz="0" w:space="0" w:color="auto"/>
            <w:right w:val="none" w:sz="0" w:space="0" w:color="auto"/>
          </w:divBdr>
        </w:div>
        <w:div w:id="1478061724">
          <w:marLeft w:val="0"/>
          <w:marRight w:val="0"/>
          <w:marTop w:val="0"/>
          <w:marBottom w:val="0"/>
          <w:divBdr>
            <w:top w:val="single" w:sz="36" w:space="6" w:color="FFFFFF"/>
            <w:left w:val="none" w:sz="0" w:space="0" w:color="auto"/>
            <w:bottom w:val="none" w:sz="0" w:space="0" w:color="auto"/>
            <w:right w:val="none" w:sz="0" w:space="0" w:color="auto"/>
          </w:divBdr>
        </w:div>
        <w:div w:id="259139845">
          <w:marLeft w:val="0"/>
          <w:marRight w:val="0"/>
          <w:marTop w:val="0"/>
          <w:marBottom w:val="0"/>
          <w:divBdr>
            <w:top w:val="single" w:sz="36" w:space="6" w:color="FFFFFF"/>
            <w:left w:val="none" w:sz="0" w:space="0" w:color="auto"/>
            <w:bottom w:val="none" w:sz="0" w:space="0" w:color="auto"/>
            <w:right w:val="none" w:sz="0" w:space="0" w:color="auto"/>
          </w:divBdr>
        </w:div>
        <w:div w:id="920213233">
          <w:marLeft w:val="0"/>
          <w:marRight w:val="0"/>
          <w:marTop w:val="0"/>
          <w:marBottom w:val="0"/>
          <w:divBdr>
            <w:top w:val="single" w:sz="36" w:space="6" w:color="FFFFFF"/>
            <w:left w:val="none" w:sz="0" w:space="0" w:color="auto"/>
            <w:bottom w:val="none" w:sz="0" w:space="0" w:color="auto"/>
            <w:right w:val="none" w:sz="0" w:space="0" w:color="auto"/>
          </w:divBdr>
        </w:div>
        <w:div w:id="121385331">
          <w:marLeft w:val="0"/>
          <w:marRight w:val="0"/>
          <w:marTop w:val="0"/>
          <w:marBottom w:val="0"/>
          <w:divBdr>
            <w:top w:val="single" w:sz="36" w:space="6" w:color="FFFFFF"/>
            <w:left w:val="none" w:sz="0" w:space="0" w:color="auto"/>
            <w:bottom w:val="none" w:sz="0" w:space="0" w:color="auto"/>
            <w:right w:val="none" w:sz="0" w:space="0" w:color="auto"/>
          </w:divBdr>
        </w:div>
        <w:div w:id="657615955">
          <w:marLeft w:val="0"/>
          <w:marRight w:val="0"/>
          <w:marTop w:val="0"/>
          <w:marBottom w:val="0"/>
          <w:divBdr>
            <w:top w:val="single" w:sz="36" w:space="6" w:color="FFFFFF"/>
            <w:left w:val="none" w:sz="0" w:space="0" w:color="auto"/>
            <w:bottom w:val="none" w:sz="0" w:space="0" w:color="auto"/>
            <w:right w:val="none" w:sz="0" w:space="0" w:color="auto"/>
          </w:divBdr>
        </w:div>
        <w:div w:id="1275211520">
          <w:marLeft w:val="0"/>
          <w:marRight w:val="0"/>
          <w:marTop w:val="0"/>
          <w:marBottom w:val="0"/>
          <w:divBdr>
            <w:top w:val="single" w:sz="36" w:space="6" w:color="FFFFFF"/>
            <w:left w:val="none" w:sz="0" w:space="0" w:color="auto"/>
            <w:bottom w:val="none" w:sz="0" w:space="0" w:color="auto"/>
            <w:right w:val="none" w:sz="0" w:space="0" w:color="auto"/>
          </w:divBdr>
        </w:div>
        <w:div w:id="495196864">
          <w:marLeft w:val="0"/>
          <w:marRight w:val="0"/>
          <w:marTop w:val="0"/>
          <w:marBottom w:val="0"/>
          <w:divBdr>
            <w:top w:val="single" w:sz="36" w:space="6" w:color="FFFFFF"/>
            <w:left w:val="none" w:sz="0" w:space="0" w:color="auto"/>
            <w:bottom w:val="none" w:sz="0" w:space="0" w:color="auto"/>
            <w:right w:val="none" w:sz="0" w:space="0" w:color="auto"/>
          </w:divBdr>
        </w:div>
        <w:div w:id="921254894">
          <w:marLeft w:val="0"/>
          <w:marRight w:val="0"/>
          <w:marTop w:val="0"/>
          <w:marBottom w:val="0"/>
          <w:divBdr>
            <w:top w:val="single" w:sz="36" w:space="6" w:color="FFFFFF"/>
            <w:left w:val="none" w:sz="0" w:space="0" w:color="auto"/>
            <w:bottom w:val="none" w:sz="0" w:space="0" w:color="auto"/>
            <w:right w:val="none" w:sz="0" w:space="0" w:color="auto"/>
          </w:divBdr>
        </w:div>
        <w:div w:id="561870270">
          <w:marLeft w:val="0"/>
          <w:marRight w:val="0"/>
          <w:marTop w:val="0"/>
          <w:marBottom w:val="0"/>
          <w:divBdr>
            <w:top w:val="single" w:sz="36" w:space="6" w:color="FFFFFF"/>
            <w:left w:val="none" w:sz="0" w:space="0" w:color="auto"/>
            <w:bottom w:val="none" w:sz="0" w:space="0" w:color="auto"/>
            <w:right w:val="none" w:sz="0" w:space="0" w:color="auto"/>
          </w:divBdr>
        </w:div>
        <w:div w:id="863639263">
          <w:marLeft w:val="0"/>
          <w:marRight w:val="0"/>
          <w:marTop w:val="0"/>
          <w:marBottom w:val="0"/>
          <w:divBdr>
            <w:top w:val="single" w:sz="36" w:space="6" w:color="FFFFFF"/>
            <w:left w:val="none" w:sz="0" w:space="0" w:color="auto"/>
            <w:bottom w:val="none" w:sz="0" w:space="0" w:color="auto"/>
            <w:right w:val="none" w:sz="0" w:space="0" w:color="auto"/>
          </w:divBdr>
        </w:div>
        <w:div w:id="109445809">
          <w:marLeft w:val="0"/>
          <w:marRight w:val="0"/>
          <w:marTop w:val="0"/>
          <w:marBottom w:val="0"/>
          <w:divBdr>
            <w:top w:val="single" w:sz="36" w:space="6" w:color="FFFFFF"/>
            <w:left w:val="none" w:sz="0" w:space="0" w:color="auto"/>
            <w:bottom w:val="none" w:sz="0" w:space="0" w:color="auto"/>
            <w:right w:val="none" w:sz="0" w:space="0" w:color="auto"/>
          </w:divBdr>
        </w:div>
        <w:div w:id="1016426520">
          <w:marLeft w:val="0"/>
          <w:marRight w:val="0"/>
          <w:marTop w:val="0"/>
          <w:marBottom w:val="0"/>
          <w:divBdr>
            <w:top w:val="single" w:sz="36" w:space="6" w:color="FFFFFF"/>
            <w:left w:val="none" w:sz="0" w:space="0" w:color="auto"/>
            <w:bottom w:val="none" w:sz="0" w:space="0" w:color="auto"/>
            <w:right w:val="none" w:sz="0" w:space="0" w:color="auto"/>
          </w:divBdr>
        </w:div>
        <w:div w:id="1849056866">
          <w:marLeft w:val="0"/>
          <w:marRight w:val="0"/>
          <w:marTop w:val="0"/>
          <w:marBottom w:val="0"/>
          <w:divBdr>
            <w:top w:val="single" w:sz="36" w:space="6" w:color="FFFFFF"/>
            <w:left w:val="none" w:sz="0" w:space="0" w:color="auto"/>
            <w:bottom w:val="none" w:sz="0" w:space="0" w:color="auto"/>
            <w:right w:val="none" w:sz="0" w:space="0" w:color="auto"/>
          </w:divBdr>
        </w:div>
        <w:div w:id="2122257041">
          <w:marLeft w:val="0"/>
          <w:marRight w:val="0"/>
          <w:marTop w:val="0"/>
          <w:marBottom w:val="0"/>
          <w:divBdr>
            <w:top w:val="single" w:sz="36" w:space="6" w:color="FFFFFF"/>
            <w:left w:val="none" w:sz="0" w:space="0" w:color="auto"/>
            <w:bottom w:val="none" w:sz="0" w:space="0" w:color="auto"/>
            <w:right w:val="none" w:sz="0" w:space="0" w:color="auto"/>
          </w:divBdr>
        </w:div>
        <w:div w:id="1331716370">
          <w:marLeft w:val="0"/>
          <w:marRight w:val="0"/>
          <w:marTop w:val="0"/>
          <w:marBottom w:val="0"/>
          <w:divBdr>
            <w:top w:val="single" w:sz="36" w:space="6" w:color="FFFFFF"/>
            <w:left w:val="none" w:sz="0" w:space="0" w:color="auto"/>
            <w:bottom w:val="none" w:sz="0" w:space="0" w:color="auto"/>
            <w:right w:val="none" w:sz="0" w:space="0" w:color="auto"/>
          </w:divBdr>
        </w:div>
        <w:div w:id="153960774">
          <w:marLeft w:val="0"/>
          <w:marRight w:val="0"/>
          <w:marTop w:val="0"/>
          <w:marBottom w:val="0"/>
          <w:divBdr>
            <w:top w:val="single" w:sz="36" w:space="6" w:color="FFFFFF"/>
            <w:left w:val="none" w:sz="0" w:space="0" w:color="auto"/>
            <w:bottom w:val="none" w:sz="0" w:space="0" w:color="auto"/>
            <w:right w:val="none" w:sz="0" w:space="0" w:color="auto"/>
          </w:divBdr>
        </w:div>
        <w:div w:id="964233695">
          <w:marLeft w:val="0"/>
          <w:marRight w:val="0"/>
          <w:marTop w:val="0"/>
          <w:marBottom w:val="0"/>
          <w:divBdr>
            <w:top w:val="single" w:sz="36" w:space="6" w:color="FFFFFF"/>
            <w:left w:val="none" w:sz="0" w:space="0" w:color="auto"/>
            <w:bottom w:val="none" w:sz="0" w:space="0" w:color="auto"/>
            <w:right w:val="none" w:sz="0" w:space="0" w:color="auto"/>
          </w:divBdr>
        </w:div>
        <w:div w:id="983894121">
          <w:marLeft w:val="0"/>
          <w:marRight w:val="0"/>
          <w:marTop w:val="0"/>
          <w:marBottom w:val="0"/>
          <w:divBdr>
            <w:top w:val="single" w:sz="36" w:space="6" w:color="FFFFFF"/>
            <w:left w:val="none" w:sz="0" w:space="0" w:color="auto"/>
            <w:bottom w:val="none" w:sz="0" w:space="0" w:color="auto"/>
            <w:right w:val="none" w:sz="0" w:space="0" w:color="auto"/>
          </w:divBdr>
        </w:div>
        <w:div w:id="556817068">
          <w:marLeft w:val="0"/>
          <w:marRight w:val="0"/>
          <w:marTop w:val="0"/>
          <w:marBottom w:val="0"/>
          <w:divBdr>
            <w:top w:val="single" w:sz="36" w:space="6" w:color="FFFFFF"/>
            <w:left w:val="none" w:sz="0" w:space="0" w:color="auto"/>
            <w:bottom w:val="none" w:sz="0" w:space="0" w:color="auto"/>
            <w:right w:val="none" w:sz="0" w:space="0" w:color="auto"/>
          </w:divBdr>
        </w:div>
        <w:div w:id="608195342">
          <w:marLeft w:val="0"/>
          <w:marRight w:val="0"/>
          <w:marTop w:val="0"/>
          <w:marBottom w:val="0"/>
          <w:divBdr>
            <w:top w:val="single" w:sz="36" w:space="6" w:color="FFFFFF"/>
            <w:left w:val="none" w:sz="0" w:space="0" w:color="auto"/>
            <w:bottom w:val="none" w:sz="0" w:space="0" w:color="auto"/>
            <w:right w:val="none" w:sz="0" w:space="0" w:color="auto"/>
          </w:divBdr>
        </w:div>
        <w:div w:id="1371346337">
          <w:marLeft w:val="0"/>
          <w:marRight w:val="0"/>
          <w:marTop w:val="0"/>
          <w:marBottom w:val="0"/>
          <w:divBdr>
            <w:top w:val="single" w:sz="36" w:space="6" w:color="FFFFFF"/>
            <w:left w:val="none" w:sz="0" w:space="0" w:color="auto"/>
            <w:bottom w:val="none" w:sz="0" w:space="0" w:color="auto"/>
            <w:right w:val="none" w:sz="0" w:space="0" w:color="auto"/>
          </w:divBdr>
        </w:div>
        <w:div w:id="1363827364">
          <w:marLeft w:val="0"/>
          <w:marRight w:val="0"/>
          <w:marTop w:val="0"/>
          <w:marBottom w:val="0"/>
          <w:divBdr>
            <w:top w:val="single" w:sz="36" w:space="6" w:color="FFFFFF"/>
            <w:left w:val="none" w:sz="0" w:space="0" w:color="auto"/>
            <w:bottom w:val="none" w:sz="0" w:space="0" w:color="auto"/>
            <w:right w:val="none" w:sz="0" w:space="0" w:color="auto"/>
          </w:divBdr>
        </w:div>
        <w:div w:id="1970623247">
          <w:marLeft w:val="0"/>
          <w:marRight w:val="0"/>
          <w:marTop w:val="0"/>
          <w:marBottom w:val="0"/>
          <w:divBdr>
            <w:top w:val="single" w:sz="36" w:space="6" w:color="FFFFFF"/>
            <w:left w:val="none" w:sz="0" w:space="0" w:color="auto"/>
            <w:bottom w:val="none" w:sz="0" w:space="0" w:color="auto"/>
            <w:right w:val="none" w:sz="0" w:space="0" w:color="auto"/>
          </w:divBdr>
        </w:div>
        <w:div w:id="33894729">
          <w:marLeft w:val="0"/>
          <w:marRight w:val="0"/>
          <w:marTop w:val="0"/>
          <w:marBottom w:val="0"/>
          <w:divBdr>
            <w:top w:val="single" w:sz="36" w:space="6" w:color="FFFFFF"/>
            <w:left w:val="none" w:sz="0" w:space="0" w:color="auto"/>
            <w:bottom w:val="none" w:sz="0" w:space="0" w:color="auto"/>
            <w:right w:val="none" w:sz="0" w:space="0" w:color="auto"/>
          </w:divBdr>
        </w:div>
        <w:div w:id="1342391492">
          <w:marLeft w:val="0"/>
          <w:marRight w:val="0"/>
          <w:marTop w:val="0"/>
          <w:marBottom w:val="0"/>
          <w:divBdr>
            <w:top w:val="single" w:sz="36" w:space="6" w:color="FFFFFF"/>
            <w:left w:val="none" w:sz="0" w:space="0" w:color="auto"/>
            <w:bottom w:val="none" w:sz="0" w:space="0" w:color="auto"/>
            <w:right w:val="none" w:sz="0" w:space="0" w:color="auto"/>
          </w:divBdr>
        </w:div>
        <w:div w:id="1014502841">
          <w:marLeft w:val="0"/>
          <w:marRight w:val="0"/>
          <w:marTop w:val="0"/>
          <w:marBottom w:val="0"/>
          <w:divBdr>
            <w:top w:val="single" w:sz="36" w:space="6" w:color="FFFFFF"/>
            <w:left w:val="none" w:sz="0" w:space="0" w:color="auto"/>
            <w:bottom w:val="none" w:sz="0" w:space="0" w:color="auto"/>
            <w:right w:val="none" w:sz="0" w:space="0" w:color="auto"/>
          </w:divBdr>
        </w:div>
        <w:div w:id="1994792358">
          <w:marLeft w:val="0"/>
          <w:marRight w:val="0"/>
          <w:marTop w:val="0"/>
          <w:marBottom w:val="0"/>
          <w:divBdr>
            <w:top w:val="single" w:sz="36" w:space="6" w:color="FFFFFF"/>
            <w:left w:val="none" w:sz="0" w:space="0" w:color="auto"/>
            <w:bottom w:val="none" w:sz="0" w:space="0" w:color="auto"/>
            <w:right w:val="none" w:sz="0" w:space="0" w:color="auto"/>
          </w:divBdr>
        </w:div>
        <w:div w:id="100956416">
          <w:marLeft w:val="0"/>
          <w:marRight w:val="0"/>
          <w:marTop w:val="0"/>
          <w:marBottom w:val="0"/>
          <w:divBdr>
            <w:top w:val="single" w:sz="36" w:space="6" w:color="FFFFFF"/>
            <w:left w:val="none" w:sz="0" w:space="0" w:color="auto"/>
            <w:bottom w:val="none" w:sz="0" w:space="0" w:color="auto"/>
            <w:right w:val="none" w:sz="0" w:space="0" w:color="auto"/>
          </w:divBdr>
        </w:div>
        <w:div w:id="303170386">
          <w:marLeft w:val="0"/>
          <w:marRight w:val="0"/>
          <w:marTop w:val="0"/>
          <w:marBottom w:val="0"/>
          <w:divBdr>
            <w:top w:val="single" w:sz="36" w:space="6" w:color="FFFFFF"/>
            <w:left w:val="none" w:sz="0" w:space="0" w:color="auto"/>
            <w:bottom w:val="none" w:sz="0" w:space="0" w:color="auto"/>
            <w:right w:val="none" w:sz="0" w:space="0" w:color="auto"/>
          </w:divBdr>
        </w:div>
        <w:div w:id="1470243398">
          <w:marLeft w:val="0"/>
          <w:marRight w:val="0"/>
          <w:marTop w:val="0"/>
          <w:marBottom w:val="0"/>
          <w:divBdr>
            <w:top w:val="single" w:sz="36" w:space="6" w:color="FFFFFF"/>
            <w:left w:val="none" w:sz="0" w:space="0" w:color="auto"/>
            <w:bottom w:val="none" w:sz="0" w:space="0" w:color="auto"/>
            <w:right w:val="none" w:sz="0" w:space="0" w:color="auto"/>
          </w:divBdr>
        </w:div>
        <w:div w:id="1957365198">
          <w:marLeft w:val="0"/>
          <w:marRight w:val="0"/>
          <w:marTop w:val="0"/>
          <w:marBottom w:val="0"/>
          <w:divBdr>
            <w:top w:val="single" w:sz="36" w:space="6" w:color="FFFFFF"/>
            <w:left w:val="none" w:sz="0" w:space="0" w:color="auto"/>
            <w:bottom w:val="none" w:sz="0" w:space="0" w:color="auto"/>
            <w:right w:val="none" w:sz="0" w:space="0" w:color="auto"/>
          </w:divBdr>
        </w:div>
        <w:div w:id="977956786">
          <w:marLeft w:val="0"/>
          <w:marRight w:val="0"/>
          <w:marTop w:val="0"/>
          <w:marBottom w:val="0"/>
          <w:divBdr>
            <w:top w:val="single" w:sz="36" w:space="6" w:color="FFFFFF"/>
            <w:left w:val="none" w:sz="0" w:space="0" w:color="auto"/>
            <w:bottom w:val="none" w:sz="0" w:space="0" w:color="auto"/>
            <w:right w:val="none" w:sz="0" w:space="0" w:color="auto"/>
          </w:divBdr>
        </w:div>
        <w:div w:id="704334910">
          <w:marLeft w:val="0"/>
          <w:marRight w:val="0"/>
          <w:marTop w:val="0"/>
          <w:marBottom w:val="0"/>
          <w:divBdr>
            <w:top w:val="single" w:sz="36" w:space="6" w:color="FFFFFF"/>
            <w:left w:val="none" w:sz="0" w:space="0" w:color="auto"/>
            <w:bottom w:val="none" w:sz="0" w:space="0" w:color="auto"/>
            <w:right w:val="none" w:sz="0" w:space="0" w:color="auto"/>
          </w:divBdr>
        </w:div>
        <w:div w:id="64106365">
          <w:marLeft w:val="0"/>
          <w:marRight w:val="0"/>
          <w:marTop w:val="0"/>
          <w:marBottom w:val="0"/>
          <w:divBdr>
            <w:top w:val="single" w:sz="36" w:space="6" w:color="FFFFFF"/>
            <w:left w:val="none" w:sz="0" w:space="0" w:color="auto"/>
            <w:bottom w:val="none" w:sz="0" w:space="0" w:color="auto"/>
            <w:right w:val="none" w:sz="0" w:space="0" w:color="auto"/>
          </w:divBdr>
        </w:div>
        <w:div w:id="1646350464">
          <w:marLeft w:val="0"/>
          <w:marRight w:val="0"/>
          <w:marTop w:val="0"/>
          <w:marBottom w:val="0"/>
          <w:divBdr>
            <w:top w:val="single" w:sz="36" w:space="6" w:color="FFFFFF"/>
            <w:left w:val="none" w:sz="0" w:space="0" w:color="auto"/>
            <w:bottom w:val="none" w:sz="0" w:space="0" w:color="auto"/>
            <w:right w:val="none" w:sz="0" w:space="0" w:color="auto"/>
          </w:divBdr>
        </w:div>
        <w:div w:id="1544637983">
          <w:marLeft w:val="0"/>
          <w:marRight w:val="0"/>
          <w:marTop w:val="0"/>
          <w:marBottom w:val="0"/>
          <w:divBdr>
            <w:top w:val="single" w:sz="36" w:space="6" w:color="FFFFFF"/>
            <w:left w:val="none" w:sz="0" w:space="0" w:color="auto"/>
            <w:bottom w:val="none" w:sz="0" w:space="0" w:color="auto"/>
            <w:right w:val="none" w:sz="0" w:space="0" w:color="auto"/>
          </w:divBdr>
        </w:div>
        <w:div w:id="243804847">
          <w:marLeft w:val="0"/>
          <w:marRight w:val="0"/>
          <w:marTop w:val="0"/>
          <w:marBottom w:val="0"/>
          <w:divBdr>
            <w:top w:val="single" w:sz="36" w:space="6" w:color="FFFFFF"/>
            <w:left w:val="none" w:sz="0" w:space="0" w:color="auto"/>
            <w:bottom w:val="none" w:sz="0" w:space="0" w:color="auto"/>
            <w:right w:val="none" w:sz="0" w:space="0" w:color="auto"/>
          </w:divBdr>
        </w:div>
        <w:div w:id="270551833">
          <w:marLeft w:val="0"/>
          <w:marRight w:val="0"/>
          <w:marTop w:val="0"/>
          <w:marBottom w:val="0"/>
          <w:divBdr>
            <w:top w:val="single" w:sz="36" w:space="6" w:color="FFFFFF"/>
            <w:left w:val="none" w:sz="0" w:space="0" w:color="auto"/>
            <w:bottom w:val="none" w:sz="0" w:space="0" w:color="auto"/>
            <w:right w:val="none" w:sz="0" w:space="0" w:color="auto"/>
          </w:divBdr>
        </w:div>
        <w:div w:id="180513927">
          <w:marLeft w:val="0"/>
          <w:marRight w:val="0"/>
          <w:marTop w:val="0"/>
          <w:marBottom w:val="0"/>
          <w:divBdr>
            <w:top w:val="single" w:sz="36" w:space="6" w:color="FFFFFF"/>
            <w:left w:val="none" w:sz="0" w:space="0" w:color="auto"/>
            <w:bottom w:val="none" w:sz="0" w:space="0" w:color="auto"/>
            <w:right w:val="none" w:sz="0" w:space="0" w:color="auto"/>
          </w:divBdr>
        </w:div>
        <w:div w:id="687022655">
          <w:marLeft w:val="0"/>
          <w:marRight w:val="0"/>
          <w:marTop w:val="0"/>
          <w:marBottom w:val="0"/>
          <w:divBdr>
            <w:top w:val="single" w:sz="36" w:space="6" w:color="FFFFFF"/>
            <w:left w:val="none" w:sz="0" w:space="0" w:color="auto"/>
            <w:bottom w:val="none" w:sz="0" w:space="0" w:color="auto"/>
            <w:right w:val="none" w:sz="0" w:space="0" w:color="auto"/>
          </w:divBdr>
        </w:div>
        <w:div w:id="1869903302">
          <w:marLeft w:val="0"/>
          <w:marRight w:val="0"/>
          <w:marTop w:val="0"/>
          <w:marBottom w:val="0"/>
          <w:divBdr>
            <w:top w:val="single" w:sz="36" w:space="6" w:color="FFFFFF"/>
            <w:left w:val="none" w:sz="0" w:space="0" w:color="auto"/>
            <w:bottom w:val="none" w:sz="0" w:space="0" w:color="auto"/>
            <w:right w:val="none" w:sz="0" w:space="0" w:color="auto"/>
          </w:divBdr>
        </w:div>
        <w:div w:id="1543785736">
          <w:marLeft w:val="0"/>
          <w:marRight w:val="0"/>
          <w:marTop w:val="0"/>
          <w:marBottom w:val="0"/>
          <w:divBdr>
            <w:top w:val="single" w:sz="36" w:space="6" w:color="FFFFFF"/>
            <w:left w:val="none" w:sz="0" w:space="0" w:color="auto"/>
            <w:bottom w:val="none" w:sz="0" w:space="0" w:color="auto"/>
            <w:right w:val="none" w:sz="0" w:space="0" w:color="auto"/>
          </w:divBdr>
        </w:div>
        <w:div w:id="1016613234">
          <w:marLeft w:val="0"/>
          <w:marRight w:val="0"/>
          <w:marTop w:val="0"/>
          <w:marBottom w:val="0"/>
          <w:divBdr>
            <w:top w:val="single" w:sz="36" w:space="6" w:color="FFFFFF"/>
            <w:left w:val="none" w:sz="0" w:space="0" w:color="auto"/>
            <w:bottom w:val="none" w:sz="0" w:space="0" w:color="auto"/>
            <w:right w:val="none" w:sz="0" w:space="0" w:color="auto"/>
          </w:divBdr>
        </w:div>
        <w:div w:id="1109817457">
          <w:marLeft w:val="0"/>
          <w:marRight w:val="0"/>
          <w:marTop w:val="0"/>
          <w:marBottom w:val="0"/>
          <w:divBdr>
            <w:top w:val="single" w:sz="36" w:space="6" w:color="FFFFFF"/>
            <w:left w:val="none" w:sz="0" w:space="0" w:color="auto"/>
            <w:bottom w:val="none" w:sz="0" w:space="0" w:color="auto"/>
            <w:right w:val="none" w:sz="0" w:space="0" w:color="auto"/>
          </w:divBdr>
        </w:div>
        <w:div w:id="1022635072">
          <w:marLeft w:val="0"/>
          <w:marRight w:val="0"/>
          <w:marTop w:val="0"/>
          <w:marBottom w:val="0"/>
          <w:divBdr>
            <w:top w:val="single" w:sz="36" w:space="6" w:color="FFFFFF"/>
            <w:left w:val="none" w:sz="0" w:space="0" w:color="auto"/>
            <w:bottom w:val="none" w:sz="0" w:space="0" w:color="auto"/>
            <w:right w:val="none" w:sz="0" w:space="0" w:color="auto"/>
          </w:divBdr>
        </w:div>
        <w:div w:id="861356904">
          <w:marLeft w:val="0"/>
          <w:marRight w:val="0"/>
          <w:marTop w:val="0"/>
          <w:marBottom w:val="0"/>
          <w:divBdr>
            <w:top w:val="single" w:sz="36" w:space="6" w:color="FFFFFF"/>
            <w:left w:val="none" w:sz="0" w:space="0" w:color="auto"/>
            <w:bottom w:val="none" w:sz="0" w:space="0" w:color="auto"/>
            <w:right w:val="none" w:sz="0" w:space="0" w:color="auto"/>
          </w:divBdr>
        </w:div>
        <w:div w:id="218517605">
          <w:marLeft w:val="0"/>
          <w:marRight w:val="0"/>
          <w:marTop w:val="0"/>
          <w:marBottom w:val="0"/>
          <w:divBdr>
            <w:top w:val="single" w:sz="36" w:space="6" w:color="FFFFFF"/>
            <w:left w:val="none" w:sz="0" w:space="0" w:color="auto"/>
            <w:bottom w:val="none" w:sz="0" w:space="0" w:color="auto"/>
            <w:right w:val="none" w:sz="0" w:space="0" w:color="auto"/>
          </w:divBdr>
        </w:div>
        <w:div w:id="1074472138">
          <w:marLeft w:val="0"/>
          <w:marRight w:val="0"/>
          <w:marTop w:val="0"/>
          <w:marBottom w:val="0"/>
          <w:divBdr>
            <w:top w:val="single" w:sz="36" w:space="6" w:color="FFFFFF"/>
            <w:left w:val="none" w:sz="0" w:space="0" w:color="auto"/>
            <w:bottom w:val="none" w:sz="0" w:space="0" w:color="auto"/>
            <w:right w:val="none" w:sz="0" w:space="0" w:color="auto"/>
          </w:divBdr>
        </w:div>
        <w:div w:id="1757358594">
          <w:marLeft w:val="0"/>
          <w:marRight w:val="0"/>
          <w:marTop w:val="0"/>
          <w:marBottom w:val="0"/>
          <w:divBdr>
            <w:top w:val="single" w:sz="36" w:space="6" w:color="FFFFFF"/>
            <w:left w:val="none" w:sz="0" w:space="0" w:color="auto"/>
            <w:bottom w:val="none" w:sz="0" w:space="0" w:color="auto"/>
            <w:right w:val="none" w:sz="0" w:space="0" w:color="auto"/>
          </w:divBdr>
        </w:div>
        <w:div w:id="305477262">
          <w:marLeft w:val="0"/>
          <w:marRight w:val="0"/>
          <w:marTop w:val="0"/>
          <w:marBottom w:val="0"/>
          <w:divBdr>
            <w:top w:val="single" w:sz="36" w:space="6" w:color="FFFFFF"/>
            <w:left w:val="none" w:sz="0" w:space="0" w:color="auto"/>
            <w:bottom w:val="none" w:sz="0" w:space="0" w:color="auto"/>
            <w:right w:val="none" w:sz="0" w:space="0" w:color="auto"/>
          </w:divBdr>
        </w:div>
        <w:div w:id="2121215816">
          <w:marLeft w:val="0"/>
          <w:marRight w:val="0"/>
          <w:marTop w:val="0"/>
          <w:marBottom w:val="0"/>
          <w:divBdr>
            <w:top w:val="single" w:sz="36" w:space="6" w:color="FFFFFF"/>
            <w:left w:val="none" w:sz="0" w:space="0" w:color="auto"/>
            <w:bottom w:val="none" w:sz="0" w:space="0" w:color="auto"/>
            <w:right w:val="none" w:sz="0" w:space="0" w:color="auto"/>
          </w:divBdr>
        </w:div>
        <w:div w:id="1999844098">
          <w:marLeft w:val="0"/>
          <w:marRight w:val="0"/>
          <w:marTop w:val="0"/>
          <w:marBottom w:val="0"/>
          <w:divBdr>
            <w:top w:val="single" w:sz="36" w:space="6" w:color="FFFFFF"/>
            <w:left w:val="none" w:sz="0" w:space="0" w:color="auto"/>
            <w:bottom w:val="none" w:sz="0" w:space="0" w:color="auto"/>
            <w:right w:val="none" w:sz="0" w:space="0" w:color="auto"/>
          </w:divBdr>
        </w:div>
        <w:div w:id="1781798549">
          <w:marLeft w:val="0"/>
          <w:marRight w:val="0"/>
          <w:marTop w:val="0"/>
          <w:marBottom w:val="0"/>
          <w:divBdr>
            <w:top w:val="single" w:sz="36" w:space="6" w:color="FFFFFF"/>
            <w:left w:val="none" w:sz="0" w:space="0" w:color="auto"/>
            <w:bottom w:val="none" w:sz="0" w:space="0" w:color="auto"/>
            <w:right w:val="none" w:sz="0" w:space="0" w:color="auto"/>
          </w:divBdr>
        </w:div>
        <w:div w:id="1609659186">
          <w:marLeft w:val="0"/>
          <w:marRight w:val="0"/>
          <w:marTop w:val="0"/>
          <w:marBottom w:val="0"/>
          <w:divBdr>
            <w:top w:val="single" w:sz="36" w:space="6" w:color="FFFFFF"/>
            <w:left w:val="none" w:sz="0" w:space="0" w:color="auto"/>
            <w:bottom w:val="none" w:sz="0" w:space="0" w:color="auto"/>
            <w:right w:val="none" w:sz="0" w:space="0" w:color="auto"/>
          </w:divBdr>
        </w:div>
        <w:div w:id="1781336178">
          <w:marLeft w:val="0"/>
          <w:marRight w:val="0"/>
          <w:marTop w:val="0"/>
          <w:marBottom w:val="0"/>
          <w:divBdr>
            <w:top w:val="single" w:sz="36" w:space="6" w:color="FFFFFF"/>
            <w:left w:val="none" w:sz="0" w:space="0" w:color="auto"/>
            <w:bottom w:val="none" w:sz="0" w:space="0" w:color="auto"/>
            <w:right w:val="none" w:sz="0" w:space="0" w:color="auto"/>
          </w:divBdr>
        </w:div>
        <w:div w:id="280694532">
          <w:marLeft w:val="0"/>
          <w:marRight w:val="0"/>
          <w:marTop w:val="0"/>
          <w:marBottom w:val="0"/>
          <w:divBdr>
            <w:top w:val="single" w:sz="36" w:space="6" w:color="FFFFFF"/>
            <w:left w:val="none" w:sz="0" w:space="0" w:color="auto"/>
            <w:bottom w:val="none" w:sz="0" w:space="0" w:color="auto"/>
            <w:right w:val="none" w:sz="0" w:space="0" w:color="auto"/>
          </w:divBdr>
        </w:div>
        <w:div w:id="249244090">
          <w:marLeft w:val="0"/>
          <w:marRight w:val="0"/>
          <w:marTop w:val="0"/>
          <w:marBottom w:val="0"/>
          <w:divBdr>
            <w:top w:val="single" w:sz="36" w:space="6" w:color="FFFFFF"/>
            <w:left w:val="none" w:sz="0" w:space="0" w:color="auto"/>
            <w:bottom w:val="none" w:sz="0" w:space="0" w:color="auto"/>
            <w:right w:val="none" w:sz="0" w:space="0" w:color="auto"/>
          </w:divBdr>
        </w:div>
        <w:div w:id="1770469005">
          <w:marLeft w:val="0"/>
          <w:marRight w:val="0"/>
          <w:marTop w:val="0"/>
          <w:marBottom w:val="0"/>
          <w:divBdr>
            <w:top w:val="single" w:sz="36" w:space="6" w:color="FFFFFF"/>
            <w:left w:val="none" w:sz="0" w:space="0" w:color="auto"/>
            <w:bottom w:val="none" w:sz="0" w:space="0" w:color="auto"/>
            <w:right w:val="none" w:sz="0" w:space="0" w:color="auto"/>
          </w:divBdr>
        </w:div>
        <w:div w:id="1475029650">
          <w:marLeft w:val="0"/>
          <w:marRight w:val="0"/>
          <w:marTop w:val="0"/>
          <w:marBottom w:val="0"/>
          <w:divBdr>
            <w:top w:val="single" w:sz="36" w:space="6" w:color="FFFFFF"/>
            <w:left w:val="none" w:sz="0" w:space="0" w:color="auto"/>
            <w:bottom w:val="none" w:sz="0" w:space="0" w:color="auto"/>
            <w:right w:val="none" w:sz="0" w:space="0" w:color="auto"/>
          </w:divBdr>
        </w:div>
        <w:div w:id="727608317">
          <w:marLeft w:val="0"/>
          <w:marRight w:val="0"/>
          <w:marTop w:val="0"/>
          <w:marBottom w:val="0"/>
          <w:divBdr>
            <w:top w:val="single" w:sz="36" w:space="6" w:color="FFFFFF"/>
            <w:left w:val="none" w:sz="0" w:space="0" w:color="auto"/>
            <w:bottom w:val="none" w:sz="0" w:space="0" w:color="auto"/>
            <w:right w:val="none" w:sz="0" w:space="0" w:color="auto"/>
          </w:divBdr>
        </w:div>
        <w:div w:id="2116631986">
          <w:marLeft w:val="0"/>
          <w:marRight w:val="0"/>
          <w:marTop w:val="0"/>
          <w:marBottom w:val="0"/>
          <w:divBdr>
            <w:top w:val="single" w:sz="36" w:space="6" w:color="FFFFFF"/>
            <w:left w:val="none" w:sz="0" w:space="0" w:color="auto"/>
            <w:bottom w:val="none" w:sz="0" w:space="0" w:color="auto"/>
            <w:right w:val="none" w:sz="0" w:space="0" w:color="auto"/>
          </w:divBdr>
        </w:div>
        <w:div w:id="2038385292">
          <w:marLeft w:val="0"/>
          <w:marRight w:val="0"/>
          <w:marTop w:val="0"/>
          <w:marBottom w:val="0"/>
          <w:divBdr>
            <w:top w:val="single" w:sz="36" w:space="6" w:color="FFFFFF"/>
            <w:left w:val="none" w:sz="0" w:space="0" w:color="auto"/>
            <w:bottom w:val="none" w:sz="0" w:space="0" w:color="auto"/>
            <w:right w:val="none" w:sz="0" w:space="0" w:color="auto"/>
          </w:divBdr>
        </w:div>
        <w:div w:id="63602188">
          <w:marLeft w:val="0"/>
          <w:marRight w:val="0"/>
          <w:marTop w:val="0"/>
          <w:marBottom w:val="0"/>
          <w:divBdr>
            <w:top w:val="single" w:sz="36" w:space="6" w:color="FFFFFF"/>
            <w:left w:val="none" w:sz="0" w:space="0" w:color="auto"/>
            <w:bottom w:val="none" w:sz="0" w:space="0" w:color="auto"/>
            <w:right w:val="none" w:sz="0" w:space="0" w:color="auto"/>
          </w:divBdr>
        </w:div>
        <w:div w:id="802768578">
          <w:marLeft w:val="0"/>
          <w:marRight w:val="0"/>
          <w:marTop w:val="0"/>
          <w:marBottom w:val="0"/>
          <w:divBdr>
            <w:top w:val="single" w:sz="36" w:space="6" w:color="FFFFFF"/>
            <w:left w:val="none" w:sz="0" w:space="0" w:color="auto"/>
            <w:bottom w:val="none" w:sz="0" w:space="0" w:color="auto"/>
            <w:right w:val="none" w:sz="0" w:space="0" w:color="auto"/>
          </w:divBdr>
        </w:div>
        <w:div w:id="428278189">
          <w:marLeft w:val="0"/>
          <w:marRight w:val="0"/>
          <w:marTop w:val="0"/>
          <w:marBottom w:val="0"/>
          <w:divBdr>
            <w:top w:val="single" w:sz="36" w:space="6" w:color="FFFFFF"/>
            <w:left w:val="none" w:sz="0" w:space="0" w:color="auto"/>
            <w:bottom w:val="none" w:sz="0" w:space="0" w:color="auto"/>
            <w:right w:val="none" w:sz="0" w:space="0" w:color="auto"/>
          </w:divBdr>
        </w:div>
        <w:div w:id="1487749244">
          <w:marLeft w:val="0"/>
          <w:marRight w:val="0"/>
          <w:marTop w:val="0"/>
          <w:marBottom w:val="0"/>
          <w:divBdr>
            <w:top w:val="single" w:sz="36" w:space="6" w:color="FFFFFF"/>
            <w:left w:val="none" w:sz="0" w:space="0" w:color="auto"/>
            <w:bottom w:val="none" w:sz="0" w:space="0" w:color="auto"/>
            <w:right w:val="none" w:sz="0" w:space="0" w:color="auto"/>
          </w:divBdr>
        </w:div>
        <w:div w:id="36589105">
          <w:marLeft w:val="0"/>
          <w:marRight w:val="0"/>
          <w:marTop w:val="0"/>
          <w:marBottom w:val="0"/>
          <w:divBdr>
            <w:top w:val="single" w:sz="36" w:space="6" w:color="FFFFFF"/>
            <w:left w:val="none" w:sz="0" w:space="0" w:color="auto"/>
            <w:bottom w:val="none" w:sz="0" w:space="0" w:color="auto"/>
            <w:right w:val="none" w:sz="0" w:space="0" w:color="auto"/>
          </w:divBdr>
        </w:div>
        <w:div w:id="1583484893">
          <w:marLeft w:val="0"/>
          <w:marRight w:val="0"/>
          <w:marTop w:val="0"/>
          <w:marBottom w:val="0"/>
          <w:divBdr>
            <w:top w:val="single" w:sz="36" w:space="6" w:color="FFFFFF"/>
            <w:left w:val="none" w:sz="0" w:space="0" w:color="auto"/>
            <w:bottom w:val="none" w:sz="0" w:space="0" w:color="auto"/>
            <w:right w:val="none" w:sz="0" w:space="0" w:color="auto"/>
          </w:divBdr>
        </w:div>
        <w:div w:id="655259645">
          <w:marLeft w:val="0"/>
          <w:marRight w:val="0"/>
          <w:marTop w:val="0"/>
          <w:marBottom w:val="0"/>
          <w:divBdr>
            <w:top w:val="single" w:sz="36" w:space="6" w:color="FFFFFF"/>
            <w:left w:val="none" w:sz="0" w:space="0" w:color="auto"/>
            <w:bottom w:val="none" w:sz="0" w:space="0" w:color="auto"/>
            <w:right w:val="none" w:sz="0" w:space="0" w:color="auto"/>
          </w:divBdr>
        </w:div>
        <w:div w:id="1179539428">
          <w:marLeft w:val="0"/>
          <w:marRight w:val="0"/>
          <w:marTop w:val="0"/>
          <w:marBottom w:val="0"/>
          <w:divBdr>
            <w:top w:val="single" w:sz="36" w:space="6" w:color="FFFFFF"/>
            <w:left w:val="none" w:sz="0" w:space="0" w:color="auto"/>
            <w:bottom w:val="none" w:sz="0" w:space="0" w:color="auto"/>
            <w:right w:val="none" w:sz="0" w:space="0" w:color="auto"/>
          </w:divBdr>
        </w:div>
        <w:div w:id="1689061326">
          <w:marLeft w:val="0"/>
          <w:marRight w:val="0"/>
          <w:marTop w:val="0"/>
          <w:marBottom w:val="0"/>
          <w:divBdr>
            <w:top w:val="single" w:sz="36" w:space="6" w:color="FFFFFF"/>
            <w:left w:val="none" w:sz="0" w:space="0" w:color="auto"/>
            <w:bottom w:val="none" w:sz="0" w:space="0" w:color="auto"/>
            <w:right w:val="none" w:sz="0" w:space="0" w:color="auto"/>
          </w:divBdr>
        </w:div>
        <w:div w:id="1968781898">
          <w:marLeft w:val="0"/>
          <w:marRight w:val="0"/>
          <w:marTop w:val="0"/>
          <w:marBottom w:val="0"/>
          <w:divBdr>
            <w:top w:val="single" w:sz="36" w:space="6" w:color="FFFFFF"/>
            <w:left w:val="none" w:sz="0" w:space="0" w:color="auto"/>
            <w:bottom w:val="none" w:sz="0" w:space="0" w:color="auto"/>
            <w:right w:val="none" w:sz="0" w:space="0" w:color="auto"/>
          </w:divBdr>
        </w:div>
        <w:div w:id="986595755">
          <w:marLeft w:val="0"/>
          <w:marRight w:val="0"/>
          <w:marTop w:val="0"/>
          <w:marBottom w:val="0"/>
          <w:divBdr>
            <w:top w:val="single" w:sz="36" w:space="6" w:color="FFFFFF"/>
            <w:left w:val="none" w:sz="0" w:space="0" w:color="auto"/>
            <w:bottom w:val="none" w:sz="0" w:space="0" w:color="auto"/>
            <w:right w:val="none" w:sz="0" w:space="0" w:color="auto"/>
          </w:divBdr>
        </w:div>
        <w:div w:id="1379010995">
          <w:marLeft w:val="0"/>
          <w:marRight w:val="0"/>
          <w:marTop w:val="0"/>
          <w:marBottom w:val="0"/>
          <w:divBdr>
            <w:top w:val="single" w:sz="36" w:space="6" w:color="FFFFFF"/>
            <w:left w:val="none" w:sz="0" w:space="0" w:color="auto"/>
            <w:bottom w:val="none" w:sz="0" w:space="0" w:color="auto"/>
            <w:right w:val="none" w:sz="0" w:space="0" w:color="auto"/>
          </w:divBdr>
        </w:div>
        <w:div w:id="473566129">
          <w:marLeft w:val="0"/>
          <w:marRight w:val="0"/>
          <w:marTop w:val="0"/>
          <w:marBottom w:val="0"/>
          <w:divBdr>
            <w:top w:val="single" w:sz="36" w:space="6" w:color="FFFFFF"/>
            <w:left w:val="none" w:sz="0" w:space="0" w:color="auto"/>
            <w:bottom w:val="none" w:sz="0" w:space="0" w:color="auto"/>
            <w:right w:val="none" w:sz="0" w:space="0" w:color="auto"/>
          </w:divBdr>
        </w:div>
        <w:div w:id="95489340">
          <w:marLeft w:val="0"/>
          <w:marRight w:val="0"/>
          <w:marTop w:val="0"/>
          <w:marBottom w:val="0"/>
          <w:divBdr>
            <w:top w:val="single" w:sz="36" w:space="6" w:color="FFFFFF"/>
            <w:left w:val="none" w:sz="0" w:space="0" w:color="auto"/>
            <w:bottom w:val="none" w:sz="0" w:space="0" w:color="auto"/>
            <w:right w:val="none" w:sz="0" w:space="0" w:color="auto"/>
          </w:divBdr>
        </w:div>
        <w:div w:id="1097363819">
          <w:marLeft w:val="0"/>
          <w:marRight w:val="0"/>
          <w:marTop w:val="0"/>
          <w:marBottom w:val="0"/>
          <w:divBdr>
            <w:top w:val="single" w:sz="36" w:space="6" w:color="FFFFFF"/>
            <w:left w:val="none" w:sz="0" w:space="0" w:color="auto"/>
            <w:bottom w:val="none" w:sz="0" w:space="0" w:color="auto"/>
            <w:right w:val="none" w:sz="0" w:space="0" w:color="auto"/>
          </w:divBdr>
        </w:div>
        <w:div w:id="1288005991">
          <w:marLeft w:val="0"/>
          <w:marRight w:val="0"/>
          <w:marTop w:val="0"/>
          <w:marBottom w:val="0"/>
          <w:divBdr>
            <w:top w:val="single" w:sz="36" w:space="6" w:color="FFFFFF"/>
            <w:left w:val="none" w:sz="0" w:space="0" w:color="auto"/>
            <w:bottom w:val="none" w:sz="0" w:space="0" w:color="auto"/>
            <w:right w:val="none" w:sz="0" w:space="0" w:color="auto"/>
          </w:divBdr>
        </w:div>
        <w:div w:id="1264608770">
          <w:marLeft w:val="0"/>
          <w:marRight w:val="0"/>
          <w:marTop w:val="0"/>
          <w:marBottom w:val="0"/>
          <w:divBdr>
            <w:top w:val="single" w:sz="36" w:space="6" w:color="FFFFFF"/>
            <w:left w:val="none" w:sz="0" w:space="0" w:color="auto"/>
            <w:bottom w:val="none" w:sz="0" w:space="0" w:color="auto"/>
            <w:right w:val="none" w:sz="0" w:space="0" w:color="auto"/>
          </w:divBdr>
        </w:div>
        <w:div w:id="2058965084">
          <w:marLeft w:val="0"/>
          <w:marRight w:val="0"/>
          <w:marTop w:val="0"/>
          <w:marBottom w:val="0"/>
          <w:divBdr>
            <w:top w:val="single" w:sz="36" w:space="6" w:color="FFFFFF"/>
            <w:left w:val="none" w:sz="0" w:space="0" w:color="auto"/>
            <w:bottom w:val="none" w:sz="0" w:space="0" w:color="auto"/>
            <w:right w:val="none" w:sz="0" w:space="0" w:color="auto"/>
          </w:divBdr>
        </w:div>
        <w:div w:id="2104372576">
          <w:marLeft w:val="0"/>
          <w:marRight w:val="0"/>
          <w:marTop w:val="0"/>
          <w:marBottom w:val="0"/>
          <w:divBdr>
            <w:top w:val="single" w:sz="36" w:space="6" w:color="FFFFFF"/>
            <w:left w:val="none" w:sz="0" w:space="0" w:color="auto"/>
            <w:bottom w:val="none" w:sz="0" w:space="0" w:color="auto"/>
            <w:right w:val="none" w:sz="0" w:space="0" w:color="auto"/>
          </w:divBdr>
        </w:div>
        <w:div w:id="1532110325">
          <w:marLeft w:val="0"/>
          <w:marRight w:val="0"/>
          <w:marTop w:val="0"/>
          <w:marBottom w:val="0"/>
          <w:divBdr>
            <w:top w:val="single" w:sz="36" w:space="6" w:color="FFFFFF"/>
            <w:left w:val="none" w:sz="0" w:space="0" w:color="auto"/>
            <w:bottom w:val="none" w:sz="0" w:space="0" w:color="auto"/>
            <w:right w:val="none" w:sz="0" w:space="0" w:color="auto"/>
          </w:divBdr>
        </w:div>
        <w:div w:id="876091530">
          <w:marLeft w:val="0"/>
          <w:marRight w:val="0"/>
          <w:marTop w:val="0"/>
          <w:marBottom w:val="0"/>
          <w:divBdr>
            <w:top w:val="single" w:sz="36" w:space="6" w:color="FFFFFF"/>
            <w:left w:val="none" w:sz="0" w:space="0" w:color="auto"/>
            <w:bottom w:val="none" w:sz="0" w:space="0" w:color="auto"/>
            <w:right w:val="none" w:sz="0" w:space="0" w:color="auto"/>
          </w:divBdr>
        </w:div>
        <w:div w:id="1718160527">
          <w:marLeft w:val="0"/>
          <w:marRight w:val="0"/>
          <w:marTop w:val="0"/>
          <w:marBottom w:val="0"/>
          <w:divBdr>
            <w:top w:val="single" w:sz="36" w:space="6" w:color="FFFFFF"/>
            <w:left w:val="none" w:sz="0" w:space="0" w:color="auto"/>
            <w:bottom w:val="none" w:sz="0" w:space="0" w:color="auto"/>
            <w:right w:val="none" w:sz="0" w:space="0" w:color="auto"/>
          </w:divBdr>
        </w:div>
        <w:div w:id="1252856536">
          <w:marLeft w:val="0"/>
          <w:marRight w:val="0"/>
          <w:marTop w:val="0"/>
          <w:marBottom w:val="0"/>
          <w:divBdr>
            <w:top w:val="single" w:sz="36" w:space="6" w:color="FFFFFF"/>
            <w:left w:val="none" w:sz="0" w:space="0" w:color="auto"/>
            <w:bottom w:val="none" w:sz="0" w:space="0" w:color="auto"/>
            <w:right w:val="none" w:sz="0" w:space="0" w:color="auto"/>
          </w:divBdr>
        </w:div>
        <w:div w:id="1886718888">
          <w:marLeft w:val="0"/>
          <w:marRight w:val="0"/>
          <w:marTop w:val="0"/>
          <w:marBottom w:val="0"/>
          <w:divBdr>
            <w:top w:val="single" w:sz="36" w:space="6" w:color="FFFFFF"/>
            <w:left w:val="none" w:sz="0" w:space="0" w:color="auto"/>
            <w:bottom w:val="none" w:sz="0" w:space="0" w:color="auto"/>
            <w:right w:val="none" w:sz="0" w:space="0" w:color="auto"/>
          </w:divBdr>
        </w:div>
        <w:div w:id="1157762892">
          <w:marLeft w:val="0"/>
          <w:marRight w:val="0"/>
          <w:marTop w:val="0"/>
          <w:marBottom w:val="0"/>
          <w:divBdr>
            <w:top w:val="single" w:sz="36" w:space="6" w:color="FFFFFF"/>
            <w:left w:val="none" w:sz="0" w:space="0" w:color="auto"/>
            <w:bottom w:val="none" w:sz="0" w:space="0" w:color="auto"/>
            <w:right w:val="none" w:sz="0" w:space="0" w:color="auto"/>
          </w:divBdr>
        </w:div>
        <w:div w:id="1651517027">
          <w:marLeft w:val="0"/>
          <w:marRight w:val="0"/>
          <w:marTop w:val="0"/>
          <w:marBottom w:val="0"/>
          <w:divBdr>
            <w:top w:val="single" w:sz="36" w:space="6" w:color="FFFFFF"/>
            <w:left w:val="none" w:sz="0" w:space="0" w:color="auto"/>
            <w:bottom w:val="none" w:sz="0" w:space="0" w:color="auto"/>
            <w:right w:val="none" w:sz="0" w:space="0" w:color="auto"/>
          </w:divBdr>
        </w:div>
        <w:div w:id="1210191864">
          <w:marLeft w:val="0"/>
          <w:marRight w:val="0"/>
          <w:marTop w:val="0"/>
          <w:marBottom w:val="0"/>
          <w:divBdr>
            <w:top w:val="single" w:sz="36" w:space="6" w:color="FFFFFF"/>
            <w:left w:val="none" w:sz="0" w:space="0" w:color="auto"/>
            <w:bottom w:val="none" w:sz="0" w:space="0" w:color="auto"/>
            <w:right w:val="none" w:sz="0" w:space="0" w:color="auto"/>
          </w:divBdr>
        </w:div>
        <w:div w:id="796992955">
          <w:marLeft w:val="0"/>
          <w:marRight w:val="0"/>
          <w:marTop w:val="0"/>
          <w:marBottom w:val="0"/>
          <w:divBdr>
            <w:top w:val="single" w:sz="36" w:space="6" w:color="FFFFFF"/>
            <w:left w:val="none" w:sz="0" w:space="0" w:color="auto"/>
            <w:bottom w:val="none" w:sz="0" w:space="0" w:color="auto"/>
            <w:right w:val="none" w:sz="0" w:space="0" w:color="auto"/>
          </w:divBdr>
        </w:div>
        <w:div w:id="107434958">
          <w:marLeft w:val="0"/>
          <w:marRight w:val="0"/>
          <w:marTop w:val="0"/>
          <w:marBottom w:val="0"/>
          <w:divBdr>
            <w:top w:val="single" w:sz="36" w:space="6" w:color="FFFFFF"/>
            <w:left w:val="none" w:sz="0" w:space="0" w:color="auto"/>
            <w:bottom w:val="none" w:sz="0" w:space="0" w:color="auto"/>
            <w:right w:val="none" w:sz="0" w:space="0" w:color="auto"/>
          </w:divBdr>
        </w:div>
        <w:div w:id="847207858">
          <w:marLeft w:val="0"/>
          <w:marRight w:val="0"/>
          <w:marTop w:val="0"/>
          <w:marBottom w:val="0"/>
          <w:divBdr>
            <w:top w:val="single" w:sz="36" w:space="6" w:color="FFFFFF"/>
            <w:left w:val="none" w:sz="0" w:space="0" w:color="auto"/>
            <w:bottom w:val="none" w:sz="0" w:space="0" w:color="auto"/>
            <w:right w:val="none" w:sz="0" w:space="0" w:color="auto"/>
          </w:divBdr>
        </w:div>
        <w:div w:id="494882060">
          <w:marLeft w:val="0"/>
          <w:marRight w:val="0"/>
          <w:marTop w:val="0"/>
          <w:marBottom w:val="0"/>
          <w:divBdr>
            <w:top w:val="single" w:sz="36" w:space="6" w:color="FFFFFF"/>
            <w:left w:val="none" w:sz="0" w:space="0" w:color="auto"/>
            <w:bottom w:val="none" w:sz="0" w:space="0" w:color="auto"/>
            <w:right w:val="none" w:sz="0" w:space="0" w:color="auto"/>
          </w:divBdr>
        </w:div>
        <w:div w:id="1410149745">
          <w:marLeft w:val="0"/>
          <w:marRight w:val="0"/>
          <w:marTop w:val="0"/>
          <w:marBottom w:val="0"/>
          <w:divBdr>
            <w:top w:val="single" w:sz="36" w:space="6" w:color="FFFFFF"/>
            <w:left w:val="none" w:sz="0" w:space="0" w:color="auto"/>
            <w:bottom w:val="none" w:sz="0" w:space="0" w:color="auto"/>
            <w:right w:val="none" w:sz="0" w:space="0" w:color="auto"/>
          </w:divBdr>
        </w:div>
        <w:div w:id="1770199605">
          <w:marLeft w:val="0"/>
          <w:marRight w:val="0"/>
          <w:marTop w:val="0"/>
          <w:marBottom w:val="0"/>
          <w:divBdr>
            <w:top w:val="single" w:sz="36" w:space="6" w:color="FFFFFF"/>
            <w:left w:val="none" w:sz="0" w:space="0" w:color="auto"/>
            <w:bottom w:val="none" w:sz="0" w:space="0" w:color="auto"/>
            <w:right w:val="none" w:sz="0" w:space="0" w:color="auto"/>
          </w:divBdr>
        </w:div>
        <w:div w:id="1610352274">
          <w:marLeft w:val="0"/>
          <w:marRight w:val="0"/>
          <w:marTop w:val="0"/>
          <w:marBottom w:val="0"/>
          <w:divBdr>
            <w:top w:val="single" w:sz="36" w:space="6" w:color="FFFFFF"/>
            <w:left w:val="none" w:sz="0" w:space="0" w:color="auto"/>
            <w:bottom w:val="none" w:sz="0" w:space="0" w:color="auto"/>
            <w:right w:val="none" w:sz="0" w:space="0" w:color="auto"/>
          </w:divBdr>
        </w:div>
        <w:div w:id="303975194">
          <w:marLeft w:val="0"/>
          <w:marRight w:val="0"/>
          <w:marTop w:val="0"/>
          <w:marBottom w:val="0"/>
          <w:divBdr>
            <w:top w:val="single" w:sz="36" w:space="6" w:color="FFFFFF"/>
            <w:left w:val="none" w:sz="0" w:space="0" w:color="auto"/>
            <w:bottom w:val="none" w:sz="0" w:space="0" w:color="auto"/>
            <w:right w:val="none" w:sz="0" w:space="0" w:color="auto"/>
          </w:divBdr>
        </w:div>
        <w:div w:id="1248420666">
          <w:marLeft w:val="0"/>
          <w:marRight w:val="0"/>
          <w:marTop w:val="0"/>
          <w:marBottom w:val="0"/>
          <w:divBdr>
            <w:top w:val="single" w:sz="36" w:space="6" w:color="FFFFFF"/>
            <w:left w:val="none" w:sz="0" w:space="0" w:color="auto"/>
            <w:bottom w:val="none" w:sz="0" w:space="0" w:color="auto"/>
            <w:right w:val="none" w:sz="0" w:space="0" w:color="auto"/>
          </w:divBdr>
        </w:div>
        <w:div w:id="1152408913">
          <w:marLeft w:val="0"/>
          <w:marRight w:val="0"/>
          <w:marTop w:val="0"/>
          <w:marBottom w:val="0"/>
          <w:divBdr>
            <w:top w:val="single" w:sz="36" w:space="6" w:color="FFFFFF"/>
            <w:left w:val="none" w:sz="0" w:space="0" w:color="auto"/>
            <w:bottom w:val="none" w:sz="0" w:space="0" w:color="auto"/>
            <w:right w:val="none" w:sz="0" w:space="0" w:color="auto"/>
          </w:divBdr>
        </w:div>
        <w:div w:id="63917620">
          <w:marLeft w:val="0"/>
          <w:marRight w:val="0"/>
          <w:marTop w:val="0"/>
          <w:marBottom w:val="0"/>
          <w:divBdr>
            <w:top w:val="single" w:sz="36" w:space="6" w:color="FFFFFF"/>
            <w:left w:val="none" w:sz="0" w:space="0" w:color="auto"/>
            <w:bottom w:val="none" w:sz="0" w:space="0" w:color="auto"/>
            <w:right w:val="none" w:sz="0" w:space="0" w:color="auto"/>
          </w:divBdr>
        </w:div>
        <w:div w:id="1352957007">
          <w:marLeft w:val="0"/>
          <w:marRight w:val="0"/>
          <w:marTop w:val="0"/>
          <w:marBottom w:val="0"/>
          <w:divBdr>
            <w:top w:val="single" w:sz="36" w:space="6" w:color="FFFFFF"/>
            <w:left w:val="none" w:sz="0" w:space="0" w:color="auto"/>
            <w:bottom w:val="none" w:sz="0" w:space="0" w:color="auto"/>
            <w:right w:val="none" w:sz="0" w:space="0" w:color="auto"/>
          </w:divBdr>
        </w:div>
        <w:div w:id="469784271">
          <w:marLeft w:val="0"/>
          <w:marRight w:val="0"/>
          <w:marTop w:val="0"/>
          <w:marBottom w:val="0"/>
          <w:divBdr>
            <w:top w:val="single" w:sz="36" w:space="6" w:color="FFFFFF"/>
            <w:left w:val="none" w:sz="0" w:space="0" w:color="auto"/>
            <w:bottom w:val="none" w:sz="0" w:space="0" w:color="auto"/>
            <w:right w:val="none" w:sz="0" w:space="0" w:color="auto"/>
          </w:divBdr>
        </w:div>
        <w:div w:id="1932854129">
          <w:marLeft w:val="0"/>
          <w:marRight w:val="0"/>
          <w:marTop w:val="0"/>
          <w:marBottom w:val="0"/>
          <w:divBdr>
            <w:top w:val="single" w:sz="36" w:space="6" w:color="FFFFFF"/>
            <w:left w:val="none" w:sz="0" w:space="0" w:color="auto"/>
            <w:bottom w:val="none" w:sz="0" w:space="0" w:color="auto"/>
            <w:right w:val="none" w:sz="0" w:space="0" w:color="auto"/>
          </w:divBdr>
        </w:div>
        <w:div w:id="141773221">
          <w:marLeft w:val="0"/>
          <w:marRight w:val="0"/>
          <w:marTop w:val="0"/>
          <w:marBottom w:val="0"/>
          <w:divBdr>
            <w:top w:val="single" w:sz="36" w:space="6" w:color="FFFFFF"/>
            <w:left w:val="none" w:sz="0" w:space="0" w:color="auto"/>
            <w:bottom w:val="none" w:sz="0" w:space="0" w:color="auto"/>
            <w:right w:val="none" w:sz="0" w:space="0" w:color="auto"/>
          </w:divBdr>
        </w:div>
        <w:div w:id="1755980218">
          <w:marLeft w:val="0"/>
          <w:marRight w:val="0"/>
          <w:marTop w:val="0"/>
          <w:marBottom w:val="0"/>
          <w:divBdr>
            <w:top w:val="single" w:sz="36" w:space="6" w:color="FFFFFF"/>
            <w:left w:val="none" w:sz="0" w:space="0" w:color="auto"/>
            <w:bottom w:val="none" w:sz="0" w:space="0" w:color="auto"/>
            <w:right w:val="none" w:sz="0" w:space="0" w:color="auto"/>
          </w:divBdr>
        </w:div>
        <w:div w:id="1957760417">
          <w:marLeft w:val="0"/>
          <w:marRight w:val="0"/>
          <w:marTop w:val="0"/>
          <w:marBottom w:val="0"/>
          <w:divBdr>
            <w:top w:val="single" w:sz="36" w:space="6" w:color="FFFFFF"/>
            <w:left w:val="none" w:sz="0" w:space="0" w:color="auto"/>
            <w:bottom w:val="none" w:sz="0" w:space="0" w:color="auto"/>
            <w:right w:val="none" w:sz="0" w:space="0" w:color="auto"/>
          </w:divBdr>
        </w:div>
        <w:div w:id="1863472647">
          <w:marLeft w:val="0"/>
          <w:marRight w:val="0"/>
          <w:marTop w:val="0"/>
          <w:marBottom w:val="0"/>
          <w:divBdr>
            <w:top w:val="single" w:sz="36" w:space="6" w:color="FFFFFF"/>
            <w:left w:val="none" w:sz="0" w:space="0" w:color="auto"/>
            <w:bottom w:val="none" w:sz="0" w:space="0" w:color="auto"/>
            <w:right w:val="none" w:sz="0" w:space="0" w:color="auto"/>
          </w:divBdr>
        </w:div>
        <w:div w:id="1770151828">
          <w:marLeft w:val="0"/>
          <w:marRight w:val="0"/>
          <w:marTop w:val="0"/>
          <w:marBottom w:val="0"/>
          <w:divBdr>
            <w:top w:val="single" w:sz="36" w:space="6" w:color="FFFFFF"/>
            <w:left w:val="none" w:sz="0" w:space="0" w:color="auto"/>
            <w:bottom w:val="none" w:sz="0" w:space="0" w:color="auto"/>
            <w:right w:val="none" w:sz="0" w:space="0" w:color="auto"/>
          </w:divBdr>
        </w:div>
        <w:div w:id="1614483861">
          <w:marLeft w:val="0"/>
          <w:marRight w:val="0"/>
          <w:marTop w:val="0"/>
          <w:marBottom w:val="0"/>
          <w:divBdr>
            <w:top w:val="single" w:sz="36" w:space="6" w:color="FFFFFF"/>
            <w:left w:val="none" w:sz="0" w:space="0" w:color="auto"/>
            <w:bottom w:val="none" w:sz="0" w:space="0" w:color="auto"/>
            <w:right w:val="none" w:sz="0" w:space="0" w:color="auto"/>
          </w:divBdr>
        </w:div>
        <w:div w:id="133303381">
          <w:marLeft w:val="0"/>
          <w:marRight w:val="0"/>
          <w:marTop w:val="0"/>
          <w:marBottom w:val="0"/>
          <w:divBdr>
            <w:top w:val="single" w:sz="36" w:space="6" w:color="FFFFFF"/>
            <w:left w:val="none" w:sz="0" w:space="0" w:color="auto"/>
            <w:bottom w:val="none" w:sz="0" w:space="0" w:color="auto"/>
            <w:right w:val="none" w:sz="0" w:space="0" w:color="auto"/>
          </w:divBdr>
        </w:div>
        <w:div w:id="370809895">
          <w:marLeft w:val="0"/>
          <w:marRight w:val="0"/>
          <w:marTop w:val="0"/>
          <w:marBottom w:val="0"/>
          <w:divBdr>
            <w:top w:val="single" w:sz="36" w:space="6" w:color="FFFFFF"/>
            <w:left w:val="none" w:sz="0" w:space="0" w:color="auto"/>
            <w:bottom w:val="none" w:sz="0" w:space="0" w:color="auto"/>
            <w:right w:val="none" w:sz="0" w:space="0" w:color="auto"/>
          </w:divBdr>
        </w:div>
        <w:div w:id="27528708">
          <w:marLeft w:val="0"/>
          <w:marRight w:val="0"/>
          <w:marTop w:val="0"/>
          <w:marBottom w:val="0"/>
          <w:divBdr>
            <w:top w:val="single" w:sz="36" w:space="6" w:color="FFFFFF"/>
            <w:left w:val="none" w:sz="0" w:space="0" w:color="auto"/>
            <w:bottom w:val="none" w:sz="0" w:space="0" w:color="auto"/>
            <w:right w:val="none" w:sz="0" w:space="0" w:color="auto"/>
          </w:divBdr>
        </w:div>
        <w:div w:id="1083916174">
          <w:marLeft w:val="0"/>
          <w:marRight w:val="0"/>
          <w:marTop w:val="0"/>
          <w:marBottom w:val="0"/>
          <w:divBdr>
            <w:top w:val="single" w:sz="36" w:space="6" w:color="FFFFFF"/>
            <w:left w:val="none" w:sz="0" w:space="0" w:color="auto"/>
            <w:bottom w:val="none" w:sz="0" w:space="0" w:color="auto"/>
            <w:right w:val="none" w:sz="0" w:space="0" w:color="auto"/>
          </w:divBdr>
        </w:div>
        <w:div w:id="1285112517">
          <w:marLeft w:val="0"/>
          <w:marRight w:val="0"/>
          <w:marTop w:val="0"/>
          <w:marBottom w:val="0"/>
          <w:divBdr>
            <w:top w:val="single" w:sz="36" w:space="6" w:color="FFFFFF"/>
            <w:left w:val="none" w:sz="0" w:space="0" w:color="auto"/>
            <w:bottom w:val="none" w:sz="0" w:space="0" w:color="auto"/>
            <w:right w:val="none" w:sz="0" w:space="0" w:color="auto"/>
          </w:divBdr>
        </w:div>
        <w:div w:id="226690287">
          <w:marLeft w:val="0"/>
          <w:marRight w:val="0"/>
          <w:marTop w:val="0"/>
          <w:marBottom w:val="0"/>
          <w:divBdr>
            <w:top w:val="single" w:sz="36" w:space="6" w:color="FFFFFF"/>
            <w:left w:val="none" w:sz="0" w:space="0" w:color="auto"/>
            <w:bottom w:val="none" w:sz="0" w:space="0" w:color="auto"/>
            <w:right w:val="none" w:sz="0" w:space="0" w:color="auto"/>
          </w:divBdr>
        </w:div>
        <w:div w:id="1295793947">
          <w:marLeft w:val="0"/>
          <w:marRight w:val="0"/>
          <w:marTop w:val="0"/>
          <w:marBottom w:val="0"/>
          <w:divBdr>
            <w:top w:val="single" w:sz="36" w:space="6" w:color="FFFFFF"/>
            <w:left w:val="none" w:sz="0" w:space="0" w:color="auto"/>
            <w:bottom w:val="none" w:sz="0" w:space="0" w:color="auto"/>
            <w:right w:val="none" w:sz="0" w:space="0" w:color="auto"/>
          </w:divBdr>
        </w:div>
        <w:div w:id="2088456821">
          <w:marLeft w:val="0"/>
          <w:marRight w:val="0"/>
          <w:marTop w:val="0"/>
          <w:marBottom w:val="0"/>
          <w:divBdr>
            <w:top w:val="single" w:sz="36" w:space="6" w:color="FFFFFF"/>
            <w:left w:val="none" w:sz="0" w:space="0" w:color="auto"/>
            <w:bottom w:val="none" w:sz="0" w:space="0" w:color="auto"/>
            <w:right w:val="none" w:sz="0" w:space="0" w:color="auto"/>
          </w:divBdr>
        </w:div>
        <w:div w:id="1702776711">
          <w:marLeft w:val="0"/>
          <w:marRight w:val="0"/>
          <w:marTop w:val="0"/>
          <w:marBottom w:val="0"/>
          <w:divBdr>
            <w:top w:val="single" w:sz="36" w:space="6" w:color="FFFFFF"/>
            <w:left w:val="none" w:sz="0" w:space="0" w:color="auto"/>
            <w:bottom w:val="none" w:sz="0" w:space="0" w:color="auto"/>
            <w:right w:val="none" w:sz="0" w:space="0" w:color="auto"/>
          </w:divBdr>
        </w:div>
        <w:div w:id="507058967">
          <w:marLeft w:val="0"/>
          <w:marRight w:val="0"/>
          <w:marTop w:val="0"/>
          <w:marBottom w:val="0"/>
          <w:divBdr>
            <w:top w:val="single" w:sz="36" w:space="6" w:color="FFFFFF"/>
            <w:left w:val="none" w:sz="0" w:space="0" w:color="auto"/>
            <w:bottom w:val="none" w:sz="0" w:space="0" w:color="auto"/>
            <w:right w:val="none" w:sz="0" w:space="0" w:color="auto"/>
          </w:divBdr>
        </w:div>
        <w:div w:id="1398700364">
          <w:marLeft w:val="0"/>
          <w:marRight w:val="0"/>
          <w:marTop w:val="0"/>
          <w:marBottom w:val="0"/>
          <w:divBdr>
            <w:top w:val="single" w:sz="36" w:space="6" w:color="FFFFFF"/>
            <w:left w:val="none" w:sz="0" w:space="0" w:color="auto"/>
            <w:bottom w:val="none" w:sz="0" w:space="0" w:color="auto"/>
            <w:right w:val="none" w:sz="0" w:space="0" w:color="auto"/>
          </w:divBdr>
        </w:div>
        <w:div w:id="164246570">
          <w:marLeft w:val="0"/>
          <w:marRight w:val="0"/>
          <w:marTop w:val="0"/>
          <w:marBottom w:val="0"/>
          <w:divBdr>
            <w:top w:val="single" w:sz="36" w:space="6" w:color="FFFFFF"/>
            <w:left w:val="none" w:sz="0" w:space="0" w:color="auto"/>
            <w:bottom w:val="none" w:sz="0" w:space="0" w:color="auto"/>
            <w:right w:val="none" w:sz="0" w:space="0" w:color="auto"/>
          </w:divBdr>
        </w:div>
        <w:div w:id="884366444">
          <w:marLeft w:val="0"/>
          <w:marRight w:val="0"/>
          <w:marTop w:val="0"/>
          <w:marBottom w:val="0"/>
          <w:divBdr>
            <w:top w:val="single" w:sz="36" w:space="6" w:color="FFFFFF"/>
            <w:left w:val="none" w:sz="0" w:space="0" w:color="auto"/>
            <w:bottom w:val="none" w:sz="0" w:space="0" w:color="auto"/>
            <w:right w:val="none" w:sz="0" w:space="0" w:color="auto"/>
          </w:divBdr>
        </w:div>
        <w:div w:id="891237314">
          <w:marLeft w:val="0"/>
          <w:marRight w:val="0"/>
          <w:marTop w:val="0"/>
          <w:marBottom w:val="0"/>
          <w:divBdr>
            <w:top w:val="single" w:sz="36" w:space="6" w:color="FFFFFF"/>
            <w:left w:val="none" w:sz="0" w:space="0" w:color="auto"/>
            <w:bottom w:val="none" w:sz="0" w:space="0" w:color="auto"/>
            <w:right w:val="none" w:sz="0" w:space="0" w:color="auto"/>
          </w:divBdr>
        </w:div>
        <w:div w:id="762143664">
          <w:marLeft w:val="0"/>
          <w:marRight w:val="0"/>
          <w:marTop w:val="0"/>
          <w:marBottom w:val="0"/>
          <w:divBdr>
            <w:top w:val="single" w:sz="36" w:space="6" w:color="FFFFFF"/>
            <w:left w:val="none" w:sz="0" w:space="0" w:color="auto"/>
            <w:bottom w:val="none" w:sz="0" w:space="0" w:color="auto"/>
            <w:right w:val="none" w:sz="0" w:space="0" w:color="auto"/>
          </w:divBdr>
        </w:div>
        <w:div w:id="2025478303">
          <w:marLeft w:val="0"/>
          <w:marRight w:val="0"/>
          <w:marTop w:val="0"/>
          <w:marBottom w:val="0"/>
          <w:divBdr>
            <w:top w:val="single" w:sz="36" w:space="6" w:color="FFFFFF"/>
            <w:left w:val="none" w:sz="0" w:space="0" w:color="auto"/>
            <w:bottom w:val="none" w:sz="0" w:space="0" w:color="auto"/>
            <w:right w:val="none" w:sz="0" w:space="0" w:color="auto"/>
          </w:divBdr>
        </w:div>
        <w:div w:id="1561820007">
          <w:marLeft w:val="0"/>
          <w:marRight w:val="0"/>
          <w:marTop w:val="0"/>
          <w:marBottom w:val="0"/>
          <w:divBdr>
            <w:top w:val="single" w:sz="36" w:space="6" w:color="FFFFFF"/>
            <w:left w:val="none" w:sz="0" w:space="0" w:color="auto"/>
            <w:bottom w:val="none" w:sz="0" w:space="0" w:color="auto"/>
            <w:right w:val="none" w:sz="0" w:space="0" w:color="auto"/>
          </w:divBdr>
        </w:div>
        <w:div w:id="1093284575">
          <w:marLeft w:val="0"/>
          <w:marRight w:val="0"/>
          <w:marTop w:val="0"/>
          <w:marBottom w:val="0"/>
          <w:divBdr>
            <w:top w:val="single" w:sz="36" w:space="6" w:color="FFFFFF"/>
            <w:left w:val="none" w:sz="0" w:space="0" w:color="auto"/>
            <w:bottom w:val="none" w:sz="0" w:space="0" w:color="auto"/>
            <w:right w:val="none" w:sz="0" w:space="0" w:color="auto"/>
          </w:divBdr>
        </w:div>
        <w:div w:id="975258402">
          <w:marLeft w:val="0"/>
          <w:marRight w:val="0"/>
          <w:marTop w:val="0"/>
          <w:marBottom w:val="0"/>
          <w:divBdr>
            <w:top w:val="single" w:sz="36" w:space="6" w:color="FFFFFF"/>
            <w:left w:val="none" w:sz="0" w:space="0" w:color="auto"/>
            <w:bottom w:val="none" w:sz="0" w:space="0" w:color="auto"/>
            <w:right w:val="none" w:sz="0" w:space="0" w:color="auto"/>
          </w:divBdr>
        </w:div>
        <w:div w:id="318727785">
          <w:marLeft w:val="0"/>
          <w:marRight w:val="0"/>
          <w:marTop w:val="0"/>
          <w:marBottom w:val="0"/>
          <w:divBdr>
            <w:top w:val="single" w:sz="36" w:space="6" w:color="FFFFFF"/>
            <w:left w:val="none" w:sz="0" w:space="0" w:color="auto"/>
            <w:bottom w:val="none" w:sz="0" w:space="0" w:color="auto"/>
            <w:right w:val="none" w:sz="0" w:space="0" w:color="auto"/>
          </w:divBdr>
        </w:div>
        <w:div w:id="1579169246">
          <w:marLeft w:val="0"/>
          <w:marRight w:val="0"/>
          <w:marTop w:val="0"/>
          <w:marBottom w:val="0"/>
          <w:divBdr>
            <w:top w:val="single" w:sz="36" w:space="6" w:color="FFFFFF"/>
            <w:left w:val="none" w:sz="0" w:space="0" w:color="auto"/>
            <w:bottom w:val="none" w:sz="0" w:space="0" w:color="auto"/>
            <w:right w:val="none" w:sz="0" w:space="0" w:color="auto"/>
          </w:divBdr>
        </w:div>
        <w:div w:id="185755655">
          <w:marLeft w:val="0"/>
          <w:marRight w:val="0"/>
          <w:marTop w:val="0"/>
          <w:marBottom w:val="0"/>
          <w:divBdr>
            <w:top w:val="single" w:sz="36" w:space="6" w:color="FFFFFF"/>
            <w:left w:val="none" w:sz="0" w:space="0" w:color="auto"/>
            <w:bottom w:val="none" w:sz="0" w:space="0" w:color="auto"/>
            <w:right w:val="none" w:sz="0" w:space="0" w:color="auto"/>
          </w:divBdr>
        </w:div>
        <w:div w:id="104083192">
          <w:marLeft w:val="0"/>
          <w:marRight w:val="0"/>
          <w:marTop w:val="0"/>
          <w:marBottom w:val="0"/>
          <w:divBdr>
            <w:top w:val="single" w:sz="36" w:space="6" w:color="FFFFFF"/>
            <w:left w:val="none" w:sz="0" w:space="0" w:color="auto"/>
            <w:bottom w:val="none" w:sz="0" w:space="0" w:color="auto"/>
            <w:right w:val="none" w:sz="0" w:space="0" w:color="auto"/>
          </w:divBdr>
        </w:div>
        <w:div w:id="1719090398">
          <w:marLeft w:val="0"/>
          <w:marRight w:val="0"/>
          <w:marTop w:val="0"/>
          <w:marBottom w:val="0"/>
          <w:divBdr>
            <w:top w:val="single" w:sz="36" w:space="6" w:color="FFFFFF"/>
            <w:left w:val="none" w:sz="0" w:space="0" w:color="auto"/>
            <w:bottom w:val="none" w:sz="0" w:space="0" w:color="auto"/>
            <w:right w:val="none" w:sz="0" w:space="0" w:color="auto"/>
          </w:divBdr>
        </w:div>
        <w:div w:id="791898111">
          <w:marLeft w:val="0"/>
          <w:marRight w:val="0"/>
          <w:marTop w:val="0"/>
          <w:marBottom w:val="0"/>
          <w:divBdr>
            <w:top w:val="single" w:sz="36" w:space="6" w:color="FFFFFF"/>
            <w:left w:val="none" w:sz="0" w:space="0" w:color="auto"/>
            <w:bottom w:val="none" w:sz="0" w:space="0" w:color="auto"/>
            <w:right w:val="none" w:sz="0" w:space="0" w:color="auto"/>
          </w:divBdr>
        </w:div>
        <w:div w:id="1521626795">
          <w:marLeft w:val="0"/>
          <w:marRight w:val="0"/>
          <w:marTop w:val="0"/>
          <w:marBottom w:val="0"/>
          <w:divBdr>
            <w:top w:val="single" w:sz="36" w:space="6" w:color="FFFFFF"/>
            <w:left w:val="none" w:sz="0" w:space="0" w:color="auto"/>
            <w:bottom w:val="none" w:sz="0" w:space="0" w:color="auto"/>
            <w:right w:val="none" w:sz="0" w:space="0" w:color="auto"/>
          </w:divBdr>
        </w:div>
        <w:div w:id="1582985775">
          <w:marLeft w:val="0"/>
          <w:marRight w:val="0"/>
          <w:marTop w:val="0"/>
          <w:marBottom w:val="0"/>
          <w:divBdr>
            <w:top w:val="single" w:sz="36" w:space="6" w:color="FFFFFF"/>
            <w:left w:val="none" w:sz="0" w:space="0" w:color="auto"/>
            <w:bottom w:val="none" w:sz="0" w:space="0" w:color="auto"/>
            <w:right w:val="none" w:sz="0" w:space="0" w:color="auto"/>
          </w:divBdr>
        </w:div>
        <w:div w:id="414712148">
          <w:marLeft w:val="0"/>
          <w:marRight w:val="0"/>
          <w:marTop w:val="0"/>
          <w:marBottom w:val="0"/>
          <w:divBdr>
            <w:top w:val="single" w:sz="36" w:space="6" w:color="FFFFFF"/>
            <w:left w:val="none" w:sz="0" w:space="0" w:color="auto"/>
            <w:bottom w:val="none" w:sz="0" w:space="0" w:color="auto"/>
            <w:right w:val="none" w:sz="0" w:space="0" w:color="auto"/>
          </w:divBdr>
        </w:div>
        <w:div w:id="1789396493">
          <w:marLeft w:val="0"/>
          <w:marRight w:val="0"/>
          <w:marTop w:val="0"/>
          <w:marBottom w:val="0"/>
          <w:divBdr>
            <w:top w:val="single" w:sz="36" w:space="6" w:color="FFFFFF"/>
            <w:left w:val="none" w:sz="0" w:space="0" w:color="auto"/>
            <w:bottom w:val="none" w:sz="0" w:space="0" w:color="auto"/>
            <w:right w:val="none" w:sz="0" w:space="0" w:color="auto"/>
          </w:divBdr>
        </w:div>
        <w:div w:id="754934889">
          <w:marLeft w:val="0"/>
          <w:marRight w:val="0"/>
          <w:marTop w:val="0"/>
          <w:marBottom w:val="0"/>
          <w:divBdr>
            <w:top w:val="single" w:sz="36" w:space="6" w:color="FFFFFF"/>
            <w:left w:val="none" w:sz="0" w:space="0" w:color="auto"/>
            <w:bottom w:val="none" w:sz="0" w:space="0" w:color="auto"/>
            <w:right w:val="none" w:sz="0" w:space="0" w:color="auto"/>
          </w:divBdr>
        </w:div>
        <w:div w:id="905380318">
          <w:marLeft w:val="0"/>
          <w:marRight w:val="0"/>
          <w:marTop w:val="0"/>
          <w:marBottom w:val="0"/>
          <w:divBdr>
            <w:top w:val="single" w:sz="36" w:space="6" w:color="FFFFFF"/>
            <w:left w:val="none" w:sz="0" w:space="0" w:color="auto"/>
            <w:bottom w:val="none" w:sz="0" w:space="0" w:color="auto"/>
            <w:right w:val="none" w:sz="0" w:space="0" w:color="auto"/>
          </w:divBdr>
        </w:div>
        <w:div w:id="703140582">
          <w:marLeft w:val="0"/>
          <w:marRight w:val="0"/>
          <w:marTop w:val="0"/>
          <w:marBottom w:val="0"/>
          <w:divBdr>
            <w:top w:val="single" w:sz="36" w:space="6" w:color="FFFFFF"/>
            <w:left w:val="none" w:sz="0" w:space="0" w:color="auto"/>
            <w:bottom w:val="none" w:sz="0" w:space="0" w:color="auto"/>
            <w:right w:val="none" w:sz="0" w:space="0" w:color="auto"/>
          </w:divBdr>
        </w:div>
        <w:div w:id="217058923">
          <w:marLeft w:val="0"/>
          <w:marRight w:val="0"/>
          <w:marTop w:val="0"/>
          <w:marBottom w:val="0"/>
          <w:divBdr>
            <w:top w:val="single" w:sz="36" w:space="6" w:color="FFFFFF"/>
            <w:left w:val="none" w:sz="0" w:space="0" w:color="auto"/>
            <w:bottom w:val="none" w:sz="0" w:space="0" w:color="auto"/>
            <w:right w:val="none" w:sz="0" w:space="0" w:color="auto"/>
          </w:divBdr>
        </w:div>
        <w:div w:id="493835656">
          <w:marLeft w:val="0"/>
          <w:marRight w:val="0"/>
          <w:marTop w:val="0"/>
          <w:marBottom w:val="0"/>
          <w:divBdr>
            <w:top w:val="single" w:sz="36" w:space="6" w:color="FFFFFF"/>
            <w:left w:val="none" w:sz="0" w:space="0" w:color="auto"/>
            <w:bottom w:val="none" w:sz="0" w:space="0" w:color="auto"/>
            <w:right w:val="none" w:sz="0" w:space="0" w:color="auto"/>
          </w:divBdr>
        </w:div>
        <w:div w:id="1883125842">
          <w:marLeft w:val="0"/>
          <w:marRight w:val="0"/>
          <w:marTop w:val="0"/>
          <w:marBottom w:val="0"/>
          <w:divBdr>
            <w:top w:val="single" w:sz="36" w:space="6" w:color="FFFFFF"/>
            <w:left w:val="none" w:sz="0" w:space="0" w:color="auto"/>
            <w:bottom w:val="none" w:sz="0" w:space="0" w:color="auto"/>
            <w:right w:val="none" w:sz="0" w:space="0" w:color="auto"/>
          </w:divBdr>
        </w:div>
        <w:div w:id="1254359790">
          <w:marLeft w:val="0"/>
          <w:marRight w:val="0"/>
          <w:marTop w:val="0"/>
          <w:marBottom w:val="0"/>
          <w:divBdr>
            <w:top w:val="single" w:sz="36" w:space="6" w:color="FFFFFF"/>
            <w:left w:val="none" w:sz="0" w:space="0" w:color="auto"/>
            <w:bottom w:val="none" w:sz="0" w:space="0" w:color="auto"/>
            <w:right w:val="none" w:sz="0" w:space="0" w:color="auto"/>
          </w:divBdr>
        </w:div>
        <w:div w:id="2106728053">
          <w:marLeft w:val="0"/>
          <w:marRight w:val="0"/>
          <w:marTop w:val="0"/>
          <w:marBottom w:val="0"/>
          <w:divBdr>
            <w:top w:val="single" w:sz="36" w:space="6" w:color="FFFFFF"/>
            <w:left w:val="none" w:sz="0" w:space="0" w:color="auto"/>
            <w:bottom w:val="none" w:sz="0" w:space="0" w:color="auto"/>
            <w:right w:val="none" w:sz="0" w:space="0" w:color="auto"/>
          </w:divBdr>
        </w:div>
      </w:divsChild>
    </w:div>
    <w:div w:id="67504854">
      <w:bodyDiv w:val="1"/>
      <w:marLeft w:val="0"/>
      <w:marRight w:val="0"/>
      <w:marTop w:val="0"/>
      <w:marBottom w:val="0"/>
      <w:divBdr>
        <w:top w:val="none" w:sz="0" w:space="0" w:color="auto"/>
        <w:left w:val="none" w:sz="0" w:space="0" w:color="auto"/>
        <w:bottom w:val="none" w:sz="0" w:space="0" w:color="auto"/>
        <w:right w:val="none" w:sz="0" w:space="0" w:color="auto"/>
      </w:divBdr>
    </w:div>
    <w:div w:id="86660746">
      <w:bodyDiv w:val="1"/>
      <w:marLeft w:val="0"/>
      <w:marRight w:val="0"/>
      <w:marTop w:val="0"/>
      <w:marBottom w:val="0"/>
      <w:divBdr>
        <w:top w:val="none" w:sz="0" w:space="0" w:color="auto"/>
        <w:left w:val="none" w:sz="0" w:space="0" w:color="auto"/>
        <w:bottom w:val="none" w:sz="0" w:space="0" w:color="auto"/>
        <w:right w:val="none" w:sz="0" w:space="0" w:color="auto"/>
      </w:divBdr>
    </w:div>
    <w:div w:id="109203624">
      <w:marLeft w:val="0"/>
      <w:marRight w:val="0"/>
      <w:marTop w:val="0"/>
      <w:marBottom w:val="0"/>
      <w:divBdr>
        <w:top w:val="none" w:sz="0" w:space="0" w:color="auto"/>
        <w:left w:val="none" w:sz="0" w:space="0" w:color="auto"/>
        <w:bottom w:val="none" w:sz="0" w:space="0" w:color="auto"/>
        <w:right w:val="none" w:sz="0" w:space="0" w:color="auto"/>
      </w:divBdr>
    </w:div>
    <w:div w:id="110907449">
      <w:bodyDiv w:val="1"/>
      <w:marLeft w:val="0"/>
      <w:marRight w:val="0"/>
      <w:marTop w:val="0"/>
      <w:marBottom w:val="0"/>
      <w:divBdr>
        <w:top w:val="none" w:sz="0" w:space="0" w:color="auto"/>
        <w:left w:val="none" w:sz="0" w:space="0" w:color="auto"/>
        <w:bottom w:val="none" w:sz="0" w:space="0" w:color="auto"/>
        <w:right w:val="none" w:sz="0" w:space="0" w:color="auto"/>
      </w:divBdr>
    </w:div>
    <w:div w:id="120347120">
      <w:bodyDiv w:val="1"/>
      <w:marLeft w:val="0"/>
      <w:marRight w:val="0"/>
      <w:marTop w:val="0"/>
      <w:marBottom w:val="0"/>
      <w:divBdr>
        <w:top w:val="none" w:sz="0" w:space="0" w:color="auto"/>
        <w:left w:val="none" w:sz="0" w:space="0" w:color="auto"/>
        <w:bottom w:val="none" w:sz="0" w:space="0" w:color="auto"/>
        <w:right w:val="none" w:sz="0" w:space="0" w:color="auto"/>
      </w:divBdr>
    </w:div>
    <w:div w:id="133378028">
      <w:bodyDiv w:val="1"/>
      <w:marLeft w:val="0"/>
      <w:marRight w:val="0"/>
      <w:marTop w:val="0"/>
      <w:marBottom w:val="0"/>
      <w:divBdr>
        <w:top w:val="none" w:sz="0" w:space="0" w:color="auto"/>
        <w:left w:val="none" w:sz="0" w:space="0" w:color="auto"/>
        <w:bottom w:val="none" w:sz="0" w:space="0" w:color="auto"/>
        <w:right w:val="none" w:sz="0" w:space="0" w:color="auto"/>
      </w:divBdr>
    </w:div>
    <w:div w:id="139812755">
      <w:bodyDiv w:val="1"/>
      <w:marLeft w:val="0"/>
      <w:marRight w:val="0"/>
      <w:marTop w:val="0"/>
      <w:marBottom w:val="0"/>
      <w:divBdr>
        <w:top w:val="none" w:sz="0" w:space="0" w:color="auto"/>
        <w:left w:val="none" w:sz="0" w:space="0" w:color="auto"/>
        <w:bottom w:val="none" w:sz="0" w:space="0" w:color="auto"/>
        <w:right w:val="none" w:sz="0" w:space="0" w:color="auto"/>
      </w:divBdr>
    </w:div>
    <w:div w:id="146674088">
      <w:bodyDiv w:val="1"/>
      <w:marLeft w:val="0"/>
      <w:marRight w:val="0"/>
      <w:marTop w:val="0"/>
      <w:marBottom w:val="0"/>
      <w:divBdr>
        <w:top w:val="none" w:sz="0" w:space="0" w:color="auto"/>
        <w:left w:val="none" w:sz="0" w:space="0" w:color="auto"/>
        <w:bottom w:val="none" w:sz="0" w:space="0" w:color="auto"/>
        <w:right w:val="none" w:sz="0" w:space="0" w:color="auto"/>
      </w:divBdr>
    </w:div>
    <w:div w:id="161549816">
      <w:bodyDiv w:val="1"/>
      <w:marLeft w:val="0"/>
      <w:marRight w:val="0"/>
      <w:marTop w:val="0"/>
      <w:marBottom w:val="0"/>
      <w:divBdr>
        <w:top w:val="none" w:sz="0" w:space="0" w:color="auto"/>
        <w:left w:val="none" w:sz="0" w:space="0" w:color="auto"/>
        <w:bottom w:val="none" w:sz="0" w:space="0" w:color="auto"/>
        <w:right w:val="none" w:sz="0" w:space="0" w:color="auto"/>
      </w:divBdr>
    </w:div>
    <w:div w:id="164176441">
      <w:bodyDiv w:val="1"/>
      <w:marLeft w:val="0"/>
      <w:marRight w:val="0"/>
      <w:marTop w:val="0"/>
      <w:marBottom w:val="0"/>
      <w:divBdr>
        <w:top w:val="none" w:sz="0" w:space="0" w:color="auto"/>
        <w:left w:val="none" w:sz="0" w:space="0" w:color="auto"/>
        <w:bottom w:val="none" w:sz="0" w:space="0" w:color="auto"/>
        <w:right w:val="none" w:sz="0" w:space="0" w:color="auto"/>
      </w:divBdr>
    </w:div>
    <w:div w:id="168523338">
      <w:bodyDiv w:val="1"/>
      <w:marLeft w:val="0"/>
      <w:marRight w:val="0"/>
      <w:marTop w:val="0"/>
      <w:marBottom w:val="0"/>
      <w:divBdr>
        <w:top w:val="none" w:sz="0" w:space="0" w:color="auto"/>
        <w:left w:val="none" w:sz="0" w:space="0" w:color="auto"/>
        <w:bottom w:val="none" w:sz="0" w:space="0" w:color="auto"/>
        <w:right w:val="none" w:sz="0" w:space="0" w:color="auto"/>
      </w:divBdr>
    </w:div>
    <w:div w:id="169874759">
      <w:bodyDiv w:val="1"/>
      <w:marLeft w:val="0"/>
      <w:marRight w:val="0"/>
      <w:marTop w:val="0"/>
      <w:marBottom w:val="0"/>
      <w:divBdr>
        <w:top w:val="none" w:sz="0" w:space="0" w:color="auto"/>
        <w:left w:val="none" w:sz="0" w:space="0" w:color="auto"/>
        <w:bottom w:val="none" w:sz="0" w:space="0" w:color="auto"/>
        <w:right w:val="none" w:sz="0" w:space="0" w:color="auto"/>
      </w:divBdr>
      <w:divsChild>
        <w:div w:id="6505947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002181">
      <w:bodyDiv w:val="1"/>
      <w:marLeft w:val="0"/>
      <w:marRight w:val="0"/>
      <w:marTop w:val="0"/>
      <w:marBottom w:val="0"/>
      <w:divBdr>
        <w:top w:val="none" w:sz="0" w:space="0" w:color="auto"/>
        <w:left w:val="none" w:sz="0" w:space="0" w:color="auto"/>
        <w:bottom w:val="none" w:sz="0" w:space="0" w:color="auto"/>
        <w:right w:val="none" w:sz="0" w:space="0" w:color="auto"/>
      </w:divBdr>
    </w:div>
    <w:div w:id="176817527">
      <w:bodyDiv w:val="1"/>
      <w:marLeft w:val="0"/>
      <w:marRight w:val="0"/>
      <w:marTop w:val="0"/>
      <w:marBottom w:val="0"/>
      <w:divBdr>
        <w:top w:val="none" w:sz="0" w:space="0" w:color="auto"/>
        <w:left w:val="none" w:sz="0" w:space="0" w:color="auto"/>
        <w:bottom w:val="none" w:sz="0" w:space="0" w:color="auto"/>
        <w:right w:val="none" w:sz="0" w:space="0" w:color="auto"/>
      </w:divBdr>
    </w:div>
    <w:div w:id="193883289">
      <w:bodyDiv w:val="1"/>
      <w:marLeft w:val="0"/>
      <w:marRight w:val="0"/>
      <w:marTop w:val="0"/>
      <w:marBottom w:val="0"/>
      <w:divBdr>
        <w:top w:val="none" w:sz="0" w:space="0" w:color="auto"/>
        <w:left w:val="none" w:sz="0" w:space="0" w:color="auto"/>
        <w:bottom w:val="none" w:sz="0" w:space="0" w:color="auto"/>
        <w:right w:val="none" w:sz="0" w:space="0" w:color="auto"/>
      </w:divBdr>
    </w:div>
    <w:div w:id="205216172">
      <w:bodyDiv w:val="1"/>
      <w:marLeft w:val="0"/>
      <w:marRight w:val="0"/>
      <w:marTop w:val="0"/>
      <w:marBottom w:val="0"/>
      <w:divBdr>
        <w:top w:val="none" w:sz="0" w:space="0" w:color="auto"/>
        <w:left w:val="none" w:sz="0" w:space="0" w:color="auto"/>
        <w:bottom w:val="none" w:sz="0" w:space="0" w:color="auto"/>
        <w:right w:val="none" w:sz="0" w:space="0" w:color="auto"/>
      </w:divBdr>
    </w:div>
    <w:div w:id="206600394">
      <w:bodyDiv w:val="1"/>
      <w:marLeft w:val="0"/>
      <w:marRight w:val="0"/>
      <w:marTop w:val="0"/>
      <w:marBottom w:val="0"/>
      <w:divBdr>
        <w:top w:val="none" w:sz="0" w:space="0" w:color="auto"/>
        <w:left w:val="none" w:sz="0" w:space="0" w:color="auto"/>
        <w:bottom w:val="none" w:sz="0" w:space="0" w:color="auto"/>
        <w:right w:val="none" w:sz="0" w:space="0" w:color="auto"/>
      </w:divBdr>
    </w:div>
    <w:div w:id="213734104">
      <w:bodyDiv w:val="1"/>
      <w:marLeft w:val="0"/>
      <w:marRight w:val="0"/>
      <w:marTop w:val="0"/>
      <w:marBottom w:val="0"/>
      <w:divBdr>
        <w:top w:val="none" w:sz="0" w:space="0" w:color="auto"/>
        <w:left w:val="none" w:sz="0" w:space="0" w:color="auto"/>
        <w:bottom w:val="none" w:sz="0" w:space="0" w:color="auto"/>
        <w:right w:val="none" w:sz="0" w:space="0" w:color="auto"/>
      </w:divBdr>
    </w:div>
    <w:div w:id="224142884">
      <w:bodyDiv w:val="1"/>
      <w:marLeft w:val="0"/>
      <w:marRight w:val="0"/>
      <w:marTop w:val="0"/>
      <w:marBottom w:val="0"/>
      <w:divBdr>
        <w:top w:val="none" w:sz="0" w:space="0" w:color="auto"/>
        <w:left w:val="none" w:sz="0" w:space="0" w:color="auto"/>
        <w:bottom w:val="none" w:sz="0" w:space="0" w:color="auto"/>
        <w:right w:val="none" w:sz="0" w:space="0" w:color="auto"/>
      </w:divBdr>
    </w:div>
    <w:div w:id="227031688">
      <w:bodyDiv w:val="1"/>
      <w:marLeft w:val="0"/>
      <w:marRight w:val="0"/>
      <w:marTop w:val="0"/>
      <w:marBottom w:val="0"/>
      <w:divBdr>
        <w:top w:val="none" w:sz="0" w:space="0" w:color="auto"/>
        <w:left w:val="none" w:sz="0" w:space="0" w:color="auto"/>
        <w:bottom w:val="none" w:sz="0" w:space="0" w:color="auto"/>
        <w:right w:val="none" w:sz="0" w:space="0" w:color="auto"/>
      </w:divBdr>
    </w:div>
    <w:div w:id="231081387">
      <w:bodyDiv w:val="1"/>
      <w:marLeft w:val="0"/>
      <w:marRight w:val="0"/>
      <w:marTop w:val="0"/>
      <w:marBottom w:val="0"/>
      <w:divBdr>
        <w:top w:val="none" w:sz="0" w:space="0" w:color="auto"/>
        <w:left w:val="none" w:sz="0" w:space="0" w:color="auto"/>
        <w:bottom w:val="none" w:sz="0" w:space="0" w:color="auto"/>
        <w:right w:val="none" w:sz="0" w:space="0" w:color="auto"/>
      </w:divBdr>
    </w:div>
    <w:div w:id="231280274">
      <w:bodyDiv w:val="1"/>
      <w:marLeft w:val="0"/>
      <w:marRight w:val="0"/>
      <w:marTop w:val="0"/>
      <w:marBottom w:val="0"/>
      <w:divBdr>
        <w:top w:val="none" w:sz="0" w:space="0" w:color="auto"/>
        <w:left w:val="none" w:sz="0" w:space="0" w:color="auto"/>
        <w:bottom w:val="none" w:sz="0" w:space="0" w:color="auto"/>
        <w:right w:val="none" w:sz="0" w:space="0" w:color="auto"/>
      </w:divBdr>
    </w:div>
    <w:div w:id="232396038">
      <w:bodyDiv w:val="1"/>
      <w:marLeft w:val="0"/>
      <w:marRight w:val="0"/>
      <w:marTop w:val="0"/>
      <w:marBottom w:val="0"/>
      <w:divBdr>
        <w:top w:val="none" w:sz="0" w:space="0" w:color="auto"/>
        <w:left w:val="none" w:sz="0" w:space="0" w:color="auto"/>
        <w:bottom w:val="none" w:sz="0" w:space="0" w:color="auto"/>
        <w:right w:val="none" w:sz="0" w:space="0" w:color="auto"/>
      </w:divBdr>
    </w:div>
    <w:div w:id="234555963">
      <w:bodyDiv w:val="1"/>
      <w:marLeft w:val="0"/>
      <w:marRight w:val="0"/>
      <w:marTop w:val="0"/>
      <w:marBottom w:val="0"/>
      <w:divBdr>
        <w:top w:val="none" w:sz="0" w:space="0" w:color="auto"/>
        <w:left w:val="none" w:sz="0" w:space="0" w:color="auto"/>
        <w:bottom w:val="none" w:sz="0" w:space="0" w:color="auto"/>
        <w:right w:val="none" w:sz="0" w:space="0" w:color="auto"/>
      </w:divBdr>
    </w:div>
    <w:div w:id="247815441">
      <w:bodyDiv w:val="1"/>
      <w:marLeft w:val="0"/>
      <w:marRight w:val="0"/>
      <w:marTop w:val="0"/>
      <w:marBottom w:val="0"/>
      <w:divBdr>
        <w:top w:val="none" w:sz="0" w:space="0" w:color="auto"/>
        <w:left w:val="none" w:sz="0" w:space="0" w:color="auto"/>
        <w:bottom w:val="none" w:sz="0" w:space="0" w:color="auto"/>
        <w:right w:val="none" w:sz="0" w:space="0" w:color="auto"/>
      </w:divBdr>
    </w:div>
    <w:div w:id="247857442">
      <w:bodyDiv w:val="1"/>
      <w:marLeft w:val="0"/>
      <w:marRight w:val="0"/>
      <w:marTop w:val="0"/>
      <w:marBottom w:val="0"/>
      <w:divBdr>
        <w:top w:val="none" w:sz="0" w:space="0" w:color="auto"/>
        <w:left w:val="none" w:sz="0" w:space="0" w:color="auto"/>
        <w:bottom w:val="none" w:sz="0" w:space="0" w:color="auto"/>
        <w:right w:val="none" w:sz="0" w:space="0" w:color="auto"/>
      </w:divBdr>
    </w:div>
    <w:div w:id="248733760">
      <w:bodyDiv w:val="1"/>
      <w:marLeft w:val="0"/>
      <w:marRight w:val="0"/>
      <w:marTop w:val="0"/>
      <w:marBottom w:val="0"/>
      <w:divBdr>
        <w:top w:val="none" w:sz="0" w:space="0" w:color="auto"/>
        <w:left w:val="none" w:sz="0" w:space="0" w:color="auto"/>
        <w:bottom w:val="none" w:sz="0" w:space="0" w:color="auto"/>
        <w:right w:val="none" w:sz="0" w:space="0" w:color="auto"/>
      </w:divBdr>
    </w:div>
    <w:div w:id="255210039">
      <w:bodyDiv w:val="1"/>
      <w:marLeft w:val="0"/>
      <w:marRight w:val="0"/>
      <w:marTop w:val="0"/>
      <w:marBottom w:val="0"/>
      <w:divBdr>
        <w:top w:val="none" w:sz="0" w:space="0" w:color="auto"/>
        <w:left w:val="none" w:sz="0" w:space="0" w:color="auto"/>
        <w:bottom w:val="none" w:sz="0" w:space="0" w:color="auto"/>
        <w:right w:val="none" w:sz="0" w:space="0" w:color="auto"/>
      </w:divBdr>
    </w:div>
    <w:div w:id="271136363">
      <w:bodyDiv w:val="1"/>
      <w:marLeft w:val="0"/>
      <w:marRight w:val="0"/>
      <w:marTop w:val="0"/>
      <w:marBottom w:val="0"/>
      <w:divBdr>
        <w:top w:val="none" w:sz="0" w:space="0" w:color="auto"/>
        <w:left w:val="none" w:sz="0" w:space="0" w:color="auto"/>
        <w:bottom w:val="none" w:sz="0" w:space="0" w:color="auto"/>
        <w:right w:val="none" w:sz="0" w:space="0" w:color="auto"/>
      </w:divBdr>
      <w:divsChild>
        <w:div w:id="1241014779">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804423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72246171">
      <w:bodyDiv w:val="1"/>
      <w:marLeft w:val="0"/>
      <w:marRight w:val="0"/>
      <w:marTop w:val="0"/>
      <w:marBottom w:val="0"/>
      <w:divBdr>
        <w:top w:val="none" w:sz="0" w:space="0" w:color="auto"/>
        <w:left w:val="none" w:sz="0" w:space="0" w:color="auto"/>
        <w:bottom w:val="none" w:sz="0" w:space="0" w:color="auto"/>
        <w:right w:val="none" w:sz="0" w:space="0" w:color="auto"/>
      </w:divBdr>
    </w:div>
    <w:div w:id="280041259">
      <w:bodyDiv w:val="1"/>
      <w:marLeft w:val="0"/>
      <w:marRight w:val="0"/>
      <w:marTop w:val="0"/>
      <w:marBottom w:val="0"/>
      <w:divBdr>
        <w:top w:val="none" w:sz="0" w:space="0" w:color="auto"/>
        <w:left w:val="none" w:sz="0" w:space="0" w:color="auto"/>
        <w:bottom w:val="none" w:sz="0" w:space="0" w:color="auto"/>
        <w:right w:val="none" w:sz="0" w:space="0" w:color="auto"/>
      </w:divBdr>
    </w:div>
    <w:div w:id="282880895">
      <w:bodyDiv w:val="1"/>
      <w:marLeft w:val="0"/>
      <w:marRight w:val="0"/>
      <w:marTop w:val="0"/>
      <w:marBottom w:val="0"/>
      <w:divBdr>
        <w:top w:val="none" w:sz="0" w:space="0" w:color="auto"/>
        <w:left w:val="none" w:sz="0" w:space="0" w:color="auto"/>
        <w:bottom w:val="none" w:sz="0" w:space="0" w:color="auto"/>
        <w:right w:val="none" w:sz="0" w:space="0" w:color="auto"/>
      </w:divBdr>
    </w:div>
    <w:div w:id="299774425">
      <w:bodyDiv w:val="1"/>
      <w:marLeft w:val="0"/>
      <w:marRight w:val="0"/>
      <w:marTop w:val="0"/>
      <w:marBottom w:val="0"/>
      <w:divBdr>
        <w:top w:val="none" w:sz="0" w:space="0" w:color="auto"/>
        <w:left w:val="none" w:sz="0" w:space="0" w:color="auto"/>
        <w:bottom w:val="none" w:sz="0" w:space="0" w:color="auto"/>
        <w:right w:val="none" w:sz="0" w:space="0" w:color="auto"/>
      </w:divBdr>
    </w:div>
    <w:div w:id="333340096">
      <w:bodyDiv w:val="1"/>
      <w:marLeft w:val="0"/>
      <w:marRight w:val="0"/>
      <w:marTop w:val="0"/>
      <w:marBottom w:val="0"/>
      <w:divBdr>
        <w:top w:val="none" w:sz="0" w:space="0" w:color="auto"/>
        <w:left w:val="none" w:sz="0" w:space="0" w:color="auto"/>
        <w:bottom w:val="none" w:sz="0" w:space="0" w:color="auto"/>
        <w:right w:val="none" w:sz="0" w:space="0" w:color="auto"/>
      </w:divBdr>
    </w:div>
    <w:div w:id="336620783">
      <w:bodyDiv w:val="1"/>
      <w:marLeft w:val="0"/>
      <w:marRight w:val="0"/>
      <w:marTop w:val="0"/>
      <w:marBottom w:val="0"/>
      <w:divBdr>
        <w:top w:val="none" w:sz="0" w:space="0" w:color="auto"/>
        <w:left w:val="none" w:sz="0" w:space="0" w:color="auto"/>
        <w:bottom w:val="none" w:sz="0" w:space="0" w:color="auto"/>
        <w:right w:val="none" w:sz="0" w:space="0" w:color="auto"/>
      </w:divBdr>
    </w:div>
    <w:div w:id="344140630">
      <w:bodyDiv w:val="1"/>
      <w:marLeft w:val="0"/>
      <w:marRight w:val="0"/>
      <w:marTop w:val="0"/>
      <w:marBottom w:val="0"/>
      <w:divBdr>
        <w:top w:val="none" w:sz="0" w:space="0" w:color="auto"/>
        <w:left w:val="none" w:sz="0" w:space="0" w:color="auto"/>
        <w:bottom w:val="none" w:sz="0" w:space="0" w:color="auto"/>
        <w:right w:val="none" w:sz="0" w:space="0" w:color="auto"/>
      </w:divBdr>
      <w:divsChild>
        <w:div w:id="822545933">
          <w:marLeft w:val="0"/>
          <w:marRight w:val="0"/>
          <w:marTop w:val="0"/>
          <w:marBottom w:val="0"/>
          <w:divBdr>
            <w:top w:val="none" w:sz="0" w:space="0" w:color="auto"/>
            <w:left w:val="none" w:sz="0" w:space="0" w:color="auto"/>
            <w:bottom w:val="none" w:sz="0" w:space="0" w:color="auto"/>
            <w:right w:val="none" w:sz="0" w:space="0" w:color="auto"/>
          </w:divBdr>
          <w:divsChild>
            <w:div w:id="19934635">
              <w:marLeft w:val="0"/>
              <w:marRight w:val="0"/>
              <w:marTop w:val="0"/>
              <w:marBottom w:val="0"/>
              <w:divBdr>
                <w:top w:val="none" w:sz="0" w:space="0" w:color="auto"/>
                <w:left w:val="none" w:sz="0" w:space="0" w:color="auto"/>
                <w:bottom w:val="none" w:sz="0" w:space="0" w:color="auto"/>
                <w:right w:val="none" w:sz="0" w:space="0" w:color="auto"/>
              </w:divBdr>
            </w:div>
            <w:div w:id="68508334">
              <w:marLeft w:val="0"/>
              <w:marRight w:val="0"/>
              <w:marTop w:val="0"/>
              <w:marBottom w:val="0"/>
              <w:divBdr>
                <w:top w:val="none" w:sz="0" w:space="0" w:color="auto"/>
                <w:left w:val="none" w:sz="0" w:space="0" w:color="auto"/>
                <w:bottom w:val="none" w:sz="0" w:space="0" w:color="auto"/>
                <w:right w:val="none" w:sz="0" w:space="0" w:color="auto"/>
              </w:divBdr>
            </w:div>
            <w:div w:id="130565004">
              <w:marLeft w:val="0"/>
              <w:marRight w:val="0"/>
              <w:marTop w:val="0"/>
              <w:marBottom w:val="0"/>
              <w:divBdr>
                <w:top w:val="none" w:sz="0" w:space="0" w:color="auto"/>
                <w:left w:val="none" w:sz="0" w:space="0" w:color="auto"/>
                <w:bottom w:val="none" w:sz="0" w:space="0" w:color="auto"/>
                <w:right w:val="none" w:sz="0" w:space="0" w:color="auto"/>
              </w:divBdr>
            </w:div>
            <w:div w:id="341665873">
              <w:marLeft w:val="0"/>
              <w:marRight w:val="0"/>
              <w:marTop w:val="0"/>
              <w:marBottom w:val="0"/>
              <w:divBdr>
                <w:top w:val="none" w:sz="0" w:space="0" w:color="auto"/>
                <w:left w:val="none" w:sz="0" w:space="0" w:color="auto"/>
                <w:bottom w:val="none" w:sz="0" w:space="0" w:color="auto"/>
                <w:right w:val="none" w:sz="0" w:space="0" w:color="auto"/>
              </w:divBdr>
            </w:div>
            <w:div w:id="1141266885">
              <w:marLeft w:val="0"/>
              <w:marRight w:val="0"/>
              <w:marTop w:val="0"/>
              <w:marBottom w:val="0"/>
              <w:divBdr>
                <w:top w:val="none" w:sz="0" w:space="0" w:color="auto"/>
                <w:left w:val="none" w:sz="0" w:space="0" w:color="auto"/>
                <w:bottom w:val="none" w:sz="0" w:space="0" w:color="auto"/>
                <w:right w:val="none" w:sz="0" w:space="0" w:color="auto"/>
              </w:divBdr>
            </w:div>
            <w:div w:id="1454712389">
              <w:marLeft w:val="0"/>
              <w:marRight w:val="0"/>
              <w:marTop w:val="0"/>
              <w:marBottom w:val="0"/>
              <w:divBdr>
                <w:top w:val="none" w:sz="0" w:space="0" w:color="auto"/>
                <w:left w:val="none" w:sz="0" w:space="0" w:color="auto"/>
                <w:bottom w:val="none" w:sz="0" w:space="0" w:color="auto"/>
                <w:right w:val="none" w:sz="0" w:space="0" w:color="auto"/>
              </w:divBdr>
            </w:div>
            <w:div w:id="2037727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6175312">
      <w:bodyDiv w:val="1"/>
      <w:marLeft w:val="0"/>
      <w:marRight w:val="0"/>
      <w:marTop w:val="0"/>
      <w:marBottom w:val="0"/>
      <w:divBdr>
        <w:top w:val="none" w:sz="0" w:space="0" w:color="auto"/>
        <w:left w:val="none" w:sz="0" w:space="0" w:color="auto"/>
        <w:bottom w:val="none" w:sz="0" w:space="0" w:color="auto"/>
        <w:right w:val="none" w:sz="0" w:space="0" w:color="auto"/>
      </w:divBdr>
    </w:div>
    <w:div w:id="359940875">
      <w:bodyDiv w:val="1"/>
      <w:marLeft w:val="0"/>
      <w:marRight w:val="0"/>
      <w:marTop w:val="0"/>
      <w:marBottom w:val="0"/>
      <w:divBdr>
        <w:top w:val="none" w:sz="0" w:space="0" w:color="auto"/>
        <w:left w:val="none" w:sz="0" w:space="0" w:color="auto"/>
        <w:bottom w:val="none" w:sz="0" w:space="0" w:color="auto"/>
        <w:right w:val="none" w:sz="0" w:space="0" w:color="auto"/>
      </w:divBdr>
    </w:div>
    <w:div w:id="373121282">
      <w:bodyDiv w:val="1"/>
      <w:marLeft w:val="0"/>
      <w:marRight w:val="0"/>
      <w:marTop w:val="0"/>
      <w:marBottom w:val="0"/>
      <w:divBdr>
        <w:top w:val="none" w:sz="0" w:space="0" w:color="auto"/>
        <w:left w:val="none" w:sz="0" w:space="0" w:color="auto"/>
        <w:bottom w:val="none" w:sz="0" w:space="0" w:color="auto"/>
        <w:right w:val="none" w:sz="0" w:space="0" w:color="auto"/>
      </w:divBdr>
    </w:div>
    <w:div w:id="384838027">
      <w:bodyDiv w:val="1"/>
      <w:marLeft w:val="0"/>
      <w:marRight w:val="0"/>
      <w:marTop w:val="0"/>
      <w:marBottom w:val="0"/>
      <w:divBdr>
        <w:top w:val="none" w:sz="0" w:space="0" w:color="auto"/>
        <w:left w:val="none" w:sz="0" w:space="0" w:color="auto"/>
        <w:bottom w:val="none" w:sz="0" w:space="0" w:color="auto"/>
        <w:right w:val="none" w:sz="0" w:space="0" w:color="auto"/>
      </w:divBdr>
    </w:div>
    <w:div w:id="388922234">
      <w:bodyDiv w:val="1"/>
      <w:marLeft w:val="0"/>
      <w:marRight w:val="0"/>
      <w:marTop w:val="0"/>
      <w:marBottom w:val="0"/>
      <w:divBdr>
        <w:top w:val="none" w:sz="0" w:space="0" w:color="auto"/>
        <w:left w:val="none" w:sz="0" w:space="0" w:color="auto"/>
        <w:bottom w:val="none" w:sz="0" w:space="0" w:color="auto"/>
        <w:right w:val="none" w:sz="0" w:space="0" w:color="auto"/>
      </w:divBdr>
    </w:div>
    <w:div w:id="401367256">
      <w:bodyDiv w:val="1"/>
      <w:marLeft w:val="0"/>
      <w:marRight w:val="0"/>
      <w:marTop w:val="0"/>
      <w:marBottom w:val="0"/>
      <w:divBdr>
        <w:top w:val="none" w:sz="0" w:space="0" w:color="auto"/>
        <w:left w:val="none" w:sz="0" w:space="0" w:color="auto"/>
        <w:bottom w:val="none" w:sz="0" w:space="0" w:color="auto"/>
        <w:right w:val="none" w:sz="0" w:space="0" w:color="auto"/>
      </w:divBdr>
    </w:div>
    <w:div w:id="424225025">
      <w:bodyDiv w:val="1"/>
      <w:marLeft w:val="0"/>
      <w:marRight w:val="0"/>
      <w:marTop w:val="0"/>
      <w:marBottom w:val="0"/>
      <w:divBdr>
        <w:top w:val="none" w:sz="0" w:space="0" w:color="auto"/>
        <w:left w:val="none" w:sz="0" w:space="0" w:color="auto"/>
        <w:bottom w:val="none" w:sz="0" w:space="0" w:color="auto"/>
        <w:right w:val="none" w:sz="0" w:space="0" w:color="auto"/>
      </w:divBdr>
    </w:div>
    <w:div w:id="436483328">
      <w:bodyDiv w:val="1"/>
      <w:marLeft w:val="0"/>
      <w:marRight w:val="0"/>
      <w:marTop w:val="0"/>
      <w:marBottom w:val="0"/>
      <w:divBdr>
        <w:top w:val="none" w:sz="0" w:space="0" w:color="auto"/>
        <w:left w:val="none" w:sz="0" w:space="0" w:color="auto"/>
        <w:bottom w:val="none" w:sz="0" w:space="0" w:color="auto"/>
        <w:right w:val="none" w:sz="0" w:space="0" w:color="auto"/>
      </w:divBdr>
    </w:div>
    <w:div w:id="437524828">
      <w:bodyDiv w:val="1"/>
      <w:marLeft w:val="0"/>
      <w:marRight w:val="0"/>
      <w:marTop w:val="0"/>
      <w:marBottom w:val="0"/>
      <w:divBdr>
        <w:top w:val="none" w:sz="0" w:space="0" w:color="auto"/>
        <w:left w:val="none" w:sz="0" w:space="0" w:color="auto"/>
        <w:bottom w:val="none" w:sz="0" w:space="0" w:color="auto"/>
        <w:right w:val="none" w:sz="0" w:space="0" w:color="auto"/>
      </w:divBdr>
    </w:div>
    <w:div w:id="442456949">
      <w:bodyDiv w:val="1"/>
      <w:marLeft w:val="0"/>
      <w:marRight w:val="0"/>
      <w:marTop w:val="0"/>
      <w:marBottom w:val="0"/>
      <w:divBdr>
        <w:top w:val="none" w:sz="0" w:space="0" w:color="auto"/>
        <w:left w:val="none" w:sz="0" w:space="0" w:color="auto"/>
        <w:bottom w:val="none" w:sz="0" w:space="0" w:color="auto"/>
        <w:right w:val="none" w:sz="0" w:space="0" w:color="auto"/>
      </w:divBdr>
    </w:div>
    <w:div w:id="459690937">
      <w:bodyDiv w:val="1"/>
      <w:marLeft w:val="0"/>
      <w:marRight w:val="0"/>
      <w:marTop w:val="0"/>
      <w:marBottom w:val="0"/>
      <w:divBdr>
        <w:top w:val="none" w:sz="0" w:space="0" w:color="auto"/>
        <w:left w:val="none" w:sz="0" w:space="0" w:color="auto"/>
        <w:bottom w:val="none" w:sz="0" w:space="0" w:color="auto"/>
        <w:right w:val="none" w:sz="0" w:space="0" w:color="auto"/>
      </w:divBdr>
    </w:div>
    <w:div w:id="471140637">
      <w:bodyDiv w:val="1"/>
      <w:marLeft w:val="0"/>
      <w:marRight w:val="0"/>
      <w:marTop w:val="0"/>
      <w:marBottom w:val="0"/>
      <w:divBdr>
        <w:top w:val="none" w:sz="0" w:space="0" w:color="auto"/>
        <w:left w:val="none" w:sz="0" w:space="0" w:color="auto"/>
        <w:bottom w:val="none" w:sz="0" w:space="0" w:color="auto"/>
        <w:right w:val="none" w:sz="0" w:space="0" w:color="auto"/>
      </w:divBdr>
    </w:div>
    <w:div w:id="471482464">
      <w:bodyDiv w:val="1"/>
      <w:marLeft w:val="0"/>
      <w:marRight w:val="0"/>
      <w:marTop w:val="0"/>
      <w:marBottom w:val="0"/>
      <w:divBdr>
        <w:top w:val="none" w:sz="0" w:space="0" w:color="auto"/>
        <w:left w:val="none" w:sz="0" w:space="0" w:color="auto"/>
        <w:bottom w:val="none" w:sz="0" w:space="0" w:color="auto"/>
        <w:right w:val="none" w:sz="0" w:space="0" w:color="auto"/>
      </w:divBdr>
    </w:div>
    <w:div w:id="488441189">
      <w:bodyDiv w:val="1"/>
      <w:marLeft w:val="0"/>
      <w:marRight w:val="0"/>
      <w:marTop w:val="0"/>
      <w:marBottom w:val="0"/>
      <w:divBdr>
        <w:top w:val="none" w:sz="0" w:space="0" w:color="auto"/>
        <w:left w:val="none" w:sz="0" w:space="0" w:color="auto"/>
        <w:bottom w:val="none" w:sz="0" w:space="0" w:color="auto"/>
        <w:right w:val="none" w:sz="0" w:space="0" w:color="auto"/>
      </w:divBdr>
    </w:div>
    <w:div w:id="496389163">
      <w:bodyDiv w:val="1"/>
      <w:marLeft w:val="0"/>
      <w:marRight w:val="0"/>
      <w:marTop w:val="0"/>
      <w:marBottom w:val="0"/>
      <w:divBdr>
        <w:top w:val="none" w:sz="0" w:space="0" w:color="auto"/>
        <w:left w:val="none" w:sz="0" w:space="0" w:color="auto"/>
        <w:bottom w:val="none" w:sz="0" w:space="0" w:color="auto"/>
        <w:right w:val="none" w:sz="0" w:space="0" w:color="auto"/>
      </w:divBdr>
      <w:divsChild>
        <w:div w:id="845750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7212157">
      <w:bodyDiv w:val="1"/>
      <w:marLeft w:val="0"/>
      <w:marRight w:val="0"/>
      <w:marTop w:val="0"/>
      <w:marBottom w:val="0"/>
      <w:divBdr>
        <w:top w:val="none" w:sz="0" w:space="0" w:color="auto"/>
        <w:left w:val="none" w:sz="0" w:space="0" w:color="auto"/>
        <w:bottom w:val="none" w:sz="0" w:space="0" w:color="auto"/>
        <w:right w:val="none" w:sz="0" w:space="0" w:color="auto"/>
      </w:divBdr>
    </w:div>
    <w:div w:id="511995824">
      <w:bodyDiv w:val="1"/>
      <w:marLeft w:val="0"/>
      <w:marRight w:val="0"/>
      <w:marTop w:val="0"/>
      <w:marBottom w:val="0"/>
      <w:divBdr>
        <w:top w:val="none" w:sz="0" w:space="0" w:color="auto"/>
        <w:left w:val="none" w:sz="0" w:space="0" w:color="auto"/>
        <w:bottom w:val="none" w:sz="0" w:space="0" w:color="auto"/>
        <w:right w:val="none" w:sz="0" w:space="0" w:color="auto"/>
      </w:divBdr>
    </w:div>
    <w:div w:id="514077933">
      <w:bodyDiv w:val="1"/>
      <w:marLeft w:val="0"/>
      <w:marRight w:val="0"/>
      <w:marTop w:val="0"/>
      <w:marBottom w:val="0"/>
      <w:divBdr>
        <w:top w:val="none" w:sz="0" w:space="0" w:color="auto"/>
        <w:left w:val="none" w:sz="0" w:space="0" w:color="auto"/>
        <w:bottom w:val="none" w:sz="0" w:space="0" w:color="auto"/>
        <w:right w:val="none" w:sz="0" w:space="0" w:color="auto"/>
      </w:divBdr>
    </w:div>
    <w:div w:id="548685072">
      <w:bodyDiv w:val="1"/>
      <w:marLeft w:val="0"/>
      <w:marRight w:val="0"/>
      <w:marTop w:val="0"/>
      <w:marBottom w:val="0"/>
      <w:divBdr>
        <w:top w:val="none" w:sz="0" w:space="0" w:color="auto"/>
        <w:left w:val="none" w:sz="0" w:space="0" w:color="auto"/>
        <w:bottom w:val="none" w:sz="0" w:space="0" w:color="auto"/>
        <w:right w:val="none" w:sz="0" w:space="0" w:color="auto"/>
      </w:divBdr>
    </w:div>
    <w:div w:id="562060343">
      <w:bodyDiv w:val="1"/>
      <w:marLeft w:val="0"/>
      <w:marRight w:val="0"/>
      <w:marTop w:val="0"/>
      <w:marBottom w:val="0"/>
      <w:divBdr>
        <w:top w:val="none" w:sz="0" w:space="0" w:color="auto"/>
        <w:left w:val="none" w:sz="0" w:space="0" w:color="auto"/>
        <w:bottom w:val="none" w:sz="0" w:space="0" w:color="auto"/>
        <w:right w:val="none" w:sz="0" w:space="0" w:color="auto"/>
      </w:divBdr>
    </w:div>
    <w:div w:id="564680896">
      <w:bodyDiv w:val="1"/>
      <w:marLeft w:val="0"/>
      <w:marRight w:val="0"/>
      <w:marTop w:val="0"/>
      <w:marBottom w:val="0"/>
      <w:divBdr>
        <w:top w:val="none" w:sz="0" w:space="0" w:color="auto"/>
        <w:left w:val="none" w:sz="0" w:space="0" w:color="auto"/>
        <w:bottom w:val="none" w:sz="0" w:space="0" w:color="auto"/>
        <w:right w:val="none" w:sz="0" w:space="0" w:color="auto"/>
      </w:divBdr>
    </w:div>
    <w:div w:id="565456888">
      <w:bodyDiv w:val="1"/>
      <w:marLeft w:val="0"/>
      <w:marRight w:val="0"/>
      <w:marTop w:val="0"/>
      <w:marBottom w:val="0"/>
      <w:divBdr>
        <w:top w:val="none" w:sz="0" w:space="0" w:color="auto"/>
        <w:left w:val="none" w:sz="0" w:space="0" w:color="auto"/>
        <w:bottom w:val="none" w:sz="0" w:space="0" w:color="auto"/>
        <w:right w:val="none" w:sz="0" w:space="0" w:color="auto"/>
      </w:divBdr>
    </w:div>
    <w:div w:id="584191518">
      <w:bodyDiv w:val="1"/>
      <w:marLeft w:val="0"/>
      <w:marRight w:val="0"/>
      <w:marTop w:val="0"/>
      <w:marBottom w:val="0"/>
      <w:divBdr>
        <w:top w:val="none" w:sz="0" w:space="0" w:color="auto"/>
        <w:left w:val="none" w:sz="0" w:space="0" w:color="auto"/>
        <w:bottom w:val="none" w:sz="0" w:space="0" w:color="auto"/>
        <w:right w:val="none" w:sz="0" w:space="0" w:color="auto"/>
      </w:divBdr>
    </w:div>
    <w:div w:id="591160197">
      <w:bodyDiv w:val="1"/>
      <w:marLeft w:val="0"/>
      <w:marRight w:val="0"/>
      <w:marTop w:val="0"/>
      <w:marBottom w:val="0"/>
      <w:divBdr>
        <w:top w:val="none" w:sz="0" w:space="0" w:color="auto"/>
        <w:left w:val="none" w:sz="0" w:space="0" w:color="auto"/>
        <w:bottom w:val="none" w:sz="0" w:space="0" w:color="auto"/>
        <w:right w:val="none" w:sz="0" w:space="0" w:color="auto"/>
      </w:divBdr>
    </w:div>
    <w:div w:id="594633756">
      <w:bodyDiv w:val="1"/>
      <w:marLeft w:val="0"/>
      <w:marRight w:val="0"/>
      <w:marTop w:val="0"/>
      <w:marBottom w:val="0"/>
      <w:divBdr>
        <w:top w:val="none" w:sz="0" w:space="0" w:color="auto"/>
        <w:left w:val="none" w:sz="0" w:space="0" w:color="auto"/>
        <w:bottom w:val="none" w:sz="0" w:space="0" w:color="auto"/>
        <w:right w:val="none" w:sz="0" w:space="0" w:color="auto"/>
      </w:divBdr>
    </w:div>
    <w:div w:id="605845395">
      <w:bodyDiv w:val="1"/>
      <w:marLeft w:val="0"/>
      <w:marRight w:val="0"/>
      <w:marTop w:val="0"/>
      <w:marBottom w:val="0"/>
      <w:divBdr>
        <w:top w:val="none" w:sz="0" w:space="0" w:color="auto"/>
        <w:left w:val="none" w:sz="0" w:space="0" w:color="auto"/>
        <w:bottom w:val="none" w:sz="0" w:space="0" w:color="auto"/>
        <w:right w:val="none" w:sz="0" w:space="0" w:color="auto"/>
      </w:divBdr>
    </w:div>
    <w:div w:id="606036748">
      <w:bodyDiv w:val="1"/>
      <w:marLeft w:val="0"/>
      <w:marRight w:val="0"/>
      <w:marTop w:val="0"/>
      <w:marBottom w:val="0"/>
      <w:divBdr>
        <w:top w:val="none" w:sz="0" w:space="0" w:color="auto"/>
        <w:left w:val="none" w:sz="0" w:space="0" w:color="auto"/>
        <w:bottom w:val="none" w:sz="0" w:space="0" w:color="auto"/>
        <w:right w:val="none" w:sz="0" w:space="0" w:color="auto"/>
      </w:divBdr>
    </w:div>
    <w:div w:id="610743454">
      <w:bodyDiv w:val="1"/>
      <w:marLeft w:val="0"/>
      <w:marRight w:val="0"/>
      <w:marTop w:val="0"/>
      <w:marBottom w:val="0"/>
      <w:divBdr>
        <w:top w:val="none" w:sz="0" w:space="0" w:color="auto"/>
        <w:left w:val="none" w:sz="0" w:space="0" w:color="auto"/>
        <w:bottom w:val="none" w:sz="0" w:space="0" w:color="auto"/>
        <w:right w:val="none" w:sz="0" w:space="0" w:color="auto"/>
      </w:divBdr>
    </w:div>
    <w:div w:id="618756918">
      <w:bodyDiv w:val="1"/>
      <w:marLeft w:val="0"/>
      <w:marRight w:val="0"/>
      <w:marTop w:val="0"/>
      <w:marBottom w:val="0"/>
      <w:divBdr>
        <w:top w:val="none" w:sz="0" w:space="0" w:color="auto"/>
        <w:left w:val="none" w:sz="0" w:space="0" w:color="auto"/>
        <w:bottom w:val="none" w:sz="0" w:space="0" w:color="auto"/>
        <w:right w:val="none" w:sz="0" w:space="0" w:color="auto"/>
      </w:divBdr>
    </w:div>
    <w:div w:id="652485429">
      <w:bodyDiv w:val="1"/>
      <w:marLeft w:val="0"/>
      <w:marRight w:val="0"/>
      <w:marTop w:val="0"/>
      <w:marBottom w:val="0"/>
      <w:divBdr>
        <w:top w:val="none" w:sz="0" w:space="0" w:color="auto"/>
        <w:left w:val="none" w:sz="0" w:space="0" w:color="auto"/>
        <w:bottom w:val="none" w:sz="0" w:space="0" w:color="auto"/>
        <w:right w:val="none" w:sz="0" w:space="0" w:color="auto"/>
      </w:divBdr>
    </w:div>
    <w:div w:id="665136563">
      <w:bodyDiv w:val="1"/>
      <w:marLeft w:val="0"/>
      <w:marRight w:val="0"/>
      <w:marTop w:val="0"/>
      <w:marBottom w:val="0"/>
      <w:divBdr>
        <w:top w:val="none" w:sz="0" w:space="0" w:color="auto"/>
        <w:left w:val="none" w:sz="0" w:space="0" w:color="auto"/>
        <w:bottom w:val="none" w:sz="0" w:space="0" w:color="auto"/>
        <w:right w:val="none" w:sz="0" w:space="0" w:color="auto"/>
      </w:divBdr>
    </w:div>
    <w:div w:id="673806091">
      <w:bodyDiv w:val="1"/>
      <w:marLeft w:val="0"/>
      <w:marRight w:val="0"/>
      <w:marTop w:val="0"/>
      <w:marBottom w:val="0"/>
      <w:divBdr>
        <w:top w:val="none" w:sz="0" w:space="0" w:color="auto"/>
        <w:left w:val="none" w:sz="0" w:space="0" w:color="auto"/>
        <w:bottom w:val="none" w:sz="0" w:space="0" w:color="auto"/>
        <w:right w:val="none" w:sz="0" w:space="0" w:color="auto"/>
      </w:divBdr>
    </w:div>
    <w:div w:id="678966533">
      <w:marLeft w:val="0"/>
      <w:marRight w:val="0"/>
      <w:marTop w:val="0"/>
      <w:marBottom w:val="0"/>
      <w:divBdr>
        <w:top w:val="none" w:sz="0" w:space="0" w:color="auto"/>
        <w:left w:val="none" w:sz="0" w:space="0" w:color="auto"/>
        <w:bottom w:val="none" w:sz="0" w:space="0" w:color="auto"/>
        <w:right w:val="none" w:sz="0" w:space="0" w:color="auto"/>
      </w:divBdr>
    </w:div>
    <w:div w:id="691346091">
      <w:bodyDiv w:val="1"/>
      <w:marLeft w:val="0"/>
      <w:marRight w:val="0"/>
      <w:marTop w:val="0"/>
      <w:marBottom w:val="0"/>
      <w:divBdr>
        <w:top w:val="none" w:sz="0" w:space="0" w:color="auto"/>
        <w:left w:val="none" w:sz="0" w:space="0" w:color="auto"/>
        <w:bottom w:val="none" w:sz="0" w:space="0" w:color="auto"/>
        <w:right w:val="none" w:sz="0" w:space="0" w:color="auto"/>
      </w:divBdr>
    </w:div>
    <w:div w:id="706024986">
      <w:bodyDiv w:val="1"/>
      <w:marLeft w:val="0"/>
      <w:marRight w:val="0"/>
      <w:marTop w:val="0"/>
      <w:marBottom w:val="0"/>
      <w:divBdr>
        <w:top w:val="none" w:sz="0" w:space="0" w:color="auto"/>
        <w:left w:val="none" w:sz="0" w:space="0" w:color="auto"/>
        <w:bottom w:val="none" w:sz="0" w:space="0" w:color="auto"/>
        <w:right w:val="none" w:sz="0" w:space="0" w:color="auto"/>
      </w:divBdr>
    </w:div>
    <w:div w:id="715354329">
      <w:bodyDiv w:val="1"/>
      <w:marLeft w:val="0"/>
      <w:marRight w:val="0"/>
      <w:marTop w:val="0"/>
      <w:marBottom w:val="0"/>
      <w:divBdr>
        <w:top w:val="none" w:sz="0" w:space="0" w:color="auto"/>
        <w:left w:val="none" w:sz="0" w:space="0" w:color="auto"/>
        <w:bottom w:val="none" w:sz="0" w:space="0" w:color="auto"/>
        <w:right w:val="none" w:sz="0" w:space="0" w:color="auto"/>
      </w:divBdr>
    </w:div>
    <w:div w:id="724061952">
      <w:bodyDiv w:val="1"/>
      <w:marLeft w:val="0"/>
      <w:marRight w:val="0"/>
      <w:marTop w:val="0"/>
      <w:marBottom w:val="0"/>
      <w:divBdr>
        <w:top w:val="none" w:sz="0" w:space="0" w:color="auto"/>
        <w:left w:val="none" w:sz="0" w:space="0" w:color="auto"/>
        <w:bottom w:val="none" w:sz="0" w:space="0" w:color="auto"/>
        <w:right w:val="none" w:sz="0" w:space="0" w:color="auto"/>
      </w:divBdr>
    </w:div>
    <w:div w:id="726296217">
      <w:bodyDiv w:val="1"/>
      <w:marLeft w:val="0"/>
      <w:marRight w:val="0"/>
      <w:marTop w:val="0"/>
      <w:marBottom w:val="0"/>
      <w:divBdr>
        <w:top w:val="none" w:sz="0" w:space="0" w:color="auto"/>
        <w:left w:val="none" w:sz="0" w:space="0" w:color="auto"/>
        <w:bottom w:val="none" w:sz="0" w:space="0" w:color="auto"/>
        <w:right w:val="none" w:sz="0" w:space="0" w:color="auto"/>
      </w:divBdr>
      <w:divsChild>
        <w:div w:id="2068332206">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6534078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33507708">
      <w:bodyDiv w:val="1"/>
      <w:marLeft w:val="0"/>
      <w:marRight w:val="0"/>
      <w:marTop w:val="0"/>
      <w:marBottom w:val="0"/>
      <w:divBdr>
        <w:top w:val="none" w:sz="0" w:space="0" w:color="auto"/>
        <w:left w:val="none" w:sz="0" w:space="0" w:color="auto"/>
        <w:bottom w:val="none" w:sz="0" w:space="0" w:color="auto"/>
        <w:right w:val="none" w:sz="0" w:space="0" w:color="auto"/>
      </w:divBdr>
      <w:divsChild>
        <w:div w:id="6440448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5081758">
      <w:bodyDiv w:val="1"/>
      <w:marLeft w:val="0"/>
      <w:marRight w:val="0"/>
      <w:marTop w:val="0"/>
      <w:marBottom w:val="0"/>
      <w:divBdr>
        <w:top w:val="none" w:sz="0" w:space="0" w:color="auto"/>
        <w:left w:val="none" w:sz="0" w:space="0" w:color="auto"/>
        <w:bottom w:val="none" w:sz="0" w:space="0" w:color="auto"/>
        <w:right w:val="none" w:sz="0" w:space="0" w:color="auto"/>
      </w:divBdr>
    </w:div>
    <w:div w:id="738135990">
      <w:bodyDiv w:val="1"/>
      <w:marLeft w:val="0"/>
      <w:marRight w:val="0"/>
      <w:marTop w:val="0"/>
      <w:marBottom w:val="0"/>
      <w:divBdr>
        <w:top w:val="none" w:sz="0" w:space="0" w:color="auto"/>
        <w:left w:val="none" w:sz="0" w:space="0" w:color="auto"/>
        <w:bottom w:val="none" w:sz="0" w:space="0" w:color="auto"/>
        <w:right w:val="none" w:sz="0" w:space="0" w:color="auto"/>
      </w:divBdr>
    </w:div>
    <w:div w:id="749501509">
      <w:bodyDiv w:val="1"/>
      <w:marLeft w:val="0"/>
      <w:marRight w:val="0"/>
      <w:marTop w:val="0"/>
      <w:marBottom w:val="0"/>
      <w:divBdr>
        <w:top w:val="none" w:sz="0" w:space="0" w:color="auto"/>
        <w:left w:val="none" w:sz="0" w:space="0" w:color="auto"/>
        <w:bottom w:val="none" w:sz="0" w:space="0" w:color="auto"/>
        <w:right w:val="none" w:sz="0" w:space="0" w:color="auto"/>
      </w:divBdr>
      <w:divsChild>
        <w:div w:id="43915300">
          <w:marLeft w:val="0"/>
          <w:marRight w:val="0"/>
          <w:marTop w:val="0"/>
          <w:marBottom w:val="0"/>
          <w:divBdr>
            <w:top w:val="none" w:sz="0" w:space="0" w:color="auto"/>
            <w:left w:val="none" w:sz="0" w:space="0" w:color="auto"/>
            <w:bottom w:val="none" w:sz="0" w:space="0" w:color="auto"/>
            <w:right w:val="none" w:sz="0" w:space="0" w:color="auto"/>
          </w:divBdr>
          <w:divsChild>
            <w:div w:id="218830692">
              <w:marLeft w:val="0"/>
              <w:marRight w:val="0"/>
              <w:marTop w:val="0"/>
              <w:marBottom w:val="0"/>
              <w:divBdr>
                <w:top w:val="none" w:sz="0" w:space="0" w:color="auto"/>
                <w:left w:val="none" w:sz="0" w:space="0" w:color="auto"/>
                <w:bottom w:val="none" w:sz="0" w:space="0" w:color="auto"/>
                <w:right w:val="none" w:sz="0" w:space="0" w:color="auto"/>
              </w:divBdr>
            </w:div>
            <w:div w:id="1092627446">
              <w:marLeft w:val="0"/>
              <w:marRight w:val="0"/>
              <w:marTop w:val="0"/>
              <w:marBottom w:val="0"/>
              <w:divBdr>
                <w:top w:val="none" w:sz="0" w:space="0" w:color="auto"/>
                <w:left w:val="none" w:sz="0" w:space="0" w:color="auto"/>
                <w:bottom w:val="none" w:sz="0" w:space="0" w:color="auto"/>
                <w:right w:val="none" w:sz="0" w:space="0" w:color="auto"/>
              </w:divBdr>
            </w:div>
            <w:div w:id="1620453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391461">
      <w:bodyDiv w:val="1"/>
      <w:marLeft w:val="0"/>
      <w:marRight w:val="0"/>
      <w:marTop w:val="0"/>
      <w:marBottom w:val="0"/>
      <w:divBdr>
        <w:top w:val="none" w:sz="0" w:space="0" w:color="auto"/>
        <w:left w:val="none" w:sz="0" w:space="0" w:color="auto"/>
        <w:bottom w:val="none" w:sz="0" w:space="0" w:color="auto"/>
        <w:right w:val="none" w:sz="0" w:space="0" w:color="auto"/>
      </w:divBdr>
    </w:div>
    <w:div w:id="765998628">
      <w:bodyDiv w:val="1"/>
      <w:marLeft w:val="0"/>
      <w:marRight w:val="0"/>
      <w:marTop w:val="0"/>
      <w:marBottom w:val="0"/>
      <w:divBdr>
        <w:top w:val="none" w:sz="0" w:space="0" w:color="auto"/>
        <w:left w:val="none" w:sz="0" w:space="0" w:color="auto"/>
        <w:bottom w:val="none" w:sz="0" w:space="0" w:color="auto"/>
        <w:right w:val="none" w:sz="0" w:space="0" w:color="auto"/>
      </w:divBdr>
    </w:div>
    <w:div w:id="769281545">
      <w:bodyDiv w:val="1"/>
      <w:marLeft w:val="0"/>
      <w:marRight w:val="0"/>
      <w:marTop w:val="0"/>
      <w:marBottom w:val="0"/>
      <w:divBdr>
        <w:top w:val="none" w:sz="0" w:space="0" w:color="auto"/>
        <w:left w:val="none" w:sz="0" w:space="0" w:color="auto"/>
        <w:bottom w:val="none" w:sz="0" w:space="0" w:color="auto"/>
        <w:right w:val="none" w:sz="0" w:space="0" w:color="auto"/>
      </w:divBdr>
    </w:div>
    <w:div w:id="781338683">
      <w:bodyDiv w:val="1"/>
      <w:marLeft w:val="0"/>
      <w:marRight w:val="0"/>
      <w:marTop w:val="0"/>
      <w:marBottom w:val="0"/>
      <w:divBdr>
        <w:top w:val="none" w:sz="0" w:space="0" w:color="auto"/>
        <w:left w:val="none" w:sz="0" w:space="0" w:color="auto"/>
        <w:bottom w:val="none" w:sz="0" w:space="0" w:color="auto"/>
        <w:right w:val="none" w:sz="0" w:space="0" w:color="auto"/>
      </w:divBdr>
    </w:div>
    <w:div w:id="788934551">
      <w:bodyDiv w:val="1"/>
      <w:marLeft w:val="0"/>
      <w:marRight w:val="0"/>
      <w:marTop w:val="0"/>
      <w:marBottom w:val="0"/>
      <w:divBdr>
        <w:top w:val="none" w:sz="0" w:space="0" w:color="auto"/>
        <w:left w:val="none" w:sz="0" w:space="0" w:color="auto"/>
        <w:bottom w:val="none" w:sz="0" w:space="0" w:color="auto"/>
        <w:right w:val="none" w:sz="0" w:space="0" w:color="auto"/>
      </w:divBdr>
    </w:div>
    <w:div w:id="789477397">
      <w:bodyDiv w:val="1"/>
      <w:marLeft w:val="0"/>
      <w:marRight w:val="0"/>
      <w:marTop w:val="0"/>
      <w:marBottom w:val="0"/>
      <w:divBdr>
        <w:top w:val="none" w:sz="0" w:space="0" w:color="auto"/>
        <w:left w:val="none" w:sz="0" w:space="0" w:color="auto"/>
        <w:bottom w:val="none" w:sz="0" w:space="0" w:color="auto"/>
        <w:right w:val="none" w:sz="0" w:space="0" w:color="auto"/>
      </w:divBdr>
    </w:div>
    <w:div w:id="789593496">
      <w:bodyDiv w:val="1"/>
      <w:marLeft w:val="0"/>
      <w:marRight w:val="0"/>
      <w:marTop w:val="0"/>
      <w:marBottom w:val="0"/>
      <w:divBdr>
        <w:top w:val="none" w:sz="0" w:space="0" w:color="auto"/>
        <w:left w:val="none" w:sz="0" w:space="0" w:color="auto"/>
        <w:bottom w:val="none" w:sz="0" w:space="0" w:color="auto"/>
        <w:right w:val="none" w:sz="0" w:space="0" w:color="auto"/>
      </w:divBdr>
    </w:div>
    <w:div w:id="790318014">
      <w:bodyDiv w:val="1"/>
      <w:marLeft w:val="0"/>
      <w:marRight w:val="0"/>
      <w:marTop w:val="0"/>
      <w:marBottom w:val="0"/>
      <w:divBdr>
        <w:top w:val="none" w:sz="0" w:space="0" w:color="auto"/>
        <w:left w:val="none" w:sz="0" w:space="0" w:color="auto"/>
        <w:bottom w:val="none" w:sz="0" w:space="0" w:color="auto"/>
        <w:right w:val="none" w:sz="0" w:space="0" w:color="auto"/>
      </w:divBdr>
    </w:div>
    <w:div w:id="804809544">
      <w:bodyDiv w:val="1"/>
      <w:marLeft w:val="0"/>
      <w:marRight w:val="0"/>
      <w:marTop w:val="0"/>
      <w:marBottom w:val="0"/>
      <w:divBdr>
        <w:top w:val="none" w:sz="0" w:space="0" w:color="auto"/>
        <w:left w:val="none" w:sz="0" w:space="0" w:color="auto"/>
        <w:bottom w:val="none" w:sz="0" w:space="0" w:color="auto"/>
        <w:right w:val="none" w:sz="0" w:space="0" w:color="auto"/>
      </w:divBdr>
    </w:div>
    <w:div w:id="814950990">
      <w:bodyDiv w:val="1"/>
      <w:marLeft w:val="0"/>
      <w:marRight w:val="0"/>
      <w:marTop w:val="0"/>
      <w:marBottom w:val="0"/>
      <w:divBdr>
        <w:top w:val="none" w:sz="0" w:space="0" w:color="auto"/>
        <w:left w:val="none" w:sz="0" w:space="0" w:color="auto"/>
        <w:bottom w:val="none" w:sz="0" w:space="0" w:color="auto"/>
        <w:right w:val="none" w:sz="0" w:space="0" w:color="auto"/>
      </w:divBdr>
    </w:div>
    <w:div w:id="824392082">
      <w:bodyDiv w:val="1"/>
      <w:marLeft w:val="0"/>
      <w:marRight w:val="0"/>
      <w:marTop w:val="0"/>
      <w:marBottom w:val="0"/>
      <w:divBdr>
        <w:top w:val="none" w:sz="0" w:space="0" w:color="auto"/>
        <w:left w:val="none" w:sz="0" w:space="0" w:color="auto"/>
        <w:bottom w:val="none" w:sz="0" w:space="0" w:color="auto"/>
        <w:right w:val="none" w:sz="0" w:space="0" w:color="auto"/>
      </w:divBdr>
    </w:div>
    <w:div w:id="855194037">
      <w:bodyDiv w:val="1"/>
      <w:marLeft w:val="0"/>
      <w:marRight w:val="0"/>
      <w:marTop w:val="0"/>
      <w:marBottom w:val="0"/>
      <w:divBdr>
        <w:top w:val="none" w:sz="0" w:space="0" w:color="auto"/>
        <w:left w:val="none" w:sz="0" w:space="0" w:color="auto"/>
        <w:bottom w:val="none" w:sz="0" w:space="0" w:color="auto"/>
        <w:right w:val="none" w:sz="0" w:space="0" w:color="auto"/>
      </w:divBdr>
      <w:divsChild>
        <w:div w:id="5708201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1479238">
      <w:bodyDiv w:val="1"/>
      <w:marLeft w:val="0"/>
      <w:marRight w:val="0"/>
      <w:marTop w:val="0"/>
      <w:marBottom w:val="0"/>
      <w:divBdr>
        <w:top w:val="none" w:sz="0" w:space="0" w:color="auto"/>
        <w:left w:val="none" w:sz="0" w:space="0" w:color="auto"/>
        <w:bottom w:val="none" w:sz="0" w:space="0" w:color="auto"/>
        <w:right w:val="none" w:sz="0" w:space="0" w:color="auto"/>
      </w:divBdr>
    </w:div>
    <w:div w:id="909854279">
      <w:bodyDiv w:val="1"/>
      <w:marLeft w:val="0"/>
      <w:marRight w:val="0"/>
      <w:marTop w:val="0"/>
      <w:marBottom w:val="0"/>
      <w:divBdr>
        <w:top w:val="none" w:sz="0" w:space="0" w:color="auto"/>
        <w:left w:val="none" w:sz="0" w:space="0" w:color="auto"/>
        <w:bottom w:val="none" w:sz="0" w:space="0" w:color="auto"/>
        <w:right w:val="none" w:sz="0" w:space="0" w:color="auto"/>
      </w:divBdr>
    </w:div>
    <w:div w:id="913471176">
      <w:bodyDiv w:val="1"/>
      <w:marLeft w:val="0"/>
      <w:marRight w:val="0"/>
      <w:marTop w:val="0"/>
      <w:marBottom w:val="0"/>
      <w:divBdr>
        <w:top w:val="none" w:sz="0" w:space="0" w:color="auto"/>
        <w:left w:val="none" w:sz="0" w:space="0" w:color="auto"/>
        <w:bottom w:val="none" w:sz="0" w:space="0" w:color="auto"/>
        <w:right w:val="none" w:sz="0" w:space="0" w:color="auto"/>
      </w:divBdr>
    </w:div>
    <w:div w:id="915096078">
      <w:bodyDiv w:val="1"/>
      <w:marLeft w:val="0"/>
      <w:marRight w:val="0"/>
      <w:marTop w:val="0"/>
      <w:marBottom w:val="0"/>
      <w:divBdr>
        <w:top w:val="none" w:sz="0" w:space="0" w:color="auto"/>
        <w:left w:val="none" w:sz="0" w:space="0" w:color="auto"/>
        <w:bottom w:val="none" w:sz="0" w:space="0" w:color="auto"/>
        <w:right w:val="none" w:sz="0" w:space="0" w:color="auto"/>
      </w:divBdr>
    </w:div>
    <w:div w:id="918556801">
      <w:bodyDiv w:val="1"/>
      <w:marLeft w:val="0"/>
      <w:marRight w:val="0"/>
      <w:marTop w:val="0"/>
      <w:marBottom w:val="0"/>
      <w:divBdr>
        <w:top w:val="none" w:sz="0" w:space="0" w:color="auto"/>
        <w:left w:val="none" w:sz="0" w:space="0" w:color="auto"/>
        <w:bottom w:val="none" w:sz="0" w:space="0" w:color="auto"/>
        <w:right w:val="none" w:sz="0" w:space="0" w:color="auto"/>
      </w:divBdr>
    </w:div>
    <w:div w:id="928808920">
      <w:bodyDiv w:val="1"/>
      <w:marLeft w:val="0"/>
      <w:marRight w:val="0"/>
      <w:marTop w:val="0"/>
      <w:marBottom w:val="0"/>
      <w:divBdr>
        <w:top w:val="none" w:sz="0" w:space="0" w:color="auto"/>
        <w:left w:val="none" w:sz="0" w:space="0" w:color="auto"/>
        <w:bottom w:val="none" w:sz="0" w:space="0" w:color="auto"/>
        <w:right w:val="none" w:sz="0" w:space="0" w:color="auto"/>
      </w:divBdr>
    </w:div>
    <w:div w:id="937371927">
      <w:bodyDiv w:val="1"/>
      <w:marLeft w:val="0"/>
      <w:marRight w:val="0"/>
      <w:marTop w:val="0"/>
      <w:marBottom w:val="0"/>
      <w:divBdr>
        <w:top w:val="none" w:sz="0" w:space="0" w:color="auto"/>
        <w:left w:val="none" w:sz="0" w:space="0" w:color="auto"/>
        <w:bottom w:val="none" w:sz="0" w:space="0" w:color="auto"/>
        <w:right w:val="none" w:sz="0" w:space="0" w:color="auto"/>
      </w:divBdr>
      <w:divsChild>
        <w:div w:id="578255443">
          <w:marLeft w:val="0"/>
          <w:marRight w:val="0"/>
          <w:marTop w:val="0"/>
          <w:marBottom w:val="0"/>
          <w:divBdr>
            <w:top w:val="none" w:sz="0" w:space="0" w:color="auto"/>
            <w:left w:val="none" w:sz="0" w:space="0" w:color="auto"/>
            <w:bottom w:val="none" w:sz="0" w:space="0" w:color="auto"/>
            <w:right w:val="none" w:sz="0" w:space="0" w:color="auto"/>
          </w:divBdr>
          <w:divsChild>
            <w:div w:id="752048148">
              <w:marLeft w:val="0"/>
              <w:marRight w:val="0"/>
              <w:marTop w:val="0"/>
              <w:marBottom w:val="0"/>
              <w:divBdr>
                <w:top w:val="none" w:sz="0" w:space="0" w:color="auto"/>
                <w:left w:val="none" w:sz="0" w:space="0" w:color="auto"/>
                <w:bottom w:val="none" w:sz="0" w:space="0" w:color="auto"/>
                <w:right w:val="none" w:sz="0" w:space="0" w:color="auto"/>
              </w:divBdr>
            </w:div>
            <w:div w:id="1413163079">
              <w:marLeft w:val="0"/>
              <w:marRight w:val="0"/>
              <w:marTop w:val="0"/>
              <w:marBottom w:val="0"/>
              <w:divBdr>
                <w:top w:val="none" w:sz="0" w:space="0" w:color="auto"/>
                <w:left w:val="none" w:sz="0" w:space="0" w:color="auto"/>
                <w:bottom w:val="none" w:sz="0" w:space="0" w:color="auto"/>
                <w:right w:val="none" w:sz="0" w:space="0" w:color="auto"/>
              </w:divBdr>
            </w:div>
          </w:divsChild>
        </w:div>
        <w:div w:id="1844666426">
          <w:marLeft w:val="0"/>
          <w:marRight w:val="0"/>
          <w:marTop w:val="0"/>
          <w:marBottom w:val="0"/>
          <w:divBdr>
            <w:top w:val="none" w:sz="0" w:space="0" w:color="auto"/>
            <w:left w:val="none" w:sz="0" w:space="0" w:color="auto"/>
            <w:bottom w:val="none" w:sz="0" w:space="0" w:color="auto"/>
            <w:right w:val="none" w:sz="0" w:space="0" w:color="auto"/>
          </w:divBdr>
        </w:div>
      </w:divsChild>
    </w:div>
    <w:div w:id="938028475">
      <w:bodyDiv w:val="1"/>
      <w:marLeft w:val="0"/>
      <w:marRight w:val="0"/>
      <w:marTop w:val="0"/>
      <w:marBottom w:val="0"/>
      <w:divBdr>
        <w:top w:val="none" w:sz="0" w:space="0" w:color="auto"/>
        <w:left w:val="none" w:sz="0" w:space="0" w:color="auto"/>
        <w:bottom w:val="none" w:sz="0" w:space="0" w:color="auto"/>
        <w:right w:val="none" w:sz="0" w:space="0" w:color="auto"/>
      </w:divBdr>
    </w:div>
    <w:div w:id="950088945">
      <w:bodyDiv w:val="1"/>
      <w:marLeft w:val="0"/>
      <w:marRight w:val="0"/>
      <w:marTop w:val="0"/>
      <w:marBottom w:val="0"/>
      <w:divBdr>
        <w:top w:val="none" w:sz="0" w:space="0" w:color="auto"/>
        <w:left w:val="none" w:sz="0" w:space="0" w:color="auto"/>
        <w:bottom w:val="none" w:sz="0" w:space="0" w:color="auto"/>
        <w:right w:val="none" w:sz="0" w:space="0" w:color="auto"/>
      </w:divBdr>
      <w:divsChild>
        <w:div w:id="18301696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2901828">
      <w:bodyDiv w:val="1"/>
      <w:marLeft w:val="0"/>
      <w:marRight w:val="0"/>
      <w:marTop w:val="0"/>
      <w:marBottom w:val="0"/>
      <w:divBdr>
        <w:top w:val="none" w:sz="0" w:space="0" w:color="auto"/>
        <w:left w:val="none" w:sz="0" w:space="0" w:color="auto"/>
        <w:bottom w:val="none" w:sz="0" w:space="0" w:color="auto"/>
        <w:right w:val="none" w:sz="0" w:space="0" w:color="auto"/>
      </w:divBdr>
    </w:div>
    <w:div w:id="965160828">
      <w:bodyDiv w:val="1"/>
      <w:marLeft w:val="0"/>
      <w:marRight w:val="0"/>
      <w:marTop w:val="0"/>
      <w:marBottom w:val="0"/>
      <w:divBdr>
        <w:top w:val="none" w:sz="0" w:space="0" w:color="auto"/>
        <w:left w:val="none" w:sz="0" w:space="0" w:color="auto"/>
        <w:bottom w:val="none" w:sz="0" w:space="0" w:color="auto"/>
        <w:right w:val="none" w:sz="0" w:space="0" w:color="auto"/>
      </w:divBdr>
      <w:divsChild>
        <w:div w:id="70278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9021486">
      <w:bodyDiv w:val="1"/>
      <w:marLeft w:val="0"/>
      <w:marRight w:val="0"/>
      <w:marTop w:val="0"/>
      <w:marBottom w:val="0"/>
      <w:divBdr>
        <w:top w:val="none" w:sz="0" w:space="0" w:color="auto"/>
        <w:left w:val="none" w:sz="0" w:space="0" w:color="auto"/>
        <w:bottom w:val="none" w:sz="0" w:space="0" w:color="auto"/>
        <w:right w:val="none" w:sz="0" w:space="0" w:color="auto"/>
      </w:divBdr>
    </w:div>
    <w:div w:id="972371177">
      <w:bodyDiv w:val="1"/>
      <w:marLeft w:val="0"/>
      <w:marRight w:val="0"/>
      <w:marTop w:val="0"/>
      <w:marBottom w:val="0"/>
      <w:divBdr>
        <w:top w:val="none" w:sz="0" w:space="0" w:color="auto"/>
        <w:left w:val="none" w:sz="0" w:space="0" w:color="auto"/>
        <w:bottom w:val="none" w:sz="0" w:space="0" w:color="auto"/>
        <w:right w:val="none" w:sz="0" w:space="0" w:color="auto"/>
      </w:divBdr>
      <w:divsChild>
        <w:div w:id="1065760867">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780182108">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650777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973604208">
      <w:bodyDiv w:val="1"/>
      <w:marLeft w:val="0"/>
      <w:marRight w:val="0"/>
      <w:marTop w:val="0"/>
      <w:marBottom w:val="0"/>
      <w:divBdr>
        <w:top w:val="none" w:sz="0" w:space="0" w:color="auto"/>
        <w:left w:val="none" w:sz="0" w:space="0" w:color="auto"/>
        <w:bottom w:val="none" w:sz="0" w:space="0" w:color="auto"/>
        <w:right w:val="none" w:sz="0" w:space="0" w:color="auto"/>
      </w:divBdr>
    </w:div>
    <w:div w:id="979726938">
      <w:bodyDiv w:val="1"/>
      <w:marLeft w:val="0"/>
      <w:marRight w:val="0"/>
      <w:marTop w:val="0"/>
      <w:marBottom w:val="0"/>
      <w:divBdr>
        <w:top w:val="none" w:sz="0" w:space="0" w:color="auto"/>
        <w:left w:val="none" w:sz="0" w:space="0" w:color="auto"/>
        <w:bottom w:val="none" w:sz="0" w:space="0" w:color="auto"/>
        <w:right w:val="none" w:sz="0" w:space="0" w:color="auto"/>
      </w:divBdr>
      <w:divsChild>
        <w:div w:id="192772806">
          <w:marLeft w:val="0"/>
          <w:marRight w:val="0"/>
          <w:marTop w:val="0"/>
          <w:marBottom w:val="0"/>
          <w:divBdr>
            <w:top w:val="none" w:sz="0" w:space="0" w:color="auto"/>
            <w:left w:val="none" w:sz="0" w:space="0" w:color="auto"/>
            <w:bottom w:val="none" w:sz="0" w:space="0" w:color="auto"/>
            <w:right w:val="none" w:sz="0" w:space="0" w:color="auto"/>
          </w:divBdr>
          <w:divsChild>
            <w:div w:id="287862029">
              <w:marLeft w:val="0"/>
              <w:marRight w:val="0"/>
              <w:marTop w:val="0"/>
              <w:marBottom w:val="0"/>
              <w:divBdr>
                <w:top w:val="none" w:sz="0" w:space="0" w:color="auto"/>
                <w:left w:val="none" w:sz="0" w:space="0" w:color="auto"/>
                <w:bottom w:val="none" w:sz="0" w:space="0" w:color="auto"/>
                <w:right w:val="none" w:sz="0" w:space="0" w:color="auto"/>
              </w:divBdr>
            </w:div>
            <w:div w:id="297303167">
              <w:marLeft w:val="0"/>
              <w:marRight w:val="0"/>
              <w:marTop w:val="0"/>
              <w:marBottom w:val="0"/>
              <w:divBdr>
                <w:top w:val="none" w:sz="0" w:space="0" w:color="auto"/>
                <w:left w:val="none" w:sz="0" w:space="0" w:color="auto"/>
                <w:bottom w:val="none" w:sz="0" w:space="0" w:color="auto"/>
                <w:right w:val="none" w:sz="0" w:space="0" w:color="auto"/>
              </w:divBdr>
            </w:div>
            <w:div w:id="921257626">
              <w:marLeft w:val="0"/>
              <w:marRight w:val="0"/>
              <w:marTop w:val="0"/>
              <w:marBottom w:val="0"/>
              <w:divBdr>
                <w:top w:val="none" w:sz="0" w:space="0" w:color="auto"/>
                <w:left w:val="none" w:sz="0" w:space="0" w:color="auto"/>
                <w:bottom w:val="none" w:sz="0" w:space="0" w:color="auto"/>
                <w:right w:val="none" w:sz="0" w:space="0" w:color="auto"/>
              </w:divBdr>
            </w:div>
            <w:div w:id="1202940912">
              <w:marLeft w:val="0"/>
              <w:marRight w:val="0"/>
              <w:marTop w:val="0"/>
              <w:marBottom w:val="0"/>
              <w:divBdr>
                <w:top w:val="none" w:sz="0" w:space="0" w:color="auto"/>
                <w:left w:val="none" w:sz="0" w:space="0" w:color="auto"/>
                <w:bottom w:val="none" w:sz="0" w:space="0" w:color="auto"/>
                <w:right w:val="none" w:sz="0" w:space="0" w:color="auto"/>
              </w:divBdr>
            </w:div>
            <w:div w:id="1386638319">
              <w:marLeft w:val="0"/>
              <w:marRight w:val="0"/>
              <w:marTop w:val="0"/>
              <w:marBottom w:val="0"/>
              <w:divBdr>
                <w:top w:val="none" w:sz="0" w:space="0" w:color="auto"/>
                <w:left w:val="none" w:sz="0" w:space="0" w:color="auto"/>
                <w:bottom w:val="none" w:sz="0" w:space="0" w:color="auto"/>
                <w:right w:val="none" w:sz="0" w:space="0" w:color="auto"/>
              </w:divBdr>
            </w:div>
            <w:div w:id="1974674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810363">
      <w:bodyDiv w:val="1"/>
      <w:marLeft w:val="0"/>
      <w:marRight w:val="0"/>
      <w:marTop w:val="0"/>
      <w:marBottom w:val="0"/>
      <w:divBdr>
        <w:top w:val="none" w:sz="0" w:space="0" w:color="auto"/>
        <w:left w:val="none" w:sz="0" w:space="0" w:color="auto"/>
        <w:bottom w:val="none" w:sz="0" w:space="0" w:color="auto"/>
        <w:right w:val="none" w:sz="0" w:space="0" w:color="auto"/>
      </w:divBdr>
    </w:div>
    <w:div w:id="990064339">
      <w:bodyDiv w:val="1"/>
      <w:marLeft w:val="0"/>
      <w:marRight w:val="0"/>
      <w:marTop w:val="0"/>
      <w:marBottom w:val="0"/>
      <w:divBdr>
        <w:top w:val="none" w:sz="0" w:space="0" w:color="auto"/>
        <w:left w:val="none" w:sz="0" w:space="0" w:color="auto"/>
        <w:bottom w:val="none" w:sz="0" w:space="0" w:color="auto"/>
        <w:right w:val="none" w:sz="0" w:space="0" w:color="auto"/>
      </w:divBdr>
    </w:div>
    <w:div w:id="1001809517">
      <w:bodyDiv w:val="1"/>
      <w:marLeft w:val="0"/>
      <w:marRight w:val="0"/>
      <w:marTop w:val="0"/>
      <w:marBottom w:val="0"/>
      <w:divBdr>
        <w:top w:val="none" w:sz="0" w:space="0" w:color="auto"/>
        <w:left w:val="none" w:sz="0" w:space="0" w:color="auto"/>
        <w:bottom w:val="none" w:sz="0" w:space="0" w:color="auto"/>
        <w:right w:val="none" w:sz="0" w:space="0" w:color="auto"/>
      </w:divBdr>
    </w:div>
    <w:div w:id="1006596450">
      <w:bodyDiv w:val="1"/>
      <w:marLeft w:val="0"/>
      <w:marRight w:val="0"/>
      <w:marTop w:val="0"/>
      <w:marBottom w:val="0"/>
      <w:divBdr>
        <w:top w:val="none" w:sz="0" w:space="0" w:color="auto"/>
        <w:left w:val="none" w:sz="0" w:space="0" w:color="auto"/>
        <w:bottom w:val="none" w:sz="0" w:space="0" w:color="auto"/>
        <w:right w:val="none" w:sz="0" w:space="0" w:color="auto"/>
      </w:divBdr>
      <w:divsChild>
        <w:div w:id="856116584">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8475230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11565586">
      <w:bodyDiv w:val="1"/>
      <w:marLeft w:val="0"/>
      <w:marRight w:val="0"/>
      <w:marTop w:val="0"/>
      <w:marBottom w:val="0"/>
      <w:divBdr>
        <w:top w:val="none" w:sz="0" w:space="0" w:color="auto"/>
        <w:left w:val="none" w:sz="0" w:space="0" w:color="auto"/>
        <w:bottom w:val="none" w:sz="0" w:space="0" w:color="auto"/>
        <w:right w:val="none" w:sz="0" w:space="0" w:color="auto"/>
      </w:divBdr>
    </w:div>
    <w:div w:id="1016463453">
      <w:bodyDiv w:val="1"/>
      <w:marLeft w:val="0"/>
      <w:marRight w:val="0"/>
      <w:marTop w:val="0"/>
      <w:marBottom w:val="0"/>
      <w:divBdr>
        <w:top w:val="none" w:sz="0" w:space="0" w:color="auto"/>
        <w:left w:val="none" w:sz="0" w:space="0" w:color="auto"/>
        <w:bottom w:val="none" w:sz="0" w:space="0" w:color="auto"/>
        <w:right w:val="none" w:sz="0" w:space="0" w:color="auto"/>
      </w:divBdr>
    </w:div>
    <w:div w:id="1027487150">
      <w:bodyDiv w:val="1"/>
      <w:marLeft w:val="0"/>
      <w:marRight w:val="0"/>
      <w:marTop w:val="0"/>
      <w:marBottom w:val="0"/>
      <w:divBdr>
        <w:top w:val="none" w:sz="0" w:space="0" w:color="auto"/>
        <w:left w:val="none" w:sz="0" w:space="0" w:color="auto"/>
        <w:bottom w:val="none" w:sz="0" w:space="0" w:color="auto"/>
        <w:right w:val="none" w:sz="0" w:space="0" w:color="auto"/>
      </w:divBdr>
    </w:div>
    <w:div w:id="1029526951">
      <w:bodyDiv w:val="1"/>
      <w:marLeft w:val="0"/>
      <w:marRight w:val="0"/>
      <w:marTop w:val="0"/>
      <w:marBottom w:val="0"/>
      <w:divBdr>
        <w:top w:val="none" w:sz="0" w:space="0" w:color="auto"/>
        <w:left w:val="none" w:sz="0" w:space="0" w:color="auto"/>
        <w:bottom w:val="none" w:sz="0" w:space="0" w:color="auto"/>
        <w:right w:val="none" w:sz="0" w:space="0" w:color="auto"/>
      </w:divBdr>
    </w:div>
    <w:div w:id="1029768032">
      <w:bodyDiv w:val="1"/>
      <w:marLeft w:val="0"/>
      <w:marRight w:val="0"/>
      <w:marTop w:val="0"/>
      <w:marBottom w:val="0"/>
      <w:divBdr>
        <w:top w:val="none" w:sz="0" w:space="0" w:color="auto"/>
        <w:left w:val="none" w:sz="0" w:space="0" w:color="auto"/>
        <w:bottom w:val="none" w:sz="0" w:space="0" w:color="auto"/>
        <w:right w:val="none" w:sz="0" w:space="0" w:color="auto"/>
      </w:divBdr>
    </w:div>
    <w:div w:id="1038121752">
      <w:bodyDiv w:val="1"/>
      <w:marLeft w:val="0"/>
      <w:marRight w:val="0"/>
      <w:marTop w:val="0"/>
      <w:marBottom w:val="0"/>
      <w:divBdr>
        <w:top w:val="none" w:sz="0" w:space="0" w:color="auto"/>
        <w:left w:val="none" w:sz="0" w:space="0" w:color="auto"/>
        <w:bottom w:val="none" w:sz="0" w:space="0" w:color="auto"/>
        <w:right w:val="none" w:sz="0" w:space="0" w:color="auto"/>
      </w:divBdr>
    </w:div>
    <w:div w:id="1049649260">
      <w:bodyDiv w:val="1"/>
      <w:marLeft w:val="0"/>
      <w:marRight w:val="0"/>
      <w:marTop w:val="0"/>
      <w:marBottom w:val="0"/>
      <w:divBdr>
        <w:top w:val="none" w:sz="0" w:space="0" w:color="auto"/>
        <w:left w:val="none" w:sz="0" w:space="0" w:color="auto"/>
        <w:bottom w:val="none" w:sz="0" w:space="0" w:color="auto"/>
        <w:right w:val="none" w:sz="0" w:space="0" w:color="auto"/>
      </w:divBdr>
    </w:div>
    <w:div w:id="1061173838">
      <w:bodyDiv w:val="1"/>
      <w:marLeft w:val="0"/>
      <w:marRight w:val="0"/>
      <w:marTop w:val="0"/>
      <w:marBottom w:val="0"/>
      <w:divBdr>
        <w:top w:val="none" w:sz="0" w:space="0" w:color="auto"/>
        <w:left w:val="none" w:sz="0" w:space="0" w:color="auto"/>
        <w:bottom w:val="none" w:sz="0" w:space="0" w:color="auto"/>
        <w:right w:val="none" w:sz="0" w:space="0" w:color="auto"/>
      </w:divBdr>
    </w:div>
    <w:div w:id="1062213770">
      <w:bodyDiv w:val="1"/>
      <w:marLeft w:val="0"/>
      <w:marRight w:val="0"/>
      <w:marTop w:val="0"/>
      <w:marBottom w:val="0"/>
      <w:divBdr>
        <w:top w:val="none" w:sz="0" w:space="0" w:color="auto"/>
        <w:left w:val="none" w:sz="0" w:space="0" w:color="auto"/>
        <w:bottom w:val="none" w:sz="0" w:space="0" w:color="auto"/>
        <w:right w:val="none" w:sz="0" w:space="0" w:color="auto"/>
      </w:divBdr>
    </w:div>
    <w:div w:id="1071464894">
      <w:bodyDiv w:val="1"/>
      <w:marLeft w:val="0"/>
      <w:marRight w:val="0"/>
      <w:marTop w:val="0"/>
      <w:marBottom w:val="0"/>
      <w:divBdr>
        <w:top w:val="none" w:sz="0" w:space="0" w:color="auto"/>
        <w:left w:val="none" w:sz="0" w:space="0" w:color="auto"/>
        <w:bottom w:val="none" w:sz="0" w:space="0" w:color="auto"/>
        <w:right w:val="none" w:sz="0" w:space="0" w:color="auto"/>
      </w:divBdr>
    </w:div>
    <w:div w:id="1073506973">
      <w:bodyDiv w:val="1"/>
      <w:marLeft w:val="0"/>
      <w:marRight w:val="0"/>
      <w:marTop w:val="0"/>
      <w:marBottom w:val="0"/>
      <w:divBdr>
        <w:top w:val="none" w:sz="0" w:space="0" w:color="auto"/>
        <w:left w:val="none" w:sz="0" w:space="0" w:color="auto"/>
        <w:bottom w:val="none" w:sz="0" w:space="0" w:color="auto"/>
        <w:right w:val="none" w:sz="0" w:space="0" w:color="auto"/>
      </w:divBdr>
    </w:div>
    <w:div w:id="1075401622">
      <w:bodyDiv w:val="1"/>
      <w:marLeft w:val="0"/>
      <w:marRight w:val="0"/>
      <w:marTop w:val="0"/>
      <w:marBottom w:val="0"/>
      <w:divBdr>
        <w:top w:val="none" w:sz="0" w:space="0" w:color="auto"/>
        <w:left w:val="none" w:sz="0" w:space="0" w:color="auto"/>
        <w:bottom w:val="none" w:sz="0" w:space="0" w:color="auto"/>
        <w:right w:val="none" w:sz="0" w:space="0" w:color="auto"/>
      </w:divBdr>
    </w:div>
    <w:div w:id="1077366182">
      <w:bodyDiv w:val="1"/>
      <w:marLeft w:val="0"/>
      <w:marRight w:val="0"/>
      <w:marTop w:val="0"/>
      <w:marBottom w:val="0"/>
      <w:divBdr>
        <w:top w:val="none" w:sz="0" w:space="0" w:color="auto"/>
        <w:left w:val="none" w:sz="0" w:space="0" w:color="auto"/>
        <w:bottom w:val="none" w:sz="0" w:space="0" w:color="auto"/>
        <w:right w:val="none" w:sz="0" w:space="0" w:color="auto"/>
      </w:divBdr>
    </w:div>
    <w:div w:id="1079014659">
      <w:bodyDiv w:val="1"/>
      <w:marLeft w:val="0"/>
      <w:marRight w:val="0"/>
      <w:marTop w:val="0"/>
      <w:marBottom w:val="0"/>
      <w:divBdr>
        <w:top w:val="none" w:sz="0" w:space="0" w:color="auto"/>
        <w:left w:val="none" w:sz="0" w:space="0" w:color="auto"/>
        <w:bottom w:val="none" w:sz="0" w:space="0" w:color="auto"/>
        <w:right w:val="none" w:sz="0" w:space="0" w:color="auto"/>
      </w:divBdr>
    </w:div>
    <w:div w:id="1080061726">
      <w:bodyDiv w:val="1"/>
      <w:marLeft w:val="0"/>
      <w:marRight w:val="0"/>
      <w:marTop w:val="0"/>
      <w:marBottom w:val="0"/>
      <w:divBdr>
        <w:top w:val="none" w:sz="0" w:space="0" w:color="auto"/>
        <w:left w:val="none" w:sz="0" w:space="0" w:color="auto"/>
        <w:bottom w:val="none" w:sz="0" w:space="0" w:color="auto"/>
        <w:right w:val="none" w:sz="0" w:space="0" w:color="auto"/>
      </w:divBdr>
    </w:div>
    <w:div w:id="1083796815">
      <w:bodyDiv w:val="1"/>
      <w:marLeft w:val="0"/>
      <w:marRight w:val="0"/>
      <w:marTop w:val="0"/>
      <w:marBottom w:val="0"/>
      <w:divBdr>
        <w:top w:val="none" w:sz="0" w:space="0" w:color="auto"/>
        <w:left w:val="none" w:sz="0" w:space="0" w:color="auto"/>
        <w:bottom w:val="none" w:sz="0" w:space="0" w:color="auto"/>
        <w:right w:val="none" w:sz="0" w:space="0" w:color="auto"/>
      </w:divBdr>
    </w:div>
    <w:div w:id="1085879334">
      <w:bodyDiv w:val="1"/>
      <w:marLeft w:val="0"/>
      <w:marRight w:val="0"/>
      <w:marTop w:val="0"/>
      <w:marBottom w:val="0"/>
      <w:divBdr>
        <w:top w:val="none" w:sz="0" w:space="0" w:color="auto"/>
        <w:left w:val="none" w:sz="0" w:space="0" w:color="auto"/>
        <w:bottom w:val="none" w:sz="0" w:space="0" w:color="auto"/>
        <w:right w:val="none" w:sz="0" w:space="0" w:color="auto"/>
      </w:divBdr>
    </w:div>
    <w:div w:id="1087457513">
      <w:bodyDiv w:val="1"/>
      <w:marLeft w:val="0"/>
      <w:marRight w:val="0"/>
      <w:marTop w:val="0"/>
      <w:marBottom w:val="0"/>
      <w:divBdr>
        <w:top w:val="none" w:sz="0" w:space="0" w:color="auto"/>
        <w:left w:val="none" w:sz="0" w:space="0" w:color="auto"/>
        <w:bottom w:val="none" w:sz="0" w:space="0" w:color="auto"/>
        <w:right w:val="none" w:sz="0" w:space="0" w:color="auto"/>
      </w:divBdr>
      <w:divsChild>
        <w:div w:id="1071151251">
          <w:marLeft w:val="0"/>
          <w:marRight w:val="0"/>
          <w:marTop w:val="0"/>
          <w:marBottom w:val="0"/>
          <w:divBdr>
            <w:top w:val="none" w:sz="0" w:space="0" w:color="auto"/>
            <w:left w:val="none" w:sz="0" w:space="0" w:color="auto"/>
            <w:bottom w:val="none" w:sz="0" w:space="0" w:color="auto"/>
            <w:right w:val="none" w:sz="0" w:space="0" w:color="auto"/>
          </w:divBdr>
          <w:divsChild>
            <w:div w:id="1776830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244072">
      <w:bodyDiv w:val="1"/>
      <w:marLeft w:val="0"/>
      <w:marRight w:val="0"/>
      <w:marTop w:val="0"/>
      <w:marBottom w:val="0"/>
      <w:divBdr>
        <w:top w:val="none" w:sz="0" w:space="0" w:color="auto"/>
        <w:left w:val="none" w:sz="0" w:space="0" w:color="auto"/>
        <w:bottom w:val="none" w:sz="0" w:space="0" w:color="auto"/>
        <w:right w:val="none" w:sz="0" w:space="0" w:color="auto"/>
      </w:divBdr>
    </w:div>
    <w:div w:id="1104223823">
      <w:bodyDiv w:val="1"/>
      <w:marLeft w:val="0"/>
      <w:marRight w:val="0"/>
      <w:marTop w:val="0"/>
      <w:marBottom w:val="0"/>
      <w:divBdr>
        <w:top w:val="none" w:sz="0" w:space="0" w:color="auto"/>
        <w:left w:val="none" w:sz="0" w:space="0" w:color="auto"/>
        <w:bottom w:val="none" w:sz="0" w:space="0" w:color="auto"/>
        <w:right w:val="none" w:sz="0" w:space="0" w:color="auto"/>
      </w:divBdr>
    </w:div>
    <w:div w:id="1108618174">
      <w:bodyDiv w:val="1"/>
      <w:marLeft w:val="0"/>
      <w:marRight w:val="0"/>
      <w:marTop w:val="0"/>
      <w:marBottom w:val="0"/>
      <w:divBdr>
        <w:top w:val="none" w:sz="0" w:space="0" w:color="auto"/>
        <w:left w:val="none" w:sz="0" w:space="0" w:color="auto"/>
        <w:bottom w:val="none" w:sz="0" w:space="0" w:color="auto"/>
        <w:right w:val="none" w:sz="0" w:space="0" w:color="auto"/>
      </w:divBdr>
    </w:div>
    <w:div w:id="1110855293">
      <w:bodyDiv w:val="1"/>
      <w:marLeft w:val="0"/>
      <w:marRight w:val="0"/>
      <w:marTop w:val="0"/>
      <w:marBottom w:val="0"/>
      <w:divBdr>
        <w:top w:val="none" w:sz="0" w:space="0" w:color="auto"/>
        <w:left w:val="none" w:sz="0" w:space="0" w:color="auto"/>
        <w:bottom w:val="none" w:sz="0" w:space="0" w:color="auto"/>
        <w:right w:val="none" w:sz="0" w:space="0" w:color="auto"/>
      </w:divBdr>
    </w:div>
    <w:div w:id="1115518758">
      <w:bodyDiv w:val="1"/>
      <w:marLeft w:val="0"/>
      <w:marRight w:val="0"/>
      <w:marTop w:val="0"/>
      <w:marBottom w:val="0"/>
      <w:divBdr>
        <w:top w:val="none" w:sz="0" w:space="0" w:color="auto"/>
        <w:left w:val="none" w:sz="0" w:space="0" w:color="auto"/>
        <w:bottom w:val="none" w:sz="0" w:space="0" w:color="auto"/>
        <w:right w:val="none" w:sz="0" w:space="0" w:color="auto"/>
      </w:divBdr>
    </w:div>
    <w:div w:id="1121875391">
      <w:bodyDiv w:val="1"/>
      <w:marLeft w:val="0"/>
      <w:marRight w:val="0"/>
      <w:marTop w:val="0"/>
      <w:marBottom w:val="0"/>
      <w:divBdr>
        <w:top w:val="none" w:sz="0" w:space="0" w:color="auto"/>
        <w:left w:val="none" w:sz="0" w:space="0" w:color="auto"/>
        <w:bottom w:val="none" w:sz="0" w:space="0" w:color="auto"/>
        <w:right w:val="none" w:sz="0" w:space="0" w:color="auto"/>
      </w:divBdr>
    </w:div>
    <w:div w:id="1123766381">
      <w:bodyDiv w:val="1"/>
      <w:marLeft w:val="0"/>
      <w:marRight w:val="0"/>
      <w:marTop w:val="0"/>
      <w:marBottom w:val="0"/>
      <w:divBdr>
        <w:top w:val="none" w:sz="0" w:space="0" w:color="auto"/>
        <w:left w:val="none" w:sz="0" w:space="0" w:color="auto"/>
        <w:bottom w:val="none" w:sz="0" w:space="0" w:color="auto"/>
        <w:right w:val="none" w:sz="0" w:space="0" w:color="auto"/>
      </w:divBdr>
    </w:div>
    <w:div w:id="1129588980">
      <w:bodyDiv w:val="1"/>
      <w:marLeft w:val="0"/>
      <w:marRight w:val="0"/>
      <w:marTop w:val="0"/>
      <w:marBottom w:val="0"/>
      <w:divBdr>
        <w:top w:val="none" w:sz="0" w:space="0" w:color="auto"/>
        <w:left w:val="none" w:sz="0" w:space="0" w:color="auto"/>
        <w:bottom w:val="none" w:sz="0" w:space="0" w:color="auto"/>
        <w:right w:val="none" w:sz="0" w:space="0" w:color="auto"/>
      </w:divBdr>
    </w:div>
    <w:div w:id="1152794185">
      <w:bodyDiv w:val="1"/>
      <w:marLeft w:val="0"/>
      <w:marRight w:val="0"/>
      <w:marTop w:val="0"/>
      <w:marBottom w:val="0"/>
      <w:divBdr>
        <w:top w:val="none" w:sz="0" w:space="0" w:color="auto"/>
        <w:left w:val="none" w:sz="0" w:space="0" w:color="auto"/>
        <w:bottom w:val="none" w:sz="0" w:space="0" w:color="auto"/>
        <w:right w:val="none" w:sz="0" w:space="0" w:color="auto"/>
      </w:divBdr>
    </w:div>
    <w:div w:id="1153373816">
      <w:bodyDiv w:val="1"/>
      <w:marLeft w:val="0"/>
      <w:marRight w:val="0"/>
      <w:marTop w:val="0"/>
      <w:marBottom w:val="0"/>
      <w:divBdr>
        <w:top w:val="none" w:sz="0" w:space="0" w:color="auto"/>
        <w:left w:val="none" w:sz="0" w:space="0" w:color="auto"/>
        <w:bottom w:val="none" w:sz="0" w:space="0" w:color="auto"/>
        <w:right w:val="none" w:sz="0" w:space="0" w:color="auto"/>
      </w:divBdr>
    </w:div>
    <w:div w:id="1157454999">
      <w:bodyDiv w:val="1"/>
      <w:marLeft w:val="0"/>
      <w:marRight w:val="0"/>
      <w:marTop w:val="0"/>
      <w:marBottom w:val="0"/>
      <w:divBdr>
        <w:top w:val="none" w:sz="0" w:space="0" w:color="auto"/>
        <w:left w:val="none" w:sz="0" w:space="0" w:color="auto"/>
        <w:bottom w:val="none" w:sz="0" w:space="0" w:color="auto"/>
        <w:right w:val="none" w:sz="0" w:space="0" w:color="auto"/>
      </w:divBdr>
    </w:div>
    <w:div w:id="1161040032">
      <w:bodyDiv w:val="1"/>
      <w:marLeft w:val="0"/>
      <w:marRight w:val="0"/>
      <w:marTop w:val="0"/>
      <w:marBottom w:val="0"/>
      <w:divBdr>
        <w:top w:val="none" w:sz="0" w:space="0" w:color="auto"/>
        <w:left w:val="none" w:sz="0" w:space="0" w:color="auto"/>
        <w:bottom w:val="none" w:sz="0" w:space="0" w:color="auto"/>
        <w:right w:val="none" w:sz="0" w:space="0" w:color="auto"/>
      </w:divBdr>
    </w:div>
    <w:div w:id="1192065164">
      <w:bodyDiv w:val="1"/>
      <w:marLeft w:val="0"/>
      <w:marRight w:val="0"/>
      <w:marTop w:val="0"/>
      <w:marBottom w:val="0"/>
      <w:divBdr>
        <w:top w:val="none" w:sz="0" w:space="0" w:color="auto"/>
        <w:left w:val="none" w:sz="0" w:space="0" w:color="auto"/>
        <w:bottom w:val="none" w:sz="0" w:space="0" w:color="auto"/>
        <w:right w:val="none" w:sz="0" w:space="0" w:color="auto"/>
      </w:divBdr>
    </w:div>
    <w:div w:id="1199271409">
      <w:bodyDiv w:val="1"/>
      <w:marLeft w:val="0"/>
      <w:marRight w:val="0"/>
      <w:marTop w:val="0"/>
      <w:marBottom w:val="0"/>
      <w:divBdr>
        <w:top w:val="none" w:sz="0" w:space="0" w:color="auto"/>
        <w:left w:val="none" w:sz="0" w:space="0" w:color="auto"/>
        <w:bottom w:val="none" w:sz="0" w:space="0" w:color="auto"/>
        <w:right w:val="none" w:sz="0" w:space="0" w:color="auto"/>
      </w:divBdr>
      <w:divsChild>
        <w:div w:id="52774656">
          <w:marLeft w:val="0"/>
          <w:marRight w:val="0"/>
          <w:marTop w:val="0"/>
          <w:marBottom w:val="0"/>
          <w:divBdr>
            <w:top w:val="single" w:sz="36" w:space="6" w:color="FFFFFF"/>
            <w:left w:val="none" w:sz="0" w:space="0" w:color="auto"/>
            <w:bottom w:val="none" w:sz="0" w:space="0" w:color="auto"/>
            <w:right w:val="none" w:sz="0" w:space="0" w:color="auto"/>
          </w:divBdr>
        </w:div>
        <w:div w:id="1885827601">
          <w:marLeft w:val="0"/>
          <w:marRight w:val="0"/>
          <w:marTop w:val="0"/>
          <w:marBottom w:val="0"/>
          <w:divBdr>
            <w:top w:val="single" w:sz="36" w:space="6" w:color="FFFFFF"/>
            <w:left w:val="none" w:sz="0" w:space="0" w:color="auto"/>
            <w:bottom w:val="none" w:sz="0" w:space="0" w:color="auto"/>
            <w:right w:val="none" w:sz="0" w:space="0" w:color="auto"/>
          </w:divBdr>
        </w:div>
        <w:div w:id="812676356">
          <w:marLeft w:val="0"/>
          <w:marRight w:val="0"/>
          <w:marTop w:val="0"/>
          <w:marBottom w:val="0"/>
          <w:divBdr>
            <w:top w:val="single" w:sz="36" w:space="6" w:color="FFFFFF"/>
            <w:left w:val="none" w:sz="0" w:space="0" w:color="auto"/>
            <w:bottom w:val="none" w:sz="0" w:space="0" w:color="auto"/>
            <w:right w:val="none" w:sz="0" w:space="0" w:color="auto"/>
          </w:divBdr>
        </w:div>
        <w:div w:id="1324510496">
          <w:marLeft w:val="0"/>
          <w:marRight w:val="0"/>
          <w:marTop w:val="0"/>
          <w:marBottom w:val="0"/>
          <w:divBdr>
            <w:top w:val="single" w:sz="36" w:space="6" w:color="FFFFFF"/>
            <w:left w:val="none" w:sz="0" w:space="0" w:color="auto"/>
            <w:bottom w:val="none" w:sz="0" w:space="0" w:color="auto"/>
            <w:right w:val="none" w:sz="0" w:space="0" w:color="auto"/>
          </w:divBdr>
        </w:div>
        <w:div w:id="29111076">
          <w:marLeft w:val="0"/>
          <w:marRight w:val="0"/>
          <w:marTop w:val="0"/>
          <w:marBottom w:val="0"/>
          <w:divBdr>
            <w:top w:val="single" w:sz="36" w:space="6" w:color="FFFFFF"/>
            <w:left w:val="none" w:sz="0" w:space="0" w:color="auto"/>
            <w:bottom w:val="none" w:sz="0" w:space="0" w:color="auto"/>
            <w:right w:val="none" w:sz="0" w:space="0" w:color="auto"/>
          </w:divBdr>
        </w:div>
        <w:div w:id="1928148561">
          <w:marLeft w:val="0"/>
          <w:marRight w:val="0"/>
          <w:marTop w:val="0"/>
          <w:marBottom w:val="0"/>
          <w:divBdr>
            <w:top w:val="single" w:sz="36" w:space="6" w:color="FFFFFF"/>
            <w:left w:val="none" w:sz="0" w:space="0" w:color="auto"/>
            <w:bottom w:val="none" w:sz="0" w:space="0" w:color="auto"/>
            <w:right w:val="none" w:sz="0" w:space="0" w:color="auto"/>
          </w:divBdr>
        </w:div>
        <w:div w:id="1643729163">
          <w:marLeft w:val="0"/>
          <w:marRight w:val="0"/>
          <w:marTop w:val="0"/>
          <w:marBottom w:val="0"/>
          <w:divBdr>
            <w:top w:val="single" w:sz="36" w:space="6" w:color="FFFFFF"/>
            <w:left w:val="none" w:sz="0" w:space="0" w:color="auto"/>
            <w:bottom w:val="none" w:sz="0" w:space="0" w:color="auto"/>
            <w:right w:val="none" w:sz="0" w:space="0" w:color="auto"/>
          </w:divBdr>
        </w:div>
        <w:div w:id="652678794">
          <w:marLeft w:val="0"/>
          <w:marRight w:val="0"/>
          <w:marTop w:val="0"/>
          <w:marBottom w:val="0"/>
          <w:divBdr>
            <w:top w:val="single" w:sz="36" w:space="6" w:color="FFFFFF"/>
            <w:left w:val="none" w:sz="0" w:space="0" w:color="auto"/>
            <w:bottom w:val="none" w:sz="0" w:space="0" w:color="auto"/>
            <w:right w:val="none" w:sz="0" w:space="0" w:color="auto"/>
          </w:divBdr>
        </w:div>
      </w:divsChild>
    </w:div>
    <w:div w:id="1211303363">
      <w:bodyDiv w:val="1"/>
      <w:marLeft w:val="0"/>
      <w:marRight w:val="0"/>
      <w:marTop w:val="0"/>
      <w:marBottom w:val="0"/>
      <w:divBdr>
        <w:top w:val="none" w:sz="0" w:space="0" w:color="auto"/>
        <w:left w:val="none" w:sz="0" w:space="0" w:color="auto"/>
        <w:bottom w:val="none" w:sz="0" w:space="0" w:color="auto"/>
        <w:right w:val="none" w:sz="0" w:space="0" w:color="auto"/>
      </w:divBdr>
    </w:div>
    <w:div w:id="1238634437">
      <w:bodyDiv w:val="1"/>
      <w:marLeft w:val="0"/>
      <w:marRight w:val="0"/>
      <w:marTop w:val="0"/>
      <w:marBottom w:val="0"/>
      <w:divBdr>
        <w:top w:val="none" w:sz="0" w:space="0" w:color="auto"/>
        <w:left w:val="none" w:sz="0" w:space="0" w:color="auto"/>
        <w:bottom w:val="none" w:sz="0" w:space="0" w:color="auto"/>
        <w:right w:val="none" w:sz="0" w:space="0" w:color="auto"/>
      </w:divBdr>
    </w:div>
    <w:div w:id="1253851229">
      <w:bodyDiv w:val="1"/>
      <w:marLeft w:val="0"/>
      <w:marRight w:val="0"/>
      <w:marTop w:val="0"/>
      <w:marBottom w:val="0"/>
      <w:divBdr>
        <w:top w:val="none" w:sz="0" w:space="0" w:color="auto"/>
        <w:left w:val="none" w:sz="0" w:space="0" w:color="auto"/>
        <w:bottom w:val="none" w:sz="0" w:space="0" w:color="auto"/>
        <w:right w:val="none" w:sz="0" w:space="0" w:color="auto"/>
      </w:divBdr>
    </w:div>
    <w:div w:id="1255162694">
      <w:bodyDiv w:val="1"/>
      <w:marLeft w:val="0"/>
      <w:marRight w:val="0"/>
      <w:marTop w:val="0"/>
      <w:marBottom w:val="0"/>
      <w:divBdr>
        <w:top w:val="none" w:sz="0" w:space="0" w:color="auto"/>
        <w:left w:val="none" w:sz="0" w:space="0" w:color="auto"/>
        <w:bottom w:val="none" w:sz="0" w:space="0" w:color="auto"/>
        <w:right w:val="none" w:sz="0" w:space="0" w:color="auto"/>
      </w:divBdr>
      <w:divsChild>
        <w:div w:id="1551840061">
          <w:marLeft w:val="0"/>
          <w:marRight w:val="0"/>
          <w:marTop w:val="0"/>
          <w:marBottom w:val="0"/>
          <w:divBdr>
            <w:top w:val="none" w:sz="0" w:space="0" w:color="auto"/>
            <w:left w:val="none" w:sz="0" w:space="0" w:color="auto"/>
            <w:bottom w:val="none" w:sz="0" w:space="0" w:color="auto"/>
            <w:right w:val="none" w:sz="0" w:space="0" w:color="auto"/>
          </w:divBdr>
        </w:div>
      </w:divsChild>
    </w:div>
    <w:div w:id="1285504695">
      <w:bodyDiv w:val="1"/>
      <w:marLeft w:val="0"/>
      <w:marRight w:val="0"/>
      <w:marTop w:val="0"/>
      <w:marBottom w:val="0"/>
      <w:divBdr>
        <w:top w:val="none" w:sz="0" w:space="0" w:color="auto"/>
        <w:left w:val="none" w:sz="0" w:space="0" w:color="auto"/>
        <w:bottom w:val="none" w:sz="0" w:space="0" w:color="auto"/>
        <w:right w:val="none" w:sz="0" w:space="0" w:color="auto"/>
      </w:divBdr>
    </w:div>
    <w:div w:id="1296132318">
      <w:bodyDiv w:val="1"/>
      <w:marLeft w:val="0"/>
      <w:marRight w:val="0"/>
      <w:marTop w:val="0"/>
      <w:marBottom w:val="0"/>
      <w:divBdr>
        <w:top w:val="none" w:sz="0" w:space="0" w:color="auto"/>
        <w:left w:val="none" w:sz="0" w:space="0" w:color="auto"/>
        <w:bottom w:val="none" w:sz="0" w:space="0" w:color="auto"/>
        <w:right w:val="none" w:sz="0" w:space="0" w:color="auto"/>
      </w:divBdr>
    </w:div>
    <w:div w:id="1306087720">
      <w:bodyDiv w:val="1"/>
      <w:marLeft w:val="0"/>
      <w:marRight w:val="0"/>
      <w:marTop w:val="0"/>
      <w:marBottom w:val="0"/>
      <w:divBdr>
        <w:top w:val="none" w:sz="0" w:space="0" w:color="auto"/>
        <w:left w:val="none" w:sz="0" w:space="0" w:color="auto"/>
        <w:bottom w:val="none" w:sz="0" w:space="0" w:color="auto"/>
        <w:right w:val="none" w:sz="0" w:space="0" w:color="auto"/>
      </w:divBdr>
    </w:div>
    <w:div w:id="1310092588">
      <w:bodyDiv w:val="1"/>
      <w:marLeft w:val="0"/>
      <w:marRight w:val="0"/>
      <w:marTop w:val="0"/>
      <w:marBottom w:val="0"/>
      <w:divBdr>
        <w:top w:val="none" w:sz="0" w:space="0" w:color="auto"/>
        <w:left w:val="none" w:sz="0" w:space="0" w:color="auto"/>
        <w:bottom w:val="none" w:sz="0" w:space="0" w:color="auto"/>
        <w:right w:val="none" w:sz="0" w:space="0" w:color="auto"/>
      </w:divBdr>
    </w:div>
    <w:div w:id="1318536796">
      <w:bodyDiv w:val="1"/>
      <w:marLeft w:val="0"/>
      <w:marRight w:val="0"/>
      <w:marTop w:val="0"/>
      <w:marBottom w:val="0"/>
      <w:divBdr>
        <w:top w:val="none" w:sz="0" w:space="0" w:color="auto"/>
        <w:left w:val="none" w:sz="0" w:space="0" w:color="auto"/>
        <w:bottom w:val="none" w:sz="0" w:space="0" w:color="auto"/>
        <w:right w:val="none" w:sz="0" w:space="0" w:color="auto"/>
      </w:divBdr>
    </w:div>
    <w:div w:id="1329485465">
      <w:bodyDiv w:val="1"/>
      <w:marLeft w:val="0"/>
      <w:marRight w:val="0"/>
      <w:marTop w:val="0"/>
      <w:marBottom w:val="0"/>
      <w:divBdr>
        <w:top w:val="none" w:sz="0" w:space="0" w:color="auto"/>
        <w:left w:val="none" w:sz="0" w:space="0" w:color="auto"/>
        <w:bottom w:val="none" w:sz="0" w:space="0" w:color="auto"/>
        <w:right w:val="none" w:sz="0" w:space="0" w:color="auto"/>
      </w:divBdr>
    </w:div>
    <w:div w:id="1333754364">
      <w:bodyDiv w:val="1"/>
      <w:marLeft w:val="0"/>
      <w:marRight w:val="0"/>
      <w:marTop w:val="0"/>
      <w:marBottom w:val="0"/>
      <w:divBdr>
        <w:top w:val="none" w:sz="0" w:space="0" w:color="auto"/>
        <w:left w:val="none" w:sz="0" w:space="0" w:color="auto"/>
        <w:bottom w:val="none" w:sz="0" w:space="0" w:color="auto"/>
        <w:right w:val="none" w:sz="0" w:space="0" w:color="auto"/>
      </w:divBdr>
    </w:div>
    <w:div w:id="1354727114">
      <w:bodyDiv w:val="1"/>
      <w:marLeft w:val="0"/>
      <w:marRight w:val="0"/>
      <w:marTop w:val="0"/>
      <w:marBottom w:val="0"/>
      <w:divBdr>
        <w:top w:val="none" w:sz="0" w:space="0" w:color="auto"/>
        <w:left w:val="none" w:sz="0" w:space="0" w:color="auto"/>
        <w:bottom w:val="none" w:sz="0" w:space="0" w:color="auto"/>
        <w:right w:val="none" w:sz="0" w:space="0" w:color="auto"/>
      </w:divBdr>
    </w:div>
    <w:div w:id="1356535822">
      <w:bodyDiv w:val="1"/>
      <w:marLeft w:val="0"/>
      <w:marRight w:val="0"/>
      <w:marTop w:val="0"/>
      <w:marBottom w:val="0"/>
      <w:divBdr>
        <w:top w:val="none" w:sz="0" w:space="0" w:color="auto"/>
        <w:left w:val="none" w:sz="0" w:space="0" w:color="auto"/>
        <w:bottom w:val="none" w:sz="0" w:space="0" w:color="auto"/>
        <w:right w:val="none" w:sz="0" w:space="0" w:color="auto"/>
      </w:divBdr>
    </w:div>
    <w:div w:id="1377974953">
      <w:bodyDiv w:val="1"/>
      <w:marLeft w:val="0"/>
      <w:marRight w:val="0"/>
      <w:marTop w:val="0"/>
      <w:marBottom w:val="0"/>
      <w:divBdr>
        <w:top w:val="none" w:sz="0" w:space="0" w:color="auto"/>
        <w:left w:val="none" w:sz="0" w:space="0" w:color="auto"/>
        <w:bottom w:val="none" w:sz="0" w:space="0" w:color="auto"/>
        <w:right w:val="none" w:sz="0" w:space="0" w:color="auto"/>
      </w:divBdr>
    </w:div>
    <w:div w:id="1382973125">
      <w:bodyDiv w:val="1"/>
      <w:marLeft w:val="0"/>
      <w:marRight w:val="0"/>
      <w:marTop w:val="0"/>
      <w:marBottom w:val="0"/>
      <w:divBdr>
        <w:top w:val="none" w:sz="0" w:space="0" w:color="auto"/>
        <w:left w:val="none" w:sz="0" w:space="0" w:color="auto"/>
        <w:bottom w:val="none" w:sz="0" w:space="0" w:color="auto"/>
        <w:right w:val="none" w:sz="0" w:space="0" w:color="auto"/>
      </w:divBdr>
    </w:div>
    <w:div w:id="1385446521">
      <w:bodyDiv w:val="1"/>
      <w:marLeft w:val="0"/>
      <w:marRight w:val="0"/>
      <w:marTop w:val="0"/>
      <w:marBottom w:val="0"/>
      <w:divBdr>
        <w:top w:val="none" w:sz="0" w:space="0" w:color="auto"/>
        <w:left w:val="none" w:sz="0" w:space="0" w:color="auto"/>
        <w:bottom w:val="none" w:sz="0" w:space="0" w:color="auto"/>
        <w:right w:val="none" w:sz="0" w:space="0" w:color="auto"/>
      </w:divBdr>
    </w:div>
    <w:div w:id="1386833977">
      <w:bodyDiv w:val="1"/>
      <w:marLeft w:val="0"/>
      <w:marRight w:val="0"/>
      <w:marTop w:val="0"/>
      <w:marBottom w:val="0"/>
      <w:divBdr>
        <w:top w:val="none" w:sz="0" w:space="0" w:color="auto"/>
        <w:left w:val="none" w:sz="0" w:space="0" w:color="auto"/>
        <w:bottom w:val="none" w:sz="0" w:space="0" w:color="auto"/>
        <w:right w:val="none" w:sz="0" w:space="0" w:color="auto"/>
      </w:divBdr>
    </w:div>
    <w:div w:id="1388070487">
      <w:bodyDiv w:val="1"/>
      <w:marLeft w:val="0"/>
      <w:marRight w:val="0"/>
      <w:marTop w:val="0"/>
      <w:marBottom w:val="0"/>
      <w:divBdr>
        <w:top w:val="none" w:sz="0" w:space="0" w:color="auto"/>
        <w:left w:val="none" w:sz="0" w:space="0" w:color="auto"/>
        <w:bottom w:val="none" w:sz="0" w:space="0" w:color="auto"/>
        <w:right w:val="none" w:sz="0" w:space="0" w:color="auto"/>
      </w:divBdr>
    </w:div>
    <w:div w:id="1397319028">
      <w:bodyDiv w:val="1"/>
      <w:marLeft w:val="0"/>
      <w:marRight w:val="0"/>
      <w:marTop w:val="0"/>
      <w:marBottom w:val="0"/>
      <w:divBdr>
        <w:top w:val="none" w:sz="0" w:space="0" w:color="auto"/>
        <w:left w:val="none" w:sz="0" w:space="0" w:color="auto"/>
        <w:bottom w:val="none" w:sz="0" w:space="0" w:color="auto"/>
        <w:right w:val="none" w:sz="0" w:space="0" w:color="auto"/>
      </w:divBdr>
    </w:div>
    <w:div w:id="1403748011">
      <w:bodyDiv w:val="1"/>
      <w:marLeft w:val="0"/>
      <w:marRight w:val="0"/>
      <w:marTop w:val="0"/>
      <w:marBottom w:val="0"/>
      <w:divBdr>
        <w:top w:val="none" w:sz="0" w:space="0" w:color="auto"/>
        <w:left w:val="none" w:sz="0" w:space="0" w:color="auto"/>
        <w:bottom w:val="none" w:sz="0" w:space="0" w:color="auto"/>
        <w:right w:val="none" w:sz="0" w:space="0" w:color="auto"/>
      </w:divBdr>
      <w:divsChild>
        <w:div w:id="315035011">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3764636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08502818">
      <w:bodyDiv w:val="1"/>
      <w:marLeft w:val="0"/>
      <w:marRight w:val="0"/>
      <w:marTop w:val="0"/>
      <w:marBottom w:val="0"/>
      <w:divBdr>
        <w:top w:val="none" w:sz="0" w:space="0" w:color="auto"/>
        <w:left w:val="none" w:sz="0" w:space="0" w:color="auto"/>
        <w:bottom w:val="none" w:sz="0" w:space="0" w:color="auto"/>
        <w:right w:val="none" w:sz="0" w:space="0" w:color="auto"/>
      </w:divBdr>
    </w:div>
    <w:div w:id="1430198669">
      <w:bodyDiv w:val="1"/>
      <w:marLeft w:val="0"/>
      <w:marRight w:val="0"/>
      <w:marTop w:val="0"/>
      <w:marBottom w:val="0"/>
      <w:divBdr>
        <w:top w:val="none" w:sz="0" w:space="0" w:color="auto"/>
        <w:left w:val="none" w:sz="0" w:space="0" w:color="auto"/>
        <w:bottom w:val="none" w:sz="0" w:space="0" w:color="auto"/>
        <w:right w:val="none" w:sz="0" w:space="0" w:color="auto"/>
      </w:divBdr>
    </w:div>
    <w:div w:id="1435173132">
      <w:bodyDiv w:val="1"/>
      <w:marLeft w:val="0"/>
      <w:marRight w:val="0"/>
      <w:marTop w:val="0"/>
      <w:marBottom w:val="0"/>
      <w:divBdr>
        <w:top w:val="none" w:sz="0" w:space="0" w:color="auto"/>
        <w:left w:val="none" w:sz="0" w:space="0" w:color="auto"/>
        <w:bottom w:val="none" w:sz="0" w:space="0" w:color="auto"/>
        <w:right w:val="none" w:sz="0" w:space="0" w:color="auto"/>
      </w:divBdr>
    </w:div>
    <w:div w:id="1435518806">
      <w:bodyDiv w:val="1"/>
      <w:marLeft w:val="0"/>
      <w:marRight w:val="0"/>
      <w:marTop w:val="0"/>
      <w:marBottom w:val="0"/>
      <w:divBdr>
        <w:top w:val="none" w:sz="0" w:space="0" w:color="auto"/>
        <w:left w:val="none" w:sz="0" w:space="0" w:color="auto"/>
        <w:bottom w:val="none" w:sz="0" w:space="0" w:color="auto"/>
        <w:right w:val="none" w:sz="0" w:space="0" w:color="auto"/>
      </w:divBdr>
      <w:divsChild>
        <w:div w:id="636683937">
          <w:marLeft w:val="0"/>
          <w:marRight w:val="0"/>
          <w:marTop w:val="0"/>
          <w:marBottom w:val="0"/>
          <w:divBdr>
            <w:top w:val="none" w:sz="0" w:space="0" w:color="auto"/>
            <w:left w:val="none" w:sz="0" w:space="0" w:color="auto"/>
            <w:bottom w:val="none" w:sz="0" w:space="0" w:color="auto"/>
            <w:right w:val="none" w:sz="0" w:space="0" w:color="auto"/>
          </w:divBdr>
          <w:divsChild>
            <w:div w:id="23756244">
              <w:marLeft w:val="0"/>
              <w:marRight w:val="0"/>
              <w:marTop w:val="0"/>
              <w:marBottom w:val="0"/>
              <w:divBdr>
                <w:top w:val="none" w:sz="0" w:space="0" w:color="auto"/>
                <w:left w:val="none" w:sz="0" w:space="0" w:color="auto"/>
                <w:bottom w:val="none" w:sz="0" w:space="0" w:color="auto"/>
                <w:right w:val="none" w:sz="0" w:space="0" w:color="auto"/>
              </w:divBdr>
            </w:div>
            <w:div w:id="185605193">
              <w:marLeft w:val="0"/>
              <w:marRight w:val="0"/>
              <w:marTop w:val="0"/>
              <w:marBottom w:val="0"/>
              <w:divBdr>
                <w:top w:val="none" w:sz="0" w:space="0" w:color="auto"/>
                <w:left w:val="none" w:sz="0" w:space="0" w:color="auto"/>
                <w:bottom w:val="none" w:sz="0" w:space="0" w:color="auto"/>
                <w:right w:val="none" w:sz="0" w:space="0" w:color="auto"/>
              </w:divBdr>
            </w:div>
            <w:div w:id="222256098">
              <w:marLeft w:val="0"/>
              <w:marRight w:val="0"/>
              <w:marTop w:val="0"/>
              <w:marBottom w:val="0"/>
              <w:divBdr>
                <w:top w:val="none" w:sz="0" w:space="0" w:color="auto"/>
                <w:left w:val="none" w:sz="0" w:space="0" w:color="auto"/>
                <w:bottom w:val="none" w:sz="0" w:space="0" w:color="auto"/>
                <w:right w:val="none" w:sz="0" w:space="0" w:color="auto"/>
              </w:divBdr>
            </w:div>
            <w:div w:id="238831058">
              <w:marLeft w:val="0"/>
              <w:marRight w:val="0"/>
              <w:marTop w:val="0"/>
              <w:marBottom w:val="0"/>
              <w:divBdr>
                <w:top w:val="none" w:sz="0" w:space="0" w:color="auto"/>
                <w:left w:val="none" w:sz="0" w:space="0" w:color="auto"/>
                <w:bottom w:val="none" w:sz="0" w:space="0" w:color="auto"/>
                <w:right w:val="none" w:sz="0" w:space="0" w:color="auto"/>
              </w:divBdr>
            </w:div>
            <w:div w:id="469709708">
              <w:marLeft w:val="0"/>
              <w:marRight w:val="0"/>
              <w:marTop w:val="0"/>
              <w:marBottom w:val="0"/>
              <w:divBdr>
                <w:top w:val="none" w:sz="0" w:space="0" w:color="auto"/>
                <w:left w:val="none" w:sz="0" w:space="0" w:color="auto"/>
                <w:bottom w:val="none" w:sz="0" w:space="0" w:color="auto"/>
                <w:right w:val="none" w:sz="0" w:space="0" w:color="auto"/>
              </w:divBdr>
            </w:div>
            <w:div w:id="721637025">
              <w:marLeft w:val="0"/>
              <w:marRight w:val="0"/>
              <w:marTop w:val="0"/>
              <w:marBottom w:val="0"/>
              <w:divBdr>
                <w:top w:val="none" w:sz="0" w:space="0" w:color="auto"/>
                <w:left w:val="none" w:sz="0" w:space="0" w:color="auto"/>
                <w:bottom w:val="none" w:sz="0" w:space="0" w:color="auto"/>
                <w:right w:val="none" w:sz="0" w:space="0" w:color="auto"/>
              </w:divBdr>
            </w:div>
            <w:div w:id="796147857">
              <w:marLeft w:val="0"/>
              <w:marRight w:val="0"/>
              <w:marTop w:val="0"/>
              <w:marBottom w:val="0"/>
              <w:divBdr>
                <w:top w:val="none" w:sz="0" w:space="0" w:color="auto"/>
                <w:left w:val="none" w:sz="0" w:space="0" w:color="auto"/>
                <w:bottom w:val="none" w:sz="0" w:space="0" w:color="auto"/>
                <w:right w:val="none" w:sz="0" w:space="0" w:color="auto"/>
              </w:divBdr>
            </w:div>
            <w:div w:id="852915601">
              <w:marLeft w:val="0"/>
              <w:marRight w:val="0"/>
              <w:marTop w:val="0"/>
              <w:marBottom w:val="0"/>
              <w:divBdr>
                <w:top w:val="none" w:sz="0" w:space="0" w:color="auto"/>
                <w:left w:val="none" w:sz="0" w:space="0" w:color="auto"/>
                <w:bottom w:val="none" w:sz="0" w:space="0" w:color="auto"/>
                <w:right w:val="none" w:sz="0" w:space="0" w:color="auto"/>
              </w:divBdr>
            </w:div>
            <w:div w:id="956065229">
              <w:marLeft w:val="0"/>
              <w:marRight w:val="0"/>
              <w:marTop w:val="0"/>
              <w:marBottom w:val="0"/>
              <w:divBdr>
                <w:top w:val="none" w:sz="0" w:space="0" w:color="auto"/>
                <w:left w:val="none" w:sz="0" w:space="0" w:color="auto"/>
                <w:bottom w:val="none" w:sz="0" w:space="0" w:color="auto"/>
                <w:right w:val="none" w:sz="0" w:space="0" w:color="auto"/>
              </w:divBdr>
            </w:div>
            <w:div w:id="1058407103">
              <w:marLeft w:val="0"/>
              <w:marRight w:val="0"/>
              <w:marTop w:val="0"/>
              <w:marBottom w:val="0"/>
              <w:divBdr>
                <w:top w:val="none" w:sz="0" w:space="0" w:color="auto"/>
                <w:left w:val="none" w:sz="0" w:space="0" w:color="auto"/>
                <w:bottom w:val="none" w:sz="0" w:space="0" w:color="auto"/>
                <w:right w:val="none" w:sz="0" w:space="0" w:color="auto"/>
              </w:divBdr>
            </w:div>
            <w:div w:id="1243104247">
              <w:marLeft w:val="0"/>
              <w:marRight w:val="0"/>
              <w:marTop w:val="0"/>
              <w:marBottom w:val="0"/>
              <w:divBdr>
                <w:top w:val="none" w:sz="0" w:space="0" w:color="auto"/>
                <w:left w:val="none" w:sz="0" w:space="0" w:color="auto"/>
                <w:bottom w:val="none" w:sz="0" w:space="0" w:color="auto"/>
                <w:right w:val="none" w:sz="0" w:space="0" w:color="auto"/>
              </w:divBdr>
            </w:div>
            <w:div w:id="1341808157">
              <w:marLeft w:val="0"/>
              <w:marRight w:val="0"/>
              <w:marTop w:val="0"/>
              <w:marBottom w:val="0"/>
              <w:divBdr>
                <w:top w:val="none" w:sz="0" w:space="0" w:color="auto"/>
                <w:left w:val="none" w:sz="0" w:space="0" w:color="auto"/>
                <w:bottom w:val="none" w:sz="0" w:space="0" w:color="auto"/>
                <w:right w:val="none" w:sz="0" w:space="0" w:color="auto"/>
              </w:divBdr>
            </w:div>
            <w:div w:id="1468038886">
              <w:marLeft w:val="0"/>
              <w:marRight w:val="0"/>
              <w:marTop w:val="0"/>
              <w:marBottom w:val="0"/>
              <w:divBdr>
                <w:top w:val="none" w:sz="0" w:space="0" w:color="auto"/>
                <w:left w:val="none" w:sz="0" w:space="0" w:color="auto"/>
                <w:bottom w:val="none" w:sz="0" w:space="0" w:color="auto"/>
                <w:right w:val="none" w:sz="0" w:space="0" w:color="auto"/>
              </w:divBdr>
            </w:div>
            <w:div w:id="1500609791">
              <w:marLeft w:val="0"/>
              <w:marRight w:val="0"/>
              <w:marTop w:val="0"/>
              <w:marBottom w:val="0"/>
              <w:divBdr>
                <w:top w:val="none" w:sz="0" w:space="0" w:color="auto"/>
                <w:left w:val="none" w:sz="0" w:space="0" w:color="auto"/>
                <w:bottom w:val="none" w:sz="0" w:space="0" w:color="auto"/>
                <w:right w:val="none" w:sz="0" w:space="0" w:color="auto"/>
              </w:divBdr>
            </w:div>
            <w:div w:id="1507751268">
              <w:marLeft w:val="0"/>
              <w:marRight w:val="0"/>
              <w:marTop w:val="0"/>
              <w:marBottom w:val="0"/>
              <w:divBdr>
                <w:top w:val="none" w:sz="0" w:space="0" w:color="auto"/>
                <w:left w:val="none" w:sz="0" w:space="0" w:color="auto"/>
                <w:bottom w:val="none" w:sz="0" w:space="0" w:color="auto"/>
                <w:right w:val="none" w:sz="0" w:space="0" w:color="auto"/>
              </w:divBdr>
            </w:div>
            <w:div w:id="1543053539">
              <w:marLeft w:val="0"/>
              <w:marRight w:val="0"/>
              <w:marTop w:val="0"/>
              <w:marBottom w:val="0"/>
              <w:divBdr>
                <w:top w:val="none" w:sz="0" w:space="0" w:color="auto"/>
                <w:left w:val="none" w:sz="0" w:space="0" w:color="auto"/>
                <w:bottom w:val="none" w:sz="0" w:space="0" w:color="auto"/>
                <w:right w:val="none" w:sz="0" w:space="0" w:color="auto"/>
              </w:divBdr>
            </w:div>
            <w:div w:id="1573612907">
              <w:marLeft w:val="0"/>
              <w:marRight w:val="0"/>
              <w:marTop w:val="0"/>
              <w:marBottom w:val="0"/>
              <w:divBdr>
                <w:top w:val="none" w:sz="0" w:space="0" w:color="auto"/>
                <w:left w:val="none" w:sz="0" w:space="0" w:color="auto"/>
                <w:bottom w:val="none" w:sz="0" w:space="0" w:color="auto"/>
                <w:right w:val="none" w:sz="0" w:space="0" w:color="auto"/>
              </w:divBdr>
            </w:div>
            <w:div w:id="1710370763">
              <w:marLeft w:val="0"/>
              <w:marRight w:val="0"/>
              <w:marTop w:val="0"/>
              <w:marBottom w:val="0"/>
              <w:divBdr>
                <w:top w:val="none" w:sz="0" w:space="0" w:color="auto"/>
                <w:left w:val="none" w:sz="0" w:space="0" w:color="auto"/>
                <w:bottom w:val="none" w:sz="0" w:space="0" w:color="auto"/>
                <w:right w:val="none" w:sz="0" w:space="0" w:color="auto"/>
              </w:divBdr>
            </w:div>
            <w:div w:id="1721396426">
              <w:marLeft w:val="0"/>
              <w:marRight w:val="0"/>
              <w:marTop w:val="0"/>
              <w:marBottom w:val="0"/>
              <w:divBdr>
                <w:top w:val="none" w:sz="0" w:space="0" w:color="auto"/>
                <w:left w:val="none" w:sz="0" w:space="0" w:color="auto"/>
                <w:bottom w:val="none" w:sz="0" w:space="0" w:color="auto"/>
                <w:right w:val="none" w:sz="0" w:space="0" w:color="auto"/>
              </w:divBdr>
            </w:div>
            <w:div w:id="1771271582">
              <w:marLeft w:val="0"/>
              <w:marRight w:val="0"/>
              <w:marTop w:val="0"/>
              <w:marBottom w:val="0"/>
              <w:divBdr>
                <w:top w:val="none" w:sz="0" w:space="0" w:color="auto"/>
                <w:left w:val="none" w:sz="0" w:space="0" w:color="auto"/>
                <w:bottom w:val="none" w:sz="0" w:space="0" w:color="auto"/>
                <w:right w:val="none" w:sz="0" w:space="0" w:color="auto"/>
              </w:divBdr>
            </w:div>
            <w:div w:id="2005160725">
              <w:marLeft w:val="0"/>
              <w:marRight w:val="0"/>
              <w:marTop w:val="0"/>
              <w:marBottom w:val="0"/>
              <w:divBdr>
                <w:top w:val="none" w:sz="0" w:space="0" w:color="auto"/>
                <w:left w:val="none" w:sz="0" w:space="0" w:color="auto"/>
                <w:bottom w:val="none" w:sz="0" w:space="0" w:color="auto"/>
                <w:right w:val="none" w:sz="0" w:space="0" w:color="auto"/>
              </w:divBdr>
            </w:div>
            <w:div w:id="2052148918">
              <w:marLeft w:val="0"/>
              <w:marRight w:val="0"/>
              <w:marTop w:val="0"/>
              <w:marBottom w:val="0"/>
              <w:divBdr>
                <w:top w:val="none" w:sz="0" w:space="0" w:color="auto"/>
                <w:left w:val="none" w:sz="0" w:space="0" w:color="auto"/>
                <w:bottom w:val="none" w:sz="0" w:space="0" w:color="auto"/>
                <w:right w:val="none" w:sz="0" w:space="0" w:color="auto"/>
              </w:divBdr>
            </w:div>
            <w:div w:id="2129278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891123">
      <w:bodyDiv w:val="1"/>
      <w:marLeft w:val="0"/>
      <w:marRight w:val="0"/>
      <w:marTop w:val="0"/>
      <w:marBottom w:val="0"/>
      <w:divBdr>
        <w:top w:val="none" w:sz="0" w:space="0" w:color="auto"/>
        <w:left w:val="none" w:sz="0" w:space="0" w:color="auto"/>
        <w:bottom w:val="none" w:sz="0" w:space="0" w:color="auto"/>
        <w:right w:val="none" w:sz="0" w:space="0" w:color="auto"/>
      </w:divBdr>
    </w:div>
    <w:div w:id="1452433617">
      <w:bodyDiv w:val="1"/>
      <w:marLeft w:val="0"/>
      <w:marRight w:val="0"/>
      <w:marTop w:val="0"/>
      <w:marBottom w:val="0"/>
      <w:divBdr>
        <w:top w:val="none" w:sz="0" w:space="0" w:color="auto"/>
        <w:left w:val="none" w:sz="0" w:space="0" w:color="auto"/>
        <w:bottom w:val="none" w:sz="0" w:space="0" w:color="auto"/>
        <w:right w:val="none" w:sz="0" w:space="0" w:color="auto"/>
      </w:divBdr>
    </w:div>
    <w:div w:id="1458177491">
      <w:bodyDiv w:val="1"/>
      <w:marLeft w:val="0"/>
      <w:marRight w:val="0"/>
      <w:marTop w:val="0"/>
      <w:marBottom w:val="0"/>
      <w:divBdr>
        <w:top w:val="none" w:sz="0" w:space="0" w:color="auto"/>
        <w:left w:val="none" w:sz="0" w:space="0" w:color="auto"/>
        <w:bottom w:val="none" w:sz="0" w:space="0" w:color="auto"/>
        <w:right w:val="none" w:sz="0" w:space="0" w:color="auto"/>
      </w:divBdr>
    </w:div>
    <w:div w:id="1459110171">
      <w:bodyDiv w:val="1"/>
      <w:marLeft w:val="0"/>
      <w:marRight w:val="0"/>
      <w:marTop w:val="0"/>
      <w:marBottom w:val="0"/>
      <w:divBdr>
        <w:top w:val="none" w:sz="0" w:space="0" w:color="auto"/>
        <w:left w:val="none" w:sz="0" w:space="0" w:color="auto"/>
        <w:bottom w:val="none" w:sz="0" w:space="0" w:color="auto"/>
        <w:right w:val="none" w:sz="0" w:space="0" w:color="auto"/>
      </w:divBdr>
    </w:div>
    <w:div w:id="1461993959">
      <w:bodyDiv w:val="1"/>
      <w:marLeft w:val="0"/>
      <w:marRight w:val="0"/>
      <w:marTop w:val="0"/>
      <w:marBottom w:val="0"/>
      <w:divBdr>
        <w:top w:val="none" w:sz="0" w:space="0" w:color="auto"/>
        <w:left w:val="none" w:sz="0" w:space="0" w:color="auto"/>
        <w:bottom w:val="none" w:sz="0" w:space="0" w:color="auto"/>
        <w:right w:val="none" w:sz="0" w:space="0" w:color="auto"/>
      </w:divBdr>
    </w:div>
    <w:div w:id="1464272174">
      <w:bodyDiv w:val="1"/>
      <w:marLeft w:val="0"/>
      <w:marRight w:val="0"/>
      <w:marTop w:val="0"/>
      <w:marBottom w:val="0"/>
      <w:divBdr>
        <w:top w:val="none" w:sz="0" w:space="0" w:color="auto"/>
        <w:left w:val="none" w:sz="0" w:space="0" w:color="auto"/>
        <w:bottom w:val="none" w:sz="0" w:space="0" w:color="auto"/>
        <w:right w:val="none" w:sz="0" w:space="0" w:color="auto"/>
      </w:divBdr>
    </w:div>
    <w:div w:id="1474374124">
      <w:bodyDiv w:val="1"/>
      <w:marLeft w:val="0"/>
      <w:marRight w:val="0"/>
      <w:marTop w:val="0"/>
      <w:marBottom w:val="0"/>
      <w:divBdr>
        <w:top w:val="none" w:sz="0" w:space="0" w:color="auto"/>
        <w:left w:val="none" w:sz="0" w:space="0" w:color="auto"/>
        <w:bottom w:val="none" w:sz="0" w:space="0" w:color="auto"/>
        <w:right w:val="none" w:sz="0" w:space="0" w:color="auto"/>
      </w:divBdr>
    </w:div>
    <w:div w:id="1478761608">
      <w:bodyDiv w:val="1"/>
      <w:marLeft w:val="0"/>
      <w:marRight w:val="0"/>
      <w:marTop w:val="0"/>
      <w:marBottom w:val="0"/>
      <w:divBdr>
        <w:top w:val="none" w:sz="0" w:space="0" w:color="auto"/>
        <w:left w:val="none" w:sz="0" w:space="0" w:color="auto"/>
        <w:bottom w:val="none" w:sz="0" w:space="0" w:color="auto"/>
        <w:right w:val="none" w:sz="0" w:space="0" w:color="auto"/>
      </w:divBdr>
    </w:div>
    <w:div w:id="1480806659">
      <w:bodyDiv w:val="1"/>
      <w:marLeft w:val="0"/>
      <w:marRight w:val="0"/>
      <w:marTop w:val="0"/>
      <w:marBottom w:val="0"/>
      <w:divBdr>
        <w:top w:val="none" w:sz="0" w:space="0" w:color="auto"/>
        <w:left w:val="none" w:sz="0" w:space="0" w:color="auto"/>
        <w:bottom w:val="none" w:sz="0" w:space="0" w:color="auto"/>
        <w:right w:val="none" w:sz="0" w:space="0" w:color="auto"/>
      </w:divBdr>
    </w:div>
    <w:div w:id="1481993528">
      <w:bodyDiv w:val="1"/>
      <w:marLeft w:val="0"/>
      <w:marRight w:val="0"/>
      <w:marTop w:val="0"/>
      <w:marBottom w:val="0"/>
      <w:divBdr>
        <w:top w:val="none" w:sz="0" w:space="0" w:color="auto"/>
        <w:left w:val="none" w:sz="0" w:space="0" w:color="auto"/>
        <w:bottom w:val="none" w:sz="0" w:space="0" w:color="auto"/>
        <w:right w:val="none" w:sz="0" w:space="0" w:color="auto"/>
      </w:divBdr>
      <w:divsChild>
        <w:div w:id="10332639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3231044">
      <w:bodyDiv w:val="1"/>
      <w:marLeft w:val="0"/>
      <w:marRight w:val="0"/>
      <w:marTop w:val="0"/>
      <w:marBottom w:val="0"/>
      <w:divBdr>
        <w:top w:val="none" w:sz="0" w:space="0" w:color="auto"/>
        <w:left w:val="none" w:sz="0" w:space="0" w:color="auto"/>
        <w:bottom w:val="none" w:sz="0" w:space="0" w:color="auto"/>
        <w:right w:val="none" w:sz="0" w:space="0" w:color="auto"/>
      </w:divBdr>
    </w:div>
    <w:div w:id="1496143329">
      <w:bodyDiv w:val="1"/>
      <w:marLeft w:val="0"/>
      <w:marRight w:val="0"/>
      <w:marTop w:val="0"/>
      <w:marBottom w:val="0"/>
      <w:divBdr>
        <w:top w:val="none" w:sz="0" w:space="0" w:color="auto"/>
        <w:left w:val="none" w:sz="0" w:space="0" w:color="auto"/>
        <w:bottom w:val="none" w:sz="0" w:space="0" w:color="auto"/>
        <w:right w:val="none" w:sz="0" w:space="0" w:color="auto"/>
      </w:divBdr>
    </w:div>
    <w:div w:id="1503006946">
      <w:bodyDiv w:val="1"/>
      <w:marLeft w:val="0"/>
      <w:marRight w:val="0"/>
      <w:marTop w:val="0"/>
      <w:marBottom w:val="0"/>
      <w:divBdr>
        <w:top w:val="none" w:sz="0" w:space="0" w:color="auto"/>
        <w:left w:val="none" w:sz="0" w:space="0" w:color="auto"/>
        <w:bottom w:val="none" w:sz="0" w:space="0" w:color="auto"/>
        <w:right w:val="none" w:sz="0" w:space="0" w:color="auto"/>
      </w:divBdr>
      <w:divsChild>
        <w:div w:id="10260608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5706592">
      <w:bodyDiv w:val="1"/>
      <w:marLeft w:val="0"/>
      <w:marRight w:val="0"/>
      <w:marTop w:val="0"/>
      <w:marBottom w:val="0"/>
      <w:divBdr>
        <w:top w:val="none" w:sz="0" w:space="0" w:color="auto"/>
        <w:left w:val="none" w:sz="0" w:space="0" w:color="auto"/>
        <w:bottom w:val="none" w:sz="0" w:space="0" w:color="auto"/>
        <w:right w:val="none" w:sz="0" w:space="0" w:color="auto"/>
      </w:divBdr>
    </w:div>
    <w:div w:id="1506087942">
      <w:bodyDiv w:val="1"/>
      <w:marLeft w:val="0"/>
      <w:marRight w:val="0"/>
      <w:marTop w:val="0"/>
      <w:marBottom w:val="0"/>
      <w:divBdr>
        <w:top w:val="none" w:sz="0" w:space="0" w:color="auto"/>
        <w:left w:val="none" w:sz="0" w:space="0" w:color="auto"/>
        <w:bottom w:val="none" w:sz="0" w:space="0" w:color="auto"/>
        <w:right w:val="none" w:sz="0" w:space="0" w:color="auto"/>
      </w:divBdr>
    </w:div>
    <w:div w:id="1508515161">
      <w:bodyDiv w:val="1"/>
      <w:marLeft w:val="0"/>
      <w:marRight w:val="0"/>
      <w:marTop w:val="0"/>
      <w:marBottom w:val="0"/>
      <w:divBdr>
        <w:top w:val="none" w:sz="0" w:space="0" w:color="auto"/>
        <w:left w:val="none" w:sz="0" w:space="0" w:color="auto"/>
        <w:bottom w:val="none" w:sz="0" w:space="0" w:color="auto"/>
        <w:right w:val="none" w:sz="0" w:space="0" w:color="auto"/>
      </w:divBdr>
    </w:div>
    <w:div w:id="1514765831">
      <w:bodyDiv w:val="1"/>
      <w:marLeft w:val="0"/>
      <w:marRight w:val="0"/>
      <w:marTop w:val="0"/>
      <w:marBottom w:val="0"/>
      <w:divBdr>
        <w:top w:val="none" w:sz="0" w:space="0" w:color="auto"/>
        <w:left w:val="none" w:sz="0" w:space="0" w:color="auto"/>
        <w:bottom w:val="none" w:sz="0" w:space="0" w:color="auto"/>
        <w:right w:val="none" w:sz="0" w:space="0" w:color="auto"/>
      </w:divBdr>
    </w:div>
    <w:div w:id="1529560576">
      <w:bodyDiv w:val="1"/>
      <w:marLeft w:val="0"/>
      <w:marRight w:val="0"/>
      <w:marTop w:val="0"/>
      <w:marBottom w:val="0"/>
      <w:divBdr>
        <w:top w:val="none" w:sz="0" w:space="0" w:color="auto"/>
        <w:left w:val="none" w:sz="0" w:space="0" w:color="auto"/>
        <w:bottom w:val="none" w:sz="0" w:space="0" w:color="auto"/>
        <w:right w:val="none" w:sz="0" w:space="0" w:color="auto"/>
      </w:divBdr>
    </w:div>
    <w:div w:id="1544631757">
      <w:bodyDiv w:val="1"/>
      <w:marLeft w:val="0"/>
      <w:marRight w:val="0"/>
      <w:marTop w:val="0"/>
      <w:marBottom w:val="0"/>
      <w:divBdr>
        <w:top w:val="none" w:sz="0" w:space="0" w:color="auto"/>
        <w:left w:val="none" w:sz="0" w:space="0" w:color="auto"/>
        <w:bottom w:val="none" w:sz="0" w:space="0" w:color="auto"/>
        <w:right w:val="none" w:sz="0" w:space="0" w:color="auto"/>
      </w:divBdr>
    </w:div>
    <w:div w:id="1546525498">
      <w:bodyDiv w:val="1"/>
      <w:marLeft w:val="0"/>
      <w:marRight w:val="0"/>
      <w:marTop w:val="0"/>
      <w:marBottom w:val="0"/>
      <w:divBdr>
        <w:top w:val="none" w:sz="0" w:space="0" w:color="auto"/>
        <w:left w:val="none" w:sz="0" w:space="0" w:color="auto"/>
        <w:bottom w:val="none" w:sz="0" w:space="0" w:color="auto"/>
        <w:right w:val="none" w:sz="0" w:space="0" w:color="auto"/>
      </w:divBdr>
    </w:div>
    <w:div w:id="1551308102">
      <w:bodyDiv w:val="1"/>
      <w:marLeft w:val="0"/>
      <w:marRight w:val="0"/>
      <w:marTop w:val="0"/>
      <w:marBottom w:val="0"/>
      <w:divBdr>
        <w:top w:val="none" w:sz="0" w:space="0" w:color="auto"/>
        <w:left w:val="none" w:sz="0" w:space="0" w:color="auto"/>
        <w:bottom w:val="none" w:sz="0" w:space="0" w:color="auto"/>
        <w:right w:val="none" w:sz="0" w:space="0" w:color="auto"/>
      </w:divBdr>
    </w:div>
    <w:div w:id="1563982991">
      <w:bodyDiv w:val="1"/>
      <w:marLeft w:val="0"/>
      <w:marRight w:val="0"/>
      <w:marTop w:val="0"/>
      <w:marBottom w:val="0"/>
      <w:divBdr>
        <w:top w:val="none" w:sz="0" w:space="0" w:color="auto"/>
        <w:left w:val="none" w:sz="0" w:space="0" w:color="auto"/>
        <w:bottom w:val="none" w:sz="0" w:space="0" w:color="auto"/>
        <w:right w:val="none" w:sz="0" w:space="0" w:color="auto"/>
      </w:divBdr>
    </w:div>
    <w:div w:id="1568419037">
      <w:bodyDiv w:val="1"/>
      <w:marLeft w:val="0"/>
      <w:marRight w:val="0"/>
      <w:marTop w:val="0"/>
      <w:marBottom w:val="0"/>
      <w:divBdr>
        <w:top w:val="none" w:sz="0" w:space="0" w:color="auto"/>
        <w:left w:val="none" w:sz="0" w:space="0" w:color="auto"/>
        <w:bottom w:val="none" w:sz="0" w:space="0" w:color="auto"/>
        <w:right w:val="none" w:sz="0" w:space="0" w:color="auto"/>
      </w:divBdr>
    </w:div>
    <w:div w:id="1586724646">
      <w:bodyDiv w:val="1"/>
      <w:marLeft w:val="0"/>
      <w:marRight w:val="0"/>
      <w:marTop w:val="0"/>
      <w:marBottom w:val="0"/>
      <w:divBdr>
        <w:top w:val="none" w:sz="0" w:space="0" w:color="auto"/>
        <w:left w:val="none" w:sz="0" w:space="0" w:color="auto"/>
        <w:bottom w:val="none" w:sz="0" w:space="0" w:color="auto"/>
        <w:right w:val="none" w:sz="0" w:space="0" w:color="auto"/>
      </w:divBdr>
    </w:div>
    <w:div w:id="1595937517">
      <w:bodyDiv w:val="1"/>
      <w:marLeft w:val="0"/>
      <w:marRight w:val="0"/>
      <w:marTop w:val="0"/>
      <w:marBottom w:val="0"/>
      <w:divBdr>
        <w:top w:val="none" w:sz="0" w:space="0" w:color="auto"/>
        <w:left w:val="none" w:sz="0" w:space="0" w:color="auto"/>
        <w:bottom w:val="none" w:sz="0" w:space="0" w:color="auto"/>
        <w:right w:val="none" w:sz="0" w:space="0" w:color="auto"/>
      </w:divBdr>
    </w:div>
    <w:div w:id="1598058673">
      <w:bodyDiv w:val="1"/>
      <w:marLeft w:val="0"/>
      <w:marRight w:val="0"/>
      <w:marTop w:val="0"/>
      <w:marBottom w:val="0"/>
      <w:divBdr>
        <w:top w:val="none" w:sz="0" w:space="0" w:color="auto"/>
        <w:left w:val="none" w:sz="0" w:space="0" w:color="auto"/>
        <w:bottom w:val="none" w:sz="0" w:space="0" w:color="auto"/>
        <w:right w:val="none" w:sz="0" w:space="0" w:color="auto"/>
      </w:divBdr>
      <w:divsChild>
        <w:div w:id="61757125">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945768373">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475983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615014466">
      <w:bodyDiv w:val="1"/>
      <w:marLeft w:val="0"/>
      <w:marRight w:val="0"/>
      <w:marTop w:val="0"/>
      <w:marBottom w:val="0"/>
      <w:divBdr>
        <w:top w:val="none" w:sz="0" w:space="0" w:color="auto"/>
        <w:left w:val="none" w:sz="0" w:space="0" w:color="auto"/>
        <w:bottom w:val="none" w:sz="0" w:space="0" w:color="auto"/>
        <w:right w:val="none" w:sz="0" w:space="0" w:color="auto"/>
      </w:divBdr>
    </w:div>
    <w:div w:id="1632789324">
      <w:bodyDiv w:val="1"/>
      <w:marLeft w:val="0"/>
      <w:marRight w:val="0"/>
      <w:marTop w:val="0"/>
      <w:marBottom w:val="0"/>
      <w:divBdr>
        <w:top w:val="none" w:sz="0" w:space="0" w:color="auto"/>
        <w:left w:val="none" w:sz="0" w:space="0" w:color="auto"/>
        <w:bottom w:val="none" w:sz="0" w:space="0" w:color="auto"/>
        <w:right w:val="none" w:sz="0" w:space="0" w:color="auto"/>
      </w:divBdr>
    </w:div>
    <w:div w:id="1636637380">
      <w:bodyDiv w:val="1"/>
      <w:marLeft w:val="0"/>
      <w:marRight w:val="0"/>
      <w:marTop w:val="0"/>
      <w:marBottom w:val="0"/>
      <w:divBdr>
        <w:top w:val="none" w:sz="0" w:space="0" w:color="auto"/>
        <w:left w:val="none" w:sz="0" w:space="0" w:color="auto"/>
        <w:bottom w:val="none" w:sz="0" w:space="0" w:color="auto"/>
        <w:right w:val="none" w:sz="0" w:space="0" w:color="auto"/>
      </w:divBdr>
    </w:div>
    <w:div w:id="1637107056">
      <w:bodyDiv w:val="1"/>
      <w:marLeft w:val="0"/>
      <w:marRight w:val="0"/>
      <w:marTop w:val="0"/>
      <w:marBottom w:val="0"/>
      <w:divBdr>
        <w:top w:val="none" w:sz="0" w:space="0" w:color="auto"/>
        <w:left w:val="none" w:sz="0" w:space="0" w:color="auto"/>
        <w:bottom w:val="none" w:sz="0" w:space="0" w:color="auto"/>
        <w:right w:val="none" w:sz="0" w:space="0" w:color="auto"/>
      </w:divBdr>
    </w:div>
    <w:div w:id="1638874290">
      <w:bodyDiv w:val="1"/>
      <w:marLeft w:val="0"/>
      <w:marRight w:val="0"/>
      <w:marTop w:val="0"/>
      <w:marBottom w:val="0"/>
      <w:divBdr>
        <w:top w:val="none" w:sz="0" w:space="0" w:color="auto"/>
        <w:left w:val="none" w:sz="0" w:space="0" w:color="auto"/>
        <w:bottom w:val="none" w:sz="0" w:space="0" w:color="auto"/>
        <w:right w:val="none" w:sz="0" w:space="0" w:color="auto"/>
      </w:divBdr>
    </w:div>
    <w:div w:id="1642492608">
      <w:bodyDiv w:val="1"/>
      <w:marLeft w:val="0"/>
      <w:marRight w:val="0"/>
      <w:marTop w:val="0"/>
      <w:marBottom w:val="0"/>
      <w:divBdr>
        <w:top w:val="none" w:sz="0" w:space="0" w:color="auto"/>
        <w:left w:val="none" w:sz="0" w:space="0" w:color="auto"/>
        <w:bottom w:val="none" w:sz="0" w:space="0" w:color="auto"/>
        <w:right w:val="none" w:sz="0" w:space="0" w:color="auto"/>
      </w:divBdr>
    </w:div>
    <w:div w:id="1653946308">
      <w:bodyDiv w:val="1"/>
      <w:marLeft w:val="0"/>
      <w:marRight w:val="0"/>
      <w:marTop w:val="0"/>
      <w:marBottom w:val="0"/>
      <w:divBdr>
        <w:top w:val="none" w:sz="0" w:space="0" w:color="auto"/>
        <w:left w:val="none" w:sz="0" w:space="0" w:color="auto"/>
        <w:bottom w:val="none" w:sz="0" w:space="0" w:color="auto"/>
        <w:right w:val="none" w:sz="0" w:space="0" w:color="auto"/>
      </w:divBdr>
    </w:div>
    <w:div w:id="1660884749">
      <w:bodyDiv w:val="1"/>
      <w:marLeft w:val="0"/>
      <w:marRight w:val="0"/>
      <w:marTop w:val="0"/>
      <w:marBottom w:val="0"/>
      <w:divBdr>
        <w:top w:val="none" w:sz="0" w:space="0" w:color="auto"/>
        <w:left w:val="none" w:sz="0" w:space="0" w:color="auto"/>
        <w:bottom w:val="none" w:sz="0" w:space="0" w:color="auto"/>
        <w:right w:val="none" w:sz="0" w:space="0" w:color="auto"/>
      </w:divBdr>
    </w:div>
    <w:div w:id="1683624010">
      <w:bodyDiv w:val="1"/>
      <w:marLeft w:val="0"/>
      <w:marRight w:val="0"/>
      <w:marTop w:val="0"/>
      <w:marBottom w:val="0"/>
      <w:divBdr>
        <w:top w:val="none" w:sz="0" w:space="0" w:color="auto"/>
        <w:left w:val="none" w:sz="0" w:space="0" w:color="auto"/>
        <w:bottom w:val="none" w:sz="0" w:space="0" w:color="auto"/>
        <w:right w:val="none" w:sz="0" w:space="0" w:color="auto"/>
      </w:divBdr>
      <w:divsChild>
        <w:div w:id="1963687754">
          <w:marLeft w:val="0"/>
          <w:marRight w:val="0"/>
          <w:marTop w:val="0"/>
          <w:marBottom w:val="0"/>
          <w:divBdr>
            <w:top w:val="single" w:sz="36" w:space="6" w:color="FFFFFF"/>
            <w:left w:val="none" w:sz="0" w:space="0" w:color="auto"/>
            <w:bottom w:val="none" w:sz="0" w:space="0" w:color="auto"/>
            <w:right w:val="none" w:sz="0" w:space="0" w:color="auto"/>
          </w:divBdr>
        </w:div>
        <w:div w:id="1560242104">
          <w:marLeft w:val="0"/>
          <w:marRight w:val="0"/>
          <w:marTop w:val="0"/>
          <w:marBottom w:val="0"/>
          <w:divBdr>
            <w:top w:val="single" w:sz="36" w:space="6" w:color="FFFFFF"/>
            <w:left w:val="none" w:sz="0" w:space="0" w:color="auto"/>
            <w:bottom w:val="none" w:sz="0" w:space="0" w:color="auto"/>
            <w:right w:val="none" w:sz="0" w:space="0" w:color="auto"/>
          </w:divBdr>
        </w:div>
        <w:div w:id="911769395">
          <w:marLeft w:val="0"/>
          <w:marRight w:val="0"/>
          <w:marTop w:val="0"/>
          <w:marBottom w:val="0"/>
          <w:divBdr>
            <w:top w:val="single" w:sz="36" w:space="6" w:color="FFFFFF"/>
            <w:left w:val="none" w:sz="0" w:space="0" w:color="auto"/>
            <w:bottom w:val="none" w:sz="0" w:space="0" w:color="auto"/>
            <w:right w:val="none" w:sz="0" w:space="0" w:color="auto"/>
          </w:divBdr>
        </w:div>
        <w:div w:id="125007131">
          <w:marLeft w:val="0"/>
          <w:marRight w:val="0"/>
          <w:marTop w:val="0"/>
          <w:marBottom w:val="0"/>
          <w:divBdr>
            <w:top w:val="single" w:sz="36" w:space="6" w:color="FFFFFF"/>
            <w:left w:val="none" w:sz="0" w:space="0" w:color="auto"/>
            <w:bottom w:val="none" w:sz="0" w:space="0" w:color="auto"/>
            <w:right w:val="none" w:sz="0" w:space="0" w:color="auto"/>
          </w:divBdr>
        </w:div>
        <w:div w:id="958797538">
          <w:marLeft w:val="0"/>
          <w:marRight w:val="0"/>
          <w:marTop w:val="0"/>
          <w:marBottom w:val="0"/>
          <w:divBdr>
            <w:top w:val="single" w:sz="36" w:space="6" w:color="FFFFFF"/>
            <w:left w:val="none" w:sz="0" w:space="0" w:color="auto"/>
            <w:bottom w:val="none" w:sz="0" w:space="0" w:color="auto"/>
            <w:right w:val="none" w:sz="0" w:space="0" w:color="auto"/>
          </w:divBdr>
        </w:div>
        <w:div w:id="1701127075">
          <w:marLeft w:val="0"/>
          <w:marRight w:val="0"/>
          <w:marTop w:val="0"/>
          <w:marBottom w:val="0"/>
          <w:divBdr>
            <w:top w:val="single" w:sz="36" w:space="6" w:color="FFFFFF"/>
            <w:left w:val="none" w:sz="0" w:space="0" w:color="auto"/>
            <w:bottom w:val="none" w:sz="0" w:space="0" w:color="auto"/>
            <w:right w:val="none" w:sz="0" w:space="0" w:color="auto"/>
          </w:divBdr>
        </w:div>
        <w:div w:id="1211190050">
          <w:marLeft w:val="0"/>
          <w:marRight w:val="0"/>
          <w:marTop w:val="0"/>
          <w:marBottom w:val="0"/>
          <w:divBdr>
            <w:top w:val="single" w:sz="36" w:space="6" w:color="FFFFFF"/>
            <w:left w:val="none" w:sz="0" w:space="0" w:color="auto"/>
            <w:bottom w:val="none" w:sz="0" w:space="0" w:color="auto"/>
            <w:right w:val="none" w:sz="0" w:space="0" w:color="auto"/>
          </w:divBdr>
        </w:div>
        <w:div w:id="1865509502">
          <w:marLeft w:val="0"/>
          <w:marRight w:val="0"/>
          <w:marTop w:val="0"/>
          <w:marBottom w:val="0"/>
          <w:divBdr>
            <w:top w:val="single" w:sz="36" w:space="6" w:color="FFFFFF"/>
            <w:left w:val="none" w:sz="0" w:space="0" w:color="auto"/>
            <w:bottom w:val="none" w:sz="0" w:space="0" w:color="auto"/>
            <w:right w:val="none" w:sz="0" w:space="0" w:color="auto"/>
          </w:divBdr>
        </w:div>
        <w:div w:id="2036032497">
          <w:marLeft w:val="0"/>
          <w:marRight w:val="0"/>
          <w:marTop w:val="0"/>
          <w:marBottom w:val="0"/>
          <w:divBdr>
            <w:top w:val="single" w:sz="36" w:space="6" w:color="FFFFFF"/>
            <w:left w:val="none" w:sz="0" w:space="0" w:color="auto"/>
            <w:bottom w:val="none" w:sz="0" w:space="0" w:color="auto"/>
            <w:right w:val="none" w:sz="0" w:space="0" w:color="auto"/>
          </w:divBdr>
        </w:div>
        <w:div w:id="1158501059">
          <w:marLeft w:val="0"/>
          <w:marRight w:val="0"/>
          <w:marTop w:val="0"/>
          <w:marBottom w:val="0"/>
          <w:divBdr>
            <w:top w:val="single" w:sz="36" w:space="6" w:color="FFFFFF"/>
            <w:left w:val="none" w:sz="0" w:space="0" w:color="auto"/>
            <w:bottom w:val="none" w:sz="0" w:space="0" w:color="auto"/>
            <w:right w:val="none" w:sz="0" w:space="0" w:color="auto"/>
          </w:divBdr>
        </w:div>
        <w:div w:id="716126410">
          <w:marLeft w:val="0"/>
          <w:marRight w:val="0"/>
          <w:marTop w:val="0"/>
          <w:marBottom w:val="0"/>
          <w:divBdr>
            <w:top w:val="single" w:sz="36" w:space="6" w:color="FFFFFF"/>
            <w:left w:val="none" w:sz="0" w:space="0" w:color="auto"/>
            <w:bottom w:val="none" w:sz="0" w:space="0" w:color="auto"/>
            <w:right w:val="none" w:sz="0" w:space="0" w:color="auto"/>
          </w:divBdr>
        </w:div>
        <w:div w:id="748036970">
          <w:marLeft w:val="0"/>
          <w:marRight w:val="0"/>
          <w:marTop w:val="0"/>
          <w:marBottom w:val="0"/>
          <w:divBdr>
            <w:top w:val="single" w:sz="36" w:space="6" w:color="FFFFFF"/>
            <w:left w:val="none" w:sz="0" w:space="0" w:color="auto"/>
            <w:bottom w:val="none" w:sz="0" w:space="0" w:color="auto"/>
            <w:right w:val="none" w:sz="0" w:space="0" w:color="auto"/>
          </w:divBdr>
        </w:div>
        <w:div w:id="722564518">
          <w:marLeft w:val="0"/>
          <w:marRight w:val="0"/>
          <w:marTop w:val="0"/>
          <w:marBottom w:val="0"/>
          <w:divBdr>
            <w:top w:val="single" w:sz="36" w:space="6" w:color="FFFFFF"/>
            <w:left w:val="none" w:sz="0" w:space="0" w:color="auto"/>
            <w:bottom w:val="none" w:sz="0" w:space="0" w:color="auto"/>
            <w:right w:val="none" w:sz="0" w:space="0" w:color="auto"/>
          </w:divBdr>
        </w:div>
        <w:div w:id="194929406">
          <w:marLeft w:val="0"/>
          <w:marRight w:val="0"/>
          <w:marTop w:val="0"/>
          <w:marBottom w:val="0"/>
          <w:divBdr>
            <w:top w:val="single" w:sz="36" w:space="6" w:color="FFFFFF"/>
            <w:left w:val="none" w:sz="0" w:space="0" w:color="auto"/>
            <w:bottom w:val="none" w:sz="0" w:space="0" w:color="auto"/>
            <w:right w:val="none" w:sz="0" w:space="0" w:color="auto"/>
          </w:divBdr>
        </w:div>
        <w:div w:id="1427070587">
          <w:marLeft w:val="0"/>
          <w:marRight w:val="0"/>
          <w:marTop w:val="0"/>
          <w:marBottom w:val="0"/>
          <w:divBdr>
            <w:top w:val="single" w:sz="36" w:space="6" w:color="FFFFFF"/>
            <w:left w:val="none" w:sz="0" w:space="0" w:color="auto"/>
            <w:bottom w:val="none" w:sz="0" w:space="0" w:color="auto"/>
            <w:right w:val="none" w:sz="0" w:space="0" w:color="auto"/>
          </w:divBdr>
        </w:div>
        <w:div w:id="1029188638">
          <w:marLeft w:val="0"/>
          <w:marRight w:val="0"/>
          <w:marTop w:val="0"/>
          <w:marBottom w:val="0"/>
          <w:divBdr>
            <w:top w:val="single" w:sz="36" w:space="6" w:color="FFFFFF"/>
            <w:left w:val="none" w:sz="0" w:space="0" w:color="auto"/>
            <w:bottom w:val="none" w:sz="0" w:space="0" w:color="auto"/>
            <w:right w:val="none" w:sz="0" w:space="0" w:color="auto"/>
          </w:divBdr>
        </w:div>
        <w:div w:id="430204730">
          <w:marLeft w:val="0"/>
          <w:marRight w:val="0"/>
          <w:marTop w:val="0"/>
          <w:marBottom w:val="0"/>
          <w:divBdr>
            <w:top w:val="single" w:sz="36" w:space="6" w:color="FFFFFF"/>
            <w:left w:val="none" w:sz="0" w:space="0" w:color="auto"/>
            <w:bottom w:val="none" w:sz="0" w:space="0" w:color="auto"/>
            <w:right w:val="none" w:sz="0" w:space="0" w:color="auto"/>
          </w:divBdr>
        </w:div>
        <w:div w:id="970283015">
          <w:marLeft w:val="0"/>
          <w:marRight w:val="0"/>
          <w:marTop w:val="0"/>
          <w:marBottom w:val="0"/>
          <w:divBdr>
            <w:top w:val="single" w:sz="36" w:space="6" w:color="FFFFFF"/>
            <w:left w:val="none" w:sz="0" w:space="0" w:color="auto"/>
            <w:bottom w:val="none" w:sz="0" w:space="0" w:color="auto"/>
            <w:right w:val="none" w:sz="0" w:space="0" w:color="auto"/>
          </w:divBdr>
        </w:div>
        <w:div w:id="761995899">
          <w:marLeft w:val="0"/>
          <w:marRight w:val="0"/>
          <w:marTop w:val="0"/>
          <w:marBottom w:val="0"/>
          <w:divBdr>
            <w:top w:val="single" w:sz="36" w:space="6" w:color="FFFFFF"/>
            <w:left w:val="none" w:sz="0" w:space="0" w:color="auto"/>
            <w:bottom w:val="none" w:sz="0" w:space="0" w:color="auto"/>
            <w:right w:val="none" w:sz="0" w:space="0" w:color="auto"/>
          </w:divBdr>
        </w:div>
        <w:div w:id="1834491137">
          <w:marLeft w:val="0"/>
          <w:marRight w:val="0"/>
          <w:marTop w:val="0"/>
          <w:marBottom w:val="0"/>
          <w:divBdr>
            <w:top w:val="single" w:sz="36" w:space="6" w:color="FFFFFF"/>
            <w:left w:val="none" w:sz="0" w:space="0" w:color="auto"/>
            <w:bottom w:val="none" w:sz="0" w:space="0" w:color="auto"/>
            <w:right w:val="none" w:sz="0" w:space="0" w:color="auto"/>
          </w:divBdr>
        </w:div>
        <w:div w:id="910969506">
          <w:marLeft w:val="0"/>
          <w:marRight w:val="0"/>
          <w:marTop w:val="0"/>
          <w:marBottom w:val="0"/>
          <w:divBdr>
            <w:top w:val="single" w:sz="36" w:space="6" w:color="FFFFFF"/>
            <w:left w:val="none" w:sz="0" w:space="0" w:color="auto"/>
            <w:bottom w:val="none" w:sz="0" w:space="0" w:color="auto"/>
            <w:right w:val="none" w:sz="0" w:space="0" w:color="auto"/>
          </w:divBdr>
        </w:div>
        <w:div w:id="1409693206">
          <w:marLeft w:val="0"/>
          <w:marRight w:val="0"/>
          <w:marTop w:val="0"/>
          <w:marBottom w:val="0"/>
          <w:divBdr>
            <w:top w:val="single" w:sz="36" w:space="6" w:color="FFFFFF"/>
            <w:left w:val="none" w:sz="0" w:space="0" w:color="auto"/>
            <w:bottom w:val="none" w:sz="0" w:space="0" w:color="auto"/>
            <w:right w:val="none" w:sz="0" w:space="0" w:color="auto"/>
          </w:divBdr>
        </w:div>
        <w:div w:id="73095242">
          <w:marLeft w:val="0"/>
          <w:marRight w:val="0"/>
          <w:marTop w:val="0"/>
          <w:marBottom w:val="0"/>
          <w:divBdr>
            <w:top w:val="single" w:sz="36" w:space="6" w:color="FFFFFF"/>
            <w:left w:val="none" w:sz="0" w:space="0" w:color="auto"/>
            <w:bottom w:val="none" w:sz="0" w:space="0" w:color="auto"/>
            <w:right w:val="none" w:sz="0" w:space="0" w:color="auto"/>
          </w:divBdr>
        </w:div>
        <w:div w:id="813135356">
          <w:marLeft w:val="0"/>
          <w:marRight w:val="0"/>
          <w:marTop w:val="0"/>
          <w:marBottom w:val="0"/>
          <w:divBdr>
            <w:top w:val="single" w:sz="36" w:space="6" w:color="FFFFFF"/>
            <w:left w:val="none" w:sz="0" w:space="0" w:color="auto"/>
            <w:bottom w:val="none" w:sz="0" w:space="0" w:color="auto"/>
            <w:right w:val="none" w:sz="0" w:space="0" w:color="auto"/>
          </w:divBdr>
        </w:div>
        <w:div w:id="1618171460">
          <w:marLeft w:val="0"/>
          <w:marRight w:val="0"/>
          <w:marTop w:val="0"/>
          <w:marBottom w:val="0"/>
          <w:divBdr>
            <w:top w:val="single" w:sz="36" w:space="6" w:color="FFFFFF"/>
            <w:left w:val="none" w:sz="0" w:space="0" w:color="auto"/>
            <w:bottom w:val="none" w:sz="0" w:space="0" w:color="auto"/>
            <w:right w:val="none" w:sz="0" w:space="0" w:color="auto"/>
          </w:divBdr>
        </w:div>
        <w:div w:id="119764195">
          <w:marLeft w:val="0"/>
          <w:marRight w:val="0"/>
          <w:marTop w:val="0"/>
          <w:marBottom w:val="0"/>
          <w:divBdr>
            <w:top w:val="single" w:sz="36" w:space="6" w:color="FFFFFF"/>
            <w:left w:val="none" w:sz="0" w:space="0" w:color="auto"/>
            <w:bottom w:val="none" w:sz="0" w:space="0" w:color="auto"/>
            <w:right w:val="none" w:sz="0" w:space="0" w:color="auto"/>
          </w:divBdr>
        </w:div>
        <w:div w:id="1409034656">
          <w:marLeft w:val="0"/>
          <w:marRight w:val="0"/>
          <w:marTop w:val="0"/>
          <w:marBottom w:val="0"/>
          <w:divBdr>
            <w:top w:val="single" w:sz="36" w:space="6" w:color="FFFFFF"/>
            <w:left w:val="none" w:sz="0" w:space="0" w:color="auto"/>
            <w:bottom w:val="none" w:sz="0" w:space="0" w:color="auto"/>
            <w:right w:val="none" w:sz="0" w:space="0" w:color="auto"/>
          </w:divBdr>
        </w:div>
        <w:div w:id="2095203306">
          <w:marLeft w:val="0"/>
          <w:marRight w:val="0"/>
          <w:marTop w:val="0"/>
          <w:marBottom w:val="0"/>
          <w:divBdr>
            <w:top w:val="single" w:sz="36" w:space="6" w:color="FFFFFF"/>
            <w:left w:val="none" w:sz="0" w:space="0" w:color="auto"/>
            <w:bottom w:val="none" w:sz="0" w:space="0" w:color="auto"/>
            <w:right w:val="none" w:sz="0" w:space="0" w:color="auto"/>
          </w:divBdr>
        </w:div>
        <w:div w:id="243994695">
          <w:marLeft w:val="0"/>
          <w:marRight w:val="0"/>
          <w:marTop w:val="0"/>
          <w:marBottom w:val="0"/>
          <w:divBdr>
            <w:top w:val="single" w:sz="36" w:space="6" w:color="FFFFFF"/>
            <w:left w:val="none" w:sz="0" w:space="0" w:color="auto"/>
            <w:bottom w:val="none" w:sz="0" w:space="0" w:color="auto"/>
            <w:right w:val="none" w:sz="0" w:space="0" w:color="auto"/>
          </w:divBdr>
        </w:div>
        <w:div w:id="219363037">
          <w:marLeft w:val="0"/>
          <w:marRight w:val="0"/>
          <w:marTop w:val="0"/>
          <w:marBottom w:val="0"/>
          <w:divBdr>
            <w:top w:val="single" w:sz="36" w:space="6" w:color="FFFFFF"/>
            <w:left w:val="none" w:sz="0" w:space="0" w:color="auto"/>
            <w:bottom w:val="none" w:sz="0" w:space="0" w:color="auto"/>
            <w:right w:val="none" w:sz="0" w:space="0" w:color="auto"/>
          </w:divBdr>
        </w:div>
        <w:div w:id="1492794437">
          <w:marLeft w:val="0"/>
          <w:marRight w:val="0"/>
          <w:marTop w:val="0"/>
          <w:marBottom w:val="0"/>
          <w:divBdr>
            <w:top w:val="single" w:sz="36" w:space="6" w:color="FFFFFF"/>
            <w:left w:val="none" w:sz="0" w:space="0" w:color="auto"/>
            <w:bottom w:val="none" w:sz="0" w:space="0" w:color="auto"/>
            <w:right w:val="none" w:sz="0" w:space="0" w:color="auto"/>
          </w:divBdr>
        </w:div>
        <w:div w:id="1156262035">
          <w:marLeft w:val="0"/>
          <w:marRight w:val="0"/>
          <w:marTop w:val="0"/>
          <w:marBottom w:val="0"/>
          <w:divBdr>
            <w:top w:val="single" w:sz="36" w:space="6" w:color="FFFFFF"/>
            <w:left w:val="none" w:sz="0" w:space="0" w:color="auto"/>
            <w:bottom w:val="none" w:sz="0" w:space="0" w:color="auto"/>
            <w:right w:val="none" w:sz="0" w:space="0" w:color="auto"/>
          </w:divBdr>
        </w:div>
        <w:div w:id="466707219">
          <w:marLeft w:val="0"/>
          <w:marRight w:val="0"/>
          <w:marTop w:val="0"/>
          <w:marBottom w:val="0"/>
          <w:divBdr>
            <w:top w:val="single" w:sz="36" w:space="6" w:color="FFFFFF"/>
            <w:left w:val="none" w:sz="0" w:space="0" w:color="auto"/>
            <w:bottom w:val="none" w:sz="0" w:space="0" w:color="auto"/>
            <w:right w:val="none" w:sz="0" w:space="0" w:color="auto"/>
          </w:divBdr>
        </w:div>
        <w:div w:id="2057076594">
          <w:marLeft w:val="0"/>
          <w:marRight w:val="0"/>
          <w:marTop w:val="0"/>
          <w:marBottom w:val="0"/>
          <w:divBdr>
            <w:top w:val="single" w:sz="36" w:space="6" w:color="FFFFFF"/>
            <w:left w:val="none" w:sz="0" w:space="0" w:color="auto"/>
            <w:bottom w:val="none" w:sz="0" w:space="0" w:color="auto"/>
            <w:right w:val="none" w:sz="0" w:space="0" w:color="auto"/>
          </w:divBdr>
        </w:div>
        <w:div w:id="1777747200">
          <w:marLeft w:val="0"/>
          <w:marRight w:val="0"/>
          <w:marTop w:val="0"/>
          <w:marBottom w:val="0"/>
          <w:divBdr>
            <w:top w:val="single" w:sz="36" w:space="6" w:color="FFFFFF"/>
            <w:left w:val="none" w:sz="0" w:space="0" w:color="auto"/>
            <w:bottom w:val="none" w:sz="0" w:space="0" w:color="auto"/>
            <w:right w:val="none" w:sz="0" w:space="0" w:color="auto"/>
          </w:divBdr>
        </w:div>
        <w:div w:id="948388568">
          <w:marLeft w:val="0"/>
          <w:marRight w:val="0"/>
          <w:marTop w:val="0"/>
          <w:marBottom w:val="0"/>
          <w:divBdr>
            <w:top w:val="single" w:sz="36" w:space="6" w:color="FFFFFF"/>
            <w:left w:val="none" w:sz="0" w:space="0" w:color="auto"/>
            <w:bottom w:val="none" w:sz="0" w:space="0" w:color="auto"/>
            <w:right w:val="none" w:sz="0" w:space="0" w:color="auto"/>
          </w:divBdr>
        </w:div>
        <w:div w:id="96482287">
          <w:marLeft w:val="0"/>
          <w:marRight w:val="0"/>
          <w:marTop w:val="0"/>
          <w:marBottom w:val="0"/>
          <w:divBdr>
            <w:top w:val="single" w:sz="36" w:space="6" w:color="FFFFFF"/>
            <w:left w:val="none" w:sz="0" w:space="0" w:color="auto"/>
            <w:bottom w:val="none" w:sz="0" w:space="0" w:color="auto"/>
            <w:right w:val="none" w:sz="0" w:space="0" w:color="auto"/>
          </w:divBdr>
        </w:div>
        <w:div w:id="1716003977">
          <w:marLeft w:val="0"/>
          <w:marRight w:val="0"/>
          <w:marTop w:val="0"/>
          <w:marBottom w:val="0"/>
          <w:divBdr>
            <w:top w:val="single" w:sz="36" w:space="6" w:color="FFFFFF"/>
            <w:left w:val="none" w:sz="0" w:space="0" w:color="auto"/>
            <w:bottom w:val="none" w:sz="0" w:space="0" w:color="auto"/>
            <w:right w:val="none" w:sz="0" w:space="0" w:color="auto"/>
          </w:divBdr>
        </w:div>
        <w:div w:id="1001736064">
          <w:marLeft w:val="0"/>
          <w:marRight w:val="0"/>
          <w:marTop w:val="0"/>
          <w:marBottom w:val="0"/>
          <w:divBdr>
            <w:top w:val="single" w:sz="36" w:space="6" w:color="FFFFFF"/>
            <w:left w:val="none" w:sz="0" w:space="0" w:color="auto"/>
            <w:bottom w:val="none" w:sz="0" w:space="0" w:color="auto"/>
            <w:right w:val="none" w:sz="0" w:space="0" w:color="auto"/>
          </w:divBdr>
        </w:div>
        <w:div w:id="300813803">
          <w:marLeft w:val="0"/>
          <w:marRight w:val="0"/>
          <w:marTop w:val="0"/>
          <w:marBottom w:val="0"/>
          <w:divBdr>
            <w:top w:val="single" w:sz="36" w:space="6" w:color="FFFFFF"/>
            <w:left w:val="none" w:sz="0" w:space="0" w:color="auto"/>
            <w:bottom w:val="none" w:sz="0" w:space="0" w:color="auto"/>
            <w:right w:val="none" w:sz="0" w:space="0" w:color="auto"/>
          </w:divBdr>
        </w:div>
        <w:div w:id="1790586009">
          <w:marLeft w:val="0"/>
          <w:marRight w:val="0"/>
          <w:marTop w:val="0"/>
          <w:marBottom w:val="0"/>
          <w:divBdr>
            <w:top w:val="single" w:sz="36" w:space="6" w:color="FFFFFF"/>
            <w:left w:val="none" w:sz="0" w:space="0" w:color="auto"/>
            <w:bottom w:val="none" w:sz="0" w:space="0" w:color="auto"/>
            <w:right w:val="none" w:sz="0" w:space="0" w:color="auto"/>
          </w:divBdr>
        </w:div>
        <w:div w:id="1845587784">
          <w:marLeft w:val="0"/>
          <w:marRight w:val="0"/>
          <w:marTop w:val="0"/>
          <w:marBottom w:val="0"/>
          <w:divBdr>
            <w:top w:val="single" w:sz="36" w:space="6" w:color="FFFFFF"/>
            <w:left w:val="none" w:sz="0" w:space="0" w:color="auto"/>
            <w:bottom w:val="none" w:sz="0" w:space="0" w:color="auto"/>
            <w:right w:val="none" w:sz="0" w:space="0" w:color="auto"/>
          </w:divBdr>
        </w:div>
        <w:div w:id="888418130">
          <w:marLeft w:val="0"/>
          <w:marRight w:val="0"/>
          <w:marTop w:val="0"/>
          <w:marBottom w:val="0"/>
          <w:divBdr>
            <w:top w:val="single" w:sz="36" w:space="6" w:color="FFFFFF"/>
            <w:left w:val="none" w:sz="0" w:space="0" w:color="auto"/>
            <w:bottom w:val="none" w:sz="0" w:space="0" w:color="auto"/>
            <w:right w:val="none" w:sz="0" w:space="0" w:color="auto"/>
          </w:divBdr>
        </w:div>
        <w:div w:id="1813786581">
          <w:marLeft w:val="0"/>
          <w:marRight w:val="0"/>
          <w:marTop w:val="0"/>
          <w:marBottom w:val="0"/>
          <w:divBdr>
            <w:top w:val="single" w:sz="36" w:space="6" w:color="FFFFFF"/>
            <w:left w:val="none" w:sz="0" w:space="0" w:color="auto"/>
            <w:bottom w:val="none" w:sz="0" w:space="0" w:color="auto"/>
            <w:right w:val="none" w:sz="0" w:space="0" w:color="auto"/>
          </w:divBdr>
        </w:div>
        <w:div w:id="371736272">
          <w:marLeft w:val="0"/>
          <w:marRight w:val="0"/>
          <w:marTop w:val="0"/>
          <w:marBottom w:val="0"/>
          <w:divBdr>
            <w:top w:val="single" w:sz="36" w:space="6" w:color="FFFFFF"/>
            <w:left w:val="none" w:sz="0" w:space="0" w:color="auto"/>
            <w:bottom w:val="none" w:sz="0" w:space="0" w:color="auto"/>
            <w:right w:val="none" w:sz="0" w:space="0" w:color="auto"/>
          </w:divBdr>
        </w:div>
        <w:div w:id="1112822543">
          <w:marLeft w:val="0"/>
          <w:marRight w:val="0"/>
          <w:marTop w:val="0"/>
          <w:marBottom w:val="0"/>
          <w:divBdr>
            <w:top w:val="single" w:sz="36" w:space="6" w:color="FFFFFF"/>
            <w:left w:val="none" w:sz="0" w:space="0" w:color="auto"/>
            <w:bottom w:val="none" w:sz="0" w:space="0" w:color="auto"/>
            <w:right w:val="none" w:sz="0" w:space="0" w:color="auto"/>
          </w:divBdr>
        </w:div>
        <w:div w:id="431705197">
          <w:marLeft w:val="0"/>
          <w:marRight w:val="0"/>
          <w:marTop w:val="0"/>
          <w:marBottom w:val="0"/>
          <w:divBdr>
            <w:top w:val="single" w:sz="36" w:space="6" w:color="FFFFFF"/>
            <w:left w:val="none" w:sz="0" w:space="0" w:color="auto"/>
            <w:bottom w:val="none" w:sz="0" w:space="0" w:color="auto"/>
            <w:right w:val="none" w:sz="0" w:space="0" w:color="auto"/>
          </w:divBdr>
        </w:div>
        <w:div w:id="375785160">
          <w:marLeft w:val="0"/>
          <w:marRight w:val="0"/>
          <w:marTop w:val="0"/>
          <w:marBottom w:val="0"/>
          <w:divBdr>
            <w:top w:val="single" w:sz="36" w:space="6" w:color="FFFFFF"/>
            <w:left w:val="none" w:sz="0" w:space="0" w:color="auto"/>
            <w:bottom w:val="none" w:sz="0" w:space="0" w:color="auto"/>
            <w:right w:val="none" w:sz="0" w:space="0" w:color="auto"/>
          </w:divBdr>
        </w:div>
        <w:div w:id="863253629">
          <w:marLeft w:val="0"/>
          <w:marRight w:val="0"/>
          <w:marTop w:val="0"/>
          <w:marBottom w:val="0"/>
          <w:divBdr>
            <w:top w:val="single" w:sz="36" w:space="6" w:color="FFFFFF"/>
            <w:left w:val="none" w:sz="0" w:space="0" w:color="auto"/>
            <w:bottom w:val="none" w:sz="0" w:space="0" w:color="auto"/>
            <w:right w:val="none" w:sz="0" w:space="0" w:color="auto"/>
          </w:divBdr>
        </w:div>
        <w:div w:id="1043098978">
          <w:marLeft w:val="0"/>
          <w:marRight w:val="0"/>
          <w:marTop w:val="0"/>
          <w:marBottom w:val="0"/>
          <w:divBdr>
            <w:top w:val="single" w:sz="36" w:space="6" w:color="FFFFFF"/>
            <w:left w:val="none" w:sz="0" w:space="0" w:color="auto"/>
            <w:bottom w:val="none" w:sz="0" w:space="0" w:color="auto"/>
            <w:right w:val="none" w:sz="0" w:space="0" w:color="auto"/>
          </w:divBdr>
        </w:div>
        <w:div w:id="47068358">
          <w:marLeft w:val="0"/>
          <w:marRight w:val="0"/>
          <w:marTop w:val="0"/>
          <w:marBottom w:val="0"/>
          <w:divBdr>
            <w:top w:val="single" w:sz="36" w:space="6" w:color="FFFFFF"/>
            <w:left w:val="none" w:sz="0" w:space="0" w:color="auto"/>
            <w:bottom w:val="none" w:sz="0" w:space="0" w:color="auto"/>
            <w:right w:val="none" w:sz="0" w:space="0" w:color="auto"/>
          </w:divBdr>
        </w:div>
        <w:div w:id="567035385">
          <w:marLeft w:val="0"/>
          <w:marRight w:val="0"/>
          <w:marTop w:val="0"/>
          <w:marBottom w:val="0"/>
          <w:divBdr>
            <w:top w:val="single" w:sz="36" w:space="6" w:color="FFFFFF"/>
            <w:left w:val="none" w:sz="0" w:space="0" w:color="auto"/>
            <w:bottom w:val="none" w:sz="0" w:space="0" w:color="auto"/>
            <w:right w:val="none" w:sz="0" w:space="0" w:color="auto"/>
          </w:divBdr>
        </w:div>
        <w:div w:id="193274934">
          <w:marLeft w:val="0"/>
          <w:marRight w:val="0"/>
          <w:marTop w:val="0"/>
          <w:marBottom w:val="0"/>
          <w:divBdr>
            <w:top w:val="single" w:sz="36" w:space="6" w:color="FFFFFF"/>
            <w:left w:val="none" w:sz="0" w:space="0" w:color="auto"/>
            <w:bottom w:val="none" w:sz="0" w:space="0" w:color="auto"/>
            <w:right w:val="none" w:sz="0" w:space="0" w:color="auto"/>
          </w:divBdr>
        </w:div>
        <w:div w:id="773860823">
          <w:marLeft w:val="0"/>
          <w:marRight w:val="0"/>
          <w:marTop w:val="0"/>
          <w:marBottom w:val="0"/>
          <w:divBdr>
            <w:top w:val="single" w:sz="36" w:space="6" w:color="FFFFFF"/>
            <w:left w:val="none" w:sz="0" w:space="0" w:color="auto"/>
            <w:bottom w:val="none" w:sz="0" w:space="0" w:color="auto"/>
            <w:right w:val="none" w:sz="0" w:space="0" w:color="auto"/>
          </w:divBdr>
        </w:div>
        <w:div w:id="753165723">
          <w:marLeft w:val="0"/>
          <w:marRight w:val="0"/>
          <w:marTop w:val="0"/>
          <w:marBottom w:val="0"/>
          <w:divBdr>
            <w:top w:val="single" w:sz="36" w:space="6" w:color="FFFFFF"/>
            <w:left w:val="none" w:sz="0" w:space="0" w:color="auto"/>
            <w:bottom w:val="none" w:sz="0" w:space="0" w:color="auto"/>
            <w:right w:val="none" w:sz="0" w:space="0" w:color="auto"/>
          </w:divBdr>
        </w:div>
        <w:div w:id="118499520">
          <w:marLeft w:val="0"/>
          <w:marRight w:val="0"/>
          <w:marTop w:val="0"/>
          <w:marBottom w:val="0"/>
          <w:divBdr>
            <w:top w:val="single" w:sz="36" w:space="6" w:color="FFFFFF"/>
            <w:left w:val="none" w:sz="0" w:space="0" w:color="auto"/>
            <w:bottom w:val="none" w:sz="0" w:space="0" w:color="auto"/>
            <w:right w:val="none" w:sz="0" w:space="0" w:color="auto"/>
          </w:divBdr>
        </w:div>
      </w:divsChild>
    </w:div>
    <w:div w:id="1686402758">
      <w:bodyDiv w:val="1"/>
      <w:marLeft w:val="0"/>
      <w:marRight w:val="0"/>
      <w:marTop w:val="0"/>
      <w:marBottom w:val="0"/>
      <w:divBdr>
        <w:top w:val="none" w:sz="0" w:space="0" w:color="auto"/>
        <w:left w:val="none" w:sz="0" w:space="0" w:color="auto"/>
        <w:bottom w:val="none" w:sz="0" w:space="0" w:color="auto"/>
        <w:right w:val="none" w:sz="0" w:space="0" w:color="auto"/>
      </w:divBdr>
    </w:div>
    <w:div w:id="1687832066">
      <w:bodyDiv w:val="1"/>
      <w:marLeft w:val="0"/>
      <w:marRight w:val="0"/>
      <w:marTop w:val="0"/>
      <w:marBottom w:val="0"/>
      <w:divBdr>
        <w:top w:val="none" w:sz="0" w:space="0" w:color="auto"/>
        <w:left w:val="none" w:sz="0" w:space="0" w:color="auto"/>
        <w:bottom w:val="none" w:sz="0" w:space="0" w:color="auto"/>
        <w:right w:val="none" w:sz="0" w:space="0" w:color="auto"/>
      </w:divBdr>
    </w:div>
    <w:div w:id="1690908603">
      <w:bodyDiv w:val="1"/>
      <w:marLeft w:val="0"/>
      <w:marRight w:val="0"/>
      <w:marTop w:val="0"/>
      <w:marBottom w:val="0"/>
      <w:divBdr>
        <w:top w:val="none" w:sz="0" w:space="0" w:color="auto"/>
        <w:left w:val="none" w:sz="0" w:space="0" w:color="auto"/>
        <w:bottom w:val="none" w:sz="0" w:space="0" w:color="auto"/>
        <w:right w:val="none" w:sz="0" w:space="0" w:color="auto"/>
      </w:divBdr>
    </w:div>
    <w:div w:id="1704095811">
      <w:bodyDiv w:val="1"/>
      <w:marLeft w:val="0"/>
      <w:marRight w:val="0"/>
      <w:marTop w:val="0"/>
      <w:marBottom w:val="0"/>
      <w:divBdr>
        <w:top w:val="none" w:sz="0" w:space="0" w:color="auto"/>
        <w:left w:val="none" w:sz="0" w:space="0" w:color="auto"/>
        <w:bottom w:val="none" w:sz="0" w:space="0" w:color="auto"/>
        <w:right w:val="none" w:sz="0" w:space="0" w:color="auto"/>
      </w:divBdr>
    </w:div>
    <w:div w:id="1704135544">
      <w:bodyDiv w:val="1"/>
      <w:marLeft w:val="0"/>
      <w:marRight w:val="0"/>
      <w:marTop w:val="0"/>
      <w:marBottom w:val="0"/>
      <w:divBdr>
        <w:top w:val="none" w:sz="0" w:space="0" w:color="auto"/>
        <w:left w:val="none" w:sz="0" w:space="0" w:color="auto"/>
        <w:bottom w:val="none" w:sz="0" w:space="0" w:color="auto"/>
        <w:right w:val="none" w:sz="0" w:space="0" w:color="auto"/>
      </w:divBdr>
    </w:div>
    <w:div w:id="1709985168">
      <w:bodyDiv w:val="1"/>
      <w:marLeft w:val="0"/>
      <w:marRight w:val="0"/>
      <w:marTop w:val="0"/>
      <w:marBottom w:val="0"/>
      <w:divBdr>
        <w:top w:val="none" w:sz="0" w:space="0" w:color="auto"/>
        <w:left w:val="none" w:sz="0" w:space="0" w:color="auto"/>
        <w:bottom w:val="none" w:sz="0" w:space="0" w:color="auto"/>
        <w:right w:val="none" w:sz="0" w:space="0" w:color="auto"/>
      </w:divBdr>
    </w:div>
    <w:div w:id="1714963002">
      <w:bodyDiv w:val="1"/>
      <w:marLeft w:val="0"/>
      <w:marRight w:val="0"/>
      <w:marTop w:val="0"/>
      <w:marBottom w:val="0"/>
      <w:divBdr>
        <w:top w:val="none" w:sz="0" w:space="0" w:color="auto"/>
        <w:left w:val="none" w:sz="0" w:space="0" w:color="auto"/>
        <w:bottom w:val="none" w:sz="0" w:space="0" w:color="auto"/>
        <w:right w:val="none" w:sz="0" w:space="0" w:color="auto"/>
      </w:divBdr>
    </w:div>
    <w:div w:id="1720976021">
      <w:bodyDiv w:val="1"/>
      <w:marLeft w:val="0"/>
      <w:marRight w:val="0"/>
      <w:marTop w:val="0"/>
      <w:marBottom w:val="0"/>
      <w:divBdr>
        <w:top w:val="none" w:sz="0" w:space="0" w:color="auto"/>
        <w:left w:val="none" w:sz="0" w:space="0" w:color="auto"/>
        <w:bottom w:val="none" w:sz="0" w:space="0" w:color="auto"/>
        <w:right w:val="none" w:sz="0" w:space="0" w:color="auto"/>
      </w:divBdr>
    </w:div>
    <w:div w:id="1721630944">
      <w:bodyDiv w:val="1"/>
      <w:marLeft w:val="0"/>
      <w:marRight w:val="0"/>
      <w:marTop w:val="0"/>
      <w:marBottom w:val="0"/>
      <w:divBdr>
        <w:top w:val="none" w:sz="0" w:space="0" w:color="auto"/>
        <w:left w:val="none" w:sz="0" w:space="0" w:color="auto"/>
        <w:bottom w:val="none" w:sz="0" w:space="0" w:color="auto"/>
        <w:right w:val="none" w:sz="0" w:space="0" w:color="auto"/>
      </w:divBdr>
    </w:div>
    <w:div w:id="1729104925">
      <w:bodyDiv w:val="1"/>
      <w:marLeft w:val="0"/>
      <w:marRight w:val="0"/>
      <w:marTop w:val="0"/>
      <w:marBottom w:val="0"/>
      <w:divBdr>
        <w:top w:val="none" w:sz="0" w:space="0" w:color="auto"/>
        <w:left w:val="none" w:sz="0" w:space="0" w:color="auto"/>
        <w:bottom w:val="none" w:sz="0" w:space="0" w:color="auto"/>
        <w:right w:val="none" w:sz="0" w:space="0" w:color="auto"/>
      </w:divBdr>
    </w:div>
    <w:div w:id="1734887161">
      <w:bodyDiv w:val="1"/>
      <w:marLeft w:val="0"/>
      <w:marRight w:val="0"/>
      <w:marTop w:val="0"/>
      <w:marBottom w:val="0"/>
      <w:divBdr>
        <w:top w:val="none" w:sz="0" w:space="0" w:color="auto"/>
        <w:left w:val="none" w:sz="0" w:space="0" w:color="auto"/>
        <w:bottom w:val="none" w:sz="0" w:space="0" w:color="auto"/>
        <w:right w:val="none" w:sz="0" w:space="0" w:color="auto"/>
      </w:divBdr>
    </w:div>
    <w:div w:id="1737512005">
      <w:bodyDiv w:val="1"/>
      <w:marLeft w:val="0"/>
      <w:marRight w:val="0"/>
      <w:marTop w:val="0"/>
      <w:marBottom w:val="0"/>
      <w:divBdr>
        <w:top w:val="none" w:sz="0" w:space="0" w:color="auto"/>
        <w:left w:val="none" w:sz="0" w:space="0" w:color="auto"/>
        <w:bottom w:val="none" w:sz="0" w:space="0" w:color="auto"/>
        <w:right w:val="none" w:sz="0" w:space="0" w:color="auto"/>
      </w:divBdr>
    </w:div>
    <w:div w:id="1741172688">
      <w:bodyDiv w:val="1"/>
      <w:marLeft w:val="0"/>
      <w:marRight w:val="0"/>
      <w:marTop w:val="0"/>
      <w:marBottom w:val="0"/>
      <w:divBdr>
        <w:top w:val="none" w:sz="0" w:space="0" w:color="auto"/>
        <w:left w:val="none" w:sz="0" w:space="0" w:color="auto"/>
        <w:bottom w:val="none" w:sz="0" w:space="0" w:color="auto"/>
        <w:right w:val="none" w:sz="0" w:space="0" w:color="auto"/>
      </w:divBdr>
    </w:div>
    <w:div w:id="1752122336">
      <w:bodyDiv w:val="1"/>
      <w:marLeft w:val="0"/>
      <w:marRight w:val="0"/>
      <w:marTop w:val="0"/>
      <w:marBottom w:val="0"/>
      <w:divBdr>
        <w:top w:val="none" w:sz="0" w:space="0" w:color="auto"/>
        <w:left w:val="none" w:sz="0" w:space="0" w:color="auto"/>
        <w:bottom w:val="none" w:sz="0" w:space="0" w:color="auto"/>
        <w:right w:val="none" w:sz="0" w:space="0" w:color="auto"/>
      </w:divBdr>
    </w:div>
    <w:div w:id="1754429330">
      <w:bodyDiv w:val="1"/>
      <w:marLeft w:val="0"/>
      <w:marRight w:val="0"/>
      <w:marTop w:val="0"/>
      <w:marBottom w:val="0"/>
      <w:divBdr>
        <w:top w:val="none" w:sz="0" w:space="0" w:color="auto"/>
        <w:left w:val="none" w:sz="0" w:space="0" w:color="auto"/>
        <w:bottom w:val="none" w:sz="0" w:space="0" w:color="auto"/>
        <w:right w:val="none" w:sz="0" w:space="0" w:color="auto"/>
      </w:divBdr>
    </w:div>
    <w:div w:id="1756437951">
      <w:bodyDiv w:val="1"/>
      <w:marLeft w:val="0"/>
      <w:marRight w:val="0"/>
      <w:marTop w:val="0"/>
      <w:marBottom w:val="0"/>
      <w:divBdr>
        <w:top w:val="none" w:sz="0" w:space="0" w:color="auto"/>
        <w:left w:val="none" w:sz="0" w:space="0" w:color="auto"/>
        <w:bottom w:val="none" w:sz="0" w:space="0" w:color="auto"/>
        <w:right w:val="none" w:sz="0" w:space="0" w:color="auto"/>
      </w:divBdr>
      <w:divsChild>
        <w:div w:id="106967920">
          <w:marLeft w:val="0"/>
          <w:marRight w:val="0"/>
          <w:marTop w:val="0"/>
          <w:marBottom w:val="0"/>
          <w:divBdr>
            <w:top w:val="none" w:sz="0" w:space="0" w:color="auto"/>
            <w:left w:val="none" w:sz="0" w:space="0" w:color="auto"/>
            <w:bottom w:val="none" w:sz="0" w:space="0" w:color="auto"/>
            <w:right w:val="none" w:sz="0" w:space="0" w:color="auto"/>
          </w:divBdr>
        </w:div>
      </w:divsChild>
    </w:div>
    <w:div w:id="1786191031">
      <w:bodyDiv w:val="1"/>
      <w:marLeft w:val="0"/>
      <w:marRight w:val="0"/>
      <w:marTop w:val="0"/>
      <w:marBottom w:val="0"/>
      <w:divBdr>
        <w:top w:val="none" w:sz="0" w:space="0" w:color="auto"/>
        <w:left w:val="none" w:sz="0" w:space="0" w:color="auto"/>
        <w:bottom w:val="none" w:sz="0" w:space="0" w:color="auto"/>
        <w:right w:val="none" w:sz="0" w:space="0" w:color="auto"/>
      </w:divBdr>
    </w:div>
    <w:div w:id="1792698668">
      <w:bodyDiv w:val="1"/>
      <w:marLeft w:val="0"/>
      <w:marRight w:val="0"/>
      <w:marTop w:val="0"/>
      <w:marBottom w:val="0"/>
      <w:divBdr>
        <w:top w:val="none" w:sz="0" w:space="0" w:color="auto"/>
        <w:left w:val="none" w:sz="0" w:space="0" w:color="auto"/>
        <w:bottom w:val="none" w:sz="0" w:space="0" w:color="auto"/>
        <w:right w:val="none" w:sz="0" w:space="0" w:color="auto"/>
      </w:divBdr>
    </w:div>
    <w:div w:id="1795244810">
      <w:bodyDiv w:val="1"/>
      <w:marLeft w:val="0"/>
      <w:marRight w:val="0"/>
      <w:marTop w:val="0"/>
      <w:marBottom w:val="0"/>
      <w:divBdr>
        <w:top w:val="none" w:sz="0" w:space="0" w:color="auto"/>
        <w:left w:val="none" w:sz="0" w:space="0" w:color="auto"/>
        <w:bottom w:val="none" w:sz="0" w:space="0" w:color="auto"/>
        <w:right w:val="none" w:sz="0" w:space="0" w:color="auto"/>
      </w:divBdr>
    </w:div>
    <w:div w:id="1803183048">
      <w:bodyDiv w:val="1"/>
      <w:marLeft w:val="0"/>
      <w:marRight w:val="0"/>
      <w:marTop w:val="0"/>
      <w:marBottom w:val="0"/>
      <w:divBdr>
        <w:top w:val="none" w:sz="0" w:space="0" w:color="auto"/>
        <w:left w:val="none" w:sz="0" w:space="0" w:color="auto"/>
        <w:bottom w:val="none" w:sz="0" w:space="0" w:color="auto"/>
        <w:right w:val="none" w:sz="0" w:space="0" w:color="auto"/>
      </w:divBdr>
    </w:div>
    <w:div w:id="1808476348">
      <w:bodyDiv w:val="1"/>
      <w:marLeft w:val="0"/>
      <w:marRight w:val="0"/>
      <w:marTop w:val="0"/>
      <w:marBottom w:val="0"/>
      <w:divBdr>
        <w:top w:val="none" w:sz="0" w:space="0" w:color="auto"/>
        <w:left w:val="none" w:sz="0" w:space="0" w:color="auto"/>
        <w:bottom w:val="none" w:sz="0" w:space="0" w:color="auto"/>
        <w:right w:val="none" w:sz="0" w:space="0" w:color="auto"/>
      </w:divBdr>
    </w:div>
    <w:div w:id="1816802376">
      <w:bodyDiv w:val="1"/>
      <w:marLeft w:val="0"/>
      <w:marRight w:val="0"/>
      <w:marTop w:val="0"/>
      <w:marBottom w:val="0"/>
      <w:divBdr>
        <w:top w:val="none" w:sz="0" w:space="0" w:color="auto"/>
        <w:left w:val="none" w:sz="0" w:space="0" w:color="auto"/>
        <w:bottom w:val="none" w:sz="0" w:space="0" w:color="auto"/>
        <w:right w:val="none" w:sz="0" w:space="0" w:color="auto"/>
      </w:divBdr>
    </w:div>
    <w:div w:id="1817065308">
      <w:bodyDiv w:val="1"/>
      <w:marLeft w:val="0"/>
      <w:marRight w:val="0"/>
      <w:marTop w:val="0"/>
      <w:marBottom w:val="0"/>
      <w:divBdr>
        <w:top w:val="none" w:sz="0" w:space="0" w:color="auto"/>
        <w:left w:val="none" w:sz="0" w:space="0" w:color="auto"/>
        <w:bottom w:val="none" w:sz="0" w:space="0" w:color="auto"/>
        <w:right w:val="none" w:sz="0" w:space="0" w:color="auto"/>
      </w:divBdr>
    </w:div>
    <w:div w:id="1819179769">
      <w:bodyDiv w:val="1"/>
      <w:marLeft w:val="0"/>
      <w:marRight w:val="0"/>
      <w:marTop w:val="0"/>
      <w:marBottom w:val="0"/>
      <w:divBdr>
        <w:top w:val="none" w:sz="0" w:space="0" w:color="auto"/>
        <w:left w:val="none" w:sz="0" w:space="0" w:color="auto"/>
        <w:bottom w:val="none" w:sz="0" w:space="0" w:color="auto"/>
        <w:right w:val="none" w:sz="0" w:space="0" w:color="auto"/>
      </w:divBdr>
    </w:div>
    <w:div w:id="1823963930">
      <w:bodyDiv w:val="1"/>
      <w:marLeft w:val="0"/>
      <w:marRight w:val="0"/>
      <w:marTop w:val="0"/>
      <w:marBottom w:val="0"/>
      <w:divBdr>
        <w:top w:val="none" w:sz="0" w:space="0" w:color="auto"/>
        <w:left w:val="none" w:sz="0" w:space="0" w:color="auto"/>
        <w:bottom w:val="none" w:sz="0" w:space="0" w:color="auto"/>
        <w:right w:val="none" w:sz="0" w:space="0" w:color="auto"/>
      </w:divBdr>
    </w:div>
    <w:div w:id="1825924649">
      <w:bodyDiv w:val="1"/>
      <w:marLeft w:val="0"/>
      <w:marRight w:val="0"/>
      <w:marTop w:val="0"/>
      <w:marBottom w:val="0"/>
      <w:divBdr>
        <w:top w:val="none" w:sz="0" w:space="0" w:color="auto"/>
        <w:left w:val="none" w:sz="0" w:space="0" w:color="auto"/>
        <w:bottom w:val="none" w:sz="0" w:space="0" w:color="auto"/>
        <w:right w:val="none" w:sz="0" w:space="0" w:color="auto"/>
      </w:divBdr>
    </w:div>
    <w:div w:id="1827015745">
      <w:bodyDiv w:val="1"/>
      <w:marLeft w:val="0"/>
      <w:marRight w:val="0"/>
      <w:marTop w:val="0"/>
      <w:marBottom w:val="0"/>
      <w:divBdr>
        <w:top w:val="none" w:sz="0" w:space="0" w:color="auto"/>
        <w:left w:val="none" w:sz="0" w:space="0" w:color="auto"/>
        <w:bottom w:val="none" w:sz="0" w:space="0" w:color="auto"/>
        <w:right w:val="none" w:sz="0" w:space="0" w:color="auto"/>
      </w:divBdr>
    </w:div>
    <w:div w:id="1833913071">
      <w:bodyDiv w:val="1"/>
      <w:marLeft w:val="0"/>
      <w:marRight w:val="0"/>
      <w:marTop w:val="0"/>
      <w:marBottom w:val="0"/>
      <w:divBdr>
        <w:top w:val="none" w:sz="0" w:space="0" w:color="auto"/>
        <w:left w:val="none" w:sz="0" w:space="0" w:color="auto"/>
        <w:bottom w:val="none" w:sz="0" w:space="0" w:color="auto"/>
        <w:right w:val="none" w:sz="0" w:space="0" w:color="auto"/>
      </w:divBdr>
    </w:div>
    <w:div w:id="1840265395">
      <w:bodyDiv w:val="1"/>
      <w:marLeft w:val="0"/>
      <w:marRight w:val="0"/>
      <w:marTop w:val="0"/>
      <w:marBottom w:val="0"/>
      <w:divBdr>
        <w:top w:val="none" w:sz="0" w:space="0" w:color="auto"/>
        <w:left w:val="none" w:sz="0" w:space="0" w:color="auto"/>
        <w:bottom w:val="none" w:sz="0" w:space="0" w:color="auto"/>
        <w:right w:val="none" w:sz="0" w:space="0" w:color="auto"/>
      </w:divBdr>
    </w:div>
    <w:div w:id="1842432321">
      <w:bodyDiv w:val="1"/>
      <w:marLeft w:val="0"/>
      <w:marRight w:val="0"/>
      <w:marTop w:val="0"/>
      <w:marBottom w:val="0"/>
      <w:divBdr>
        <w:top w:val="none" w:sz="0" w:space="0" w:color="auto"/>
        <w:left w:val="none" w:sz="0" w:space="0" w:color="auto"/>
        <w:bottom w:val="none" w:sz="0" w:space="0" w:color="auto"/>
        <w:right w:val="none" w:sz="0" w:space="0" w:color="auto"/>
      </w:divBdr>
    </w:div>
    <w:div w:id="1848321415">
      <w:bodyDiv w:val="1"/>
      <w:marLeft w:val="0"/>
      <w:marRight w:val="0"/>
      <w:marTop w:val="0"/>
      <w:marBottom w:val="0"/>
      <w:divBdr>
        <w:top w:val="none" w:sz="0" w:space="0" w:color="auto"/>
        <w:left w:val="none" w:sz="0" w:space="0" w:color="auto"/>
        <w:bottom w:val="none" w:sz="0" w:space="0" w:color="auto"/>
        <w:right w:val="none" w:sz="0" w:space="0" w:color="auto"/>
      </w:divBdr>
    </w:div>
    <w:div w:id="1848397514">
      <w:bodyDiv w:val="1"/>
      <w:marLeft w:val="0"/>
      <w:marRight w:val="0"/>
      <w:marTop w:val="0"/>
      <w:marBottom w:val="0"/>
      <w:divBdr>
        <w:top w:val="none" w:sz="0" w:space="0" w:color="auto"/>
        <w:left w:val="none" w:sz="0" w:space="0" w:color="auto"/>
        <w:bottom w:val="none" w:sz="0" w:space="0" w:color="auto"/>
        <w:right w:val="none" w:sz="0" w:space="0" w:color="auto"/>
      </w:divBdr>
    </w:div>
    <w:div w:id="1852334610">
      <w:bodyDiv w:val="1"/>
      <w:marLeft w:val="0"/>
      <w:marRight w:val="0"/>
      <w:marTop w:val="0"/>
      <w:marBottom w:val="0"/>
      <w:divBdr>
        <w:top w:val="none" w:sz="0" w:space="0" w:color="auto"/>
        <w:left w:val="none" w:sz="0" w:space="0" w:color="auto"/>
        <w:bottom w:val="none" w:sz="0" w:space="0" w:color="auto"/>
        <w:right w:val="none" w:sz="0" w:space="0" w:color="auto"/>
      </w:divBdr>
    </w:div>
    <w:div w:id="1852645093">
      <w:bodyDiv w:val="1"/>
      <w:marLeft w:val="0"/>
      <w:marRight w:val="0"/>
      <w:marTop w:val="0"/>
      <w:marBottom w:val="0"/>
      <w:divBdr>
        <w:top w:val="none" w:sz="0" w:space="0" w:color="auto"/>
        <w:left w:val="none" w:sz="0" w:space="0" w:color="auto"/>
        <w:bottom w:val="none" w:sz="0" w:space="0" w:color="auto"/>
        <w:right w:val="none" w:sz="0" w:space="0" w:color="auto"/>
      </w:divBdr>
    </w:div>
    <w:div w:id="1856386462">
      <w:bodyDiv w:val="1"/>
      <w:marLeft w:val="0"/>
      <w:marRight w:val="0"/>
      <w:marTop w:val="0"/>
      <w:marBottom w:val="0"/>
      <w:divBdr>
        <w:top w:val="none" w:sz="0" w:space="0" w:color="auto"/>
        <w:left w:val="none" w:sz="0" w:space="0" w:color="auto"/>
        <w:bottom w:val="none" w:sz="0" w:space="0" w:color="auto"/>
        <w:right w:val="none" w:sz="0" w:space="0" w:color="auto"/>
      </w:divBdr>
    </w:div>
    <w:div w:id="1857503017">
      <w:bodyDiv w:val="1"/>
      <w:marLeft w:val="0"/>
      <w:marRight w:val="0"/>
      <w:marTop w:val="0"/>
      <w:marBottom w:val="0"/>
      <w:divBdr>
        <w:top w:val="none" w:sz="0" w:space="0" w:color="auto"/>
        <w:left w:val="none" w:sz="0" w:space="0" w:color="auto"/>
        <w:bottom w:val="none" w:sz="0" w:space="0" w:color="auto"/>
        <w:right w:val="none" w:sz="0" w:space="0" w:color="auto"/>
      </w:divBdr>
    </w:div>
    <w:div w:id="1861167020">
      <w:bodyDiv w:val="1"/>
      <w:marLeft w:val="0"/>
      <w:marRight w:val="0"/>
      <w:marTop w:val="0"/>
      <w:marBottom w:val="0"/>
      <w:divBdr>
        <w:top w:val="none" w:sz="0" w:space="0" w:color="auto"/>
        <w:left w:val="none" w:sz="0" w:space="0" w:color="auto"/>
        <w:bottom w:val="none" w:sz="0" w:space="0" w:color="auto"/>
        <w:right w:val="none" w:sz="0" w:space="0" w:color="auto"/>
      </w:divBdr>
    </w:div>
    <w:div w:id="1879245392">
      <w:bodyDiv w:val="1"/>
      <w:marLeft w:val="0"/>
      <w:marRight w:val="0"/>
      <w:marTop w:val="0"/>
      <w:marBottom w:val="0"/>
      <w:divBdr>
        <w:top w:val="none" w:sz="0" w:space="0" w:color="auto"/>
        <w:left w:val="none" w:sz="0" w:space="0" w:color="auto"/>
        <w:bottom w:val="none" w:sz="0" w:space="0" w:color="auto"/>
        <w:right w:val="none" w:sz="0" w:space="0" w:color="auto"/>
      </w:divBdr>
      <w:divsChild>
        <w:div w:id="1826821047">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0590857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88494648">
      <w:bodyDiv w:val="1"/>
      <w:marLeft w:val="0"/>
      <w:marRight w:val="0"/>
      <w:marTop w:val="0"/>
      <w:marBottom w:val="0"/>
      <w:divBdr>
        <w:top w:val="none" w:sz="0" w:space="0" w:color="auto"/>
        <w:left w:val="none" w:sz="0" w:space="0" w:color="auto"/>
        <w:bottom w:val="none" w:sz="0" w:space="0" w:color="auto"/>
        <w:right w:val="none" w:sz="0" w:space="0" w:color="auto"/>
      </w:divBdr>
      <w:divsChild>
        <w:div w:id="1260333855">
          <w:marLeft w:val="0"/>
          <w:marRight w:val="0"/>
          <w:marTop w:val="0"/>
          <w:marBottom w:val="0"/>
          <w:divBdr>
            <w:top w:val="single" w:sz="36" w:space="6" w:color="FFFFFF"/>
            <w:left w:val="none" w:sz="0" w:space="0" w:color="auto"/>
            <w:bottom w:val="none" w:sz="0" w:space="0" w:color="auto"/>
            <w:right w:val="none" w:sz="0" w:space="0" w:color="auto"/>
          </w:divBdr>
        </w:div>
        <w:div w:id="1377463750">
          <w:marLeft w:val="0"/>
          <w:marRight w:val="0"/>
          <w:marTop w:val="0"/>
          <w:marBottom w:val="0"/>
          <w:divBdr>
            <w:top w:val="single" w:sz="36" w:space="6" w:color="FFFFFF"/>
            <w:left w:val="none" w:sz="0" w:space="0" w:color="auto"/>
            <w:bottom w:val="none" w:sz="0" w:space="0" w:color="auto"/>
            <w:right w:val="none" w:sz="0" w:space="0" w:color="auto"/>
          </w:divBdr>
        </w:div>
        <w:div w:id="2071536174">
          <w:marLeft w:val="0"/>
          <w:marRight w:val="0"/>
          <w:marTop w:val="0"/>
          <w:marBottom w:val="0"/>
          <w:divBdr>
            <w:top w:val="single" w:sz="36" w:space="6" w:color="FFFFFF"/>
            <w:left w:val="none" w:sz="0" w:space="0" w:color="auto"/>
            <w:bottom w:val="none" w:sz="0" w:space="0" w:color="auto"/>
            <w:right w:val="none" w:sz="0" w:space="0" w:color="auto"/>
          </w:divBdr>
        </w:div>
        <w:div w:id="1342584218">
          <w:marLeft w:val="0"/>
          <w:marRight w:val="0"/>
          <w:marTop w:val="0"/>
          <w:marBottom w:val="0"/>
          <w:divBdr>
            <w:top w:val="single" w:sz="36" w:space="6" w:color="FFFFFF"/>
            <w:left w:val="none" w:sz="0" w:space="0" w:color="auto"/>
            <w:bottom w:val="none" w:sz="0" w:space="0" w:color="auto"/>
            <w:right w:val="none" w:sz="0" w:space="0" w:color="auto"/>
          </w:divBdr>
        </w:div>
        <w:div w:id="2125267228">
          <w:marLeft w:val="0"/>
          <w:marRight w:val="0"/>
          <w:marTop w:val="0"/>
          <w:marBottom w:val="0"/>
          <w:divBdr>
            <w:top w:val="single" w:sz="36" w:space="6" w:color="FFFFFF"/>
            <w:left w:val="none" w:sz="0" w:space="0" w:color="auto"/>
            <w:bottom w:val="none" w:sz="0" w:space="0" w:color="auto"/>
            <w:right w:val="none" w:sz="0" w:space="0" w:color="auto"/>
          </w:divBdr>
        </w:div>
        <w:div w:id="237599348">
          <w:marLeft w:val="0"/>
          <w:marRight w:val="0"/>
          <w:marTop w:val="0"/>
          <w:marBottom w:val="0"/>
          <w:divBdr>
            <w:top w:val="single" w:sz="36" w:space="6" w:color="FFFFFF"/>
            <w:left w:val="none" w:sz="0" w:space="0" w:color="auto"/>
            <w:bottom w:val="none" w:sz="0" w:space="0" w:color="auto"/>
            <w:right w:val="none" w:sz="0" w:space="0" w:color="auto"/>
          </w:divBdr>
        </w:div>
        <w:div w:id="1663657525">
          <w:marLeft w:val="0"/>
          <w:marRight w:val="0"/>
          <w:marTop w:val="0"/>
          <w:marBottom w:val="0"/>
          <w:divBdr>
            <w:top w:val="single" w:sz="36" w:space="6" w:color="FFFFFF"/>
            <w:left w:val="none" w:sz="0" w:space="0" w:color="auto"/>
            <w:bottom w:val="none" w:sz="0" w:space="0" w:color="auto"/>
            <w:right w:val="none" w:sz="0" w:space="0" w:color="auto"/>
          </w:divBdr>
        </w:div>
        <w:div w:id="609513357">
          <w:marLeft w:val="0"/>
          <w:marRight w:val="0"/>
          <w:marTop w:val="0"/>
          <w:marBottom w:val="0"/>
          <w:divBdr>
            <w:top w:val="single" w:sz="36" w:space="6" w:color="FFFFFF"/>
            <w:left w:val="none" w:sz="0" w:space="0" w:color="auto"/>
            <w:bottom w:val="none" w:sz="0" w:space="0" w:color="auto"/>
            <w:right w:val="none" w:sz="0" w:space="0" w:color="auto"/>
          </w:divBdr>
        </w:div>
        <w:div w:id="381713580">
          <w:marLeft w:val="0"/>
          <w:marRight w:val="0"/>
          <w:marTop w:val="0"/>
          <w:marBottom w:val="0"/>
          <w:divBdr>
            <w:top w:val="single" w:sz="36" w:space="6" w:color="FFFFFF"/>
            <w:left w:val="none" w:sz="0" w:space="0" w:color="auto"/>
            <w:bottom w:val="none" w:sz="0" w:space="0" w:color="auto"/>
            <w:right w:val="none" w:sz="0" w:space="0" w:color="auto"/>
          </w:divBdr>
        </w:div>
        <w:div w:id="230429359">
          <w:marLeft w:val="0"/>
          <w:marRight w:val="0"/>
          <w:marTop w:val="0"/>
          <w:marBottom w:val="0"/>
          <w:divBdr>
            <w:top w:val="single" w:sz="36" w:space="6" w:color="FFFFFF"/>
            <w:left w:val="none" w:sz="0" w:space="0" w:color="auto"/>
            <w:bottom w:val="none" w:sz="0" w:space="0" w:color="auto"/>
            <w:right w:val="none" w:sz="0" w:space="0" w:color="auto"/>
          </w:divBdr>
        </w:div>
        <w:div w:id="1609463750">
          <w:marLeft w:val="0"/>
          <w:marRight w:val="0"/>
          <w:marTop w:val="0"/>
          <w:marBottom w:val="0"/>
          <w:divBdr>
            <w:top w:val="single" w:sz="36" w:space="6" w:color="FFFFFF"/>
            <w:left w:val="none" w:sz="0" w:space="0" w:color="auto"/>
            <w:bottom w:val="none" w:sz="0" w:space="0" w:color="auto"/>
            <w:right w:val="none" w:sz="0" w:space="0" w:color="auto"/>
          </w:divBdr>
        </w:div>
        <w:div w:id="116265748">
          <w:marLeft w:val="0"/>
          <w:marRight w:val="0"/>
          <w:marTop w:val="0"/>
          <w:marBottom w:val="0"/>
          <w:divBdr>
            <w:top w:val="single" w:sz="36" w:space="6" w:color="FFFFFF"/>
            <w:left w:val="none" w:sz="0" w:space="0" w:color="auto"/>
            <w:bottom w:val="none" w:sz="0" w:space="0" w:color="auto"/>
            <w:right w:val="none" w:sz="0" w:space="0" w:color="auto"/>
          </w:divBdr>
        </w:div>
        <w:div w:id="1675065105">
          <w:marLeft w:val="0"/>
          <w:marRight w:val="0"/>
          <w:marTop w:val="0"/>
          <w:marBottom w:val="0"/>
          <w:divBdr>
            <w:top w:val="single" w:sz="36" w:space="6" w:color="FFFFFF"/>
            <w:left w:val="none" w:sz="0" w:space="0" w:color="auto"/>
            <w:bottom w:val="none" w:sz="0" w:space="0" w:color="auto"/>
            <w:right w:val="none" w:sz="0" w:space="0" w:color="auto"/>
          </w:divBdr>
        </w:div>
        <w:div w:id="2019847336">
          <w:marLeft w:val="0"/>
          <w:marRight w:val="0"/>
          <w:marTop w:val="0"/>
          <w:marBottom w:val="0"/>
          <w:divBdr>
            <w:top w:val="single" w:sz="36" w:space="6" w:color="FFFFFF"/>
            <w:left w:val="none" w:sz="0" w:space="0" w:color="auto"/>
            <w:bottom w:val="none" w:sz="0" w:space="0" w:color="auto"/>
            <w:right w:val="none" w:sz="0" w:space="0" w:color="auto"/>
          </w:divBdr>
        </w:div>
        <w:div w:id="25718309">
          <w:marLeft w:val="0"/>
          <w:marRight w:val="0"/>
          <w:marTop w:val="0"/>
          <w:marBottom w:val="0"/>
          <w:divBdr>
            <w:top w:val="single" w:sz="36" w:space="6" w:color="FFFFFF"/>
            <w:left w:val="none" w:sz="0" w:space="0" w:color="auto"/>
            <w:bottom w:val="none" w:sz="0" w:space="0" w:color="auto"/>
            <w:right w:val="none" w:sz="0" w:space="0" w:color="auto"/>
          </w:divBdr>
        </w:div>
        <w:div w:id="965353995">
          <w:marLeft w:val="0"/>
          <w:marRight w:val="0"/>
          <w:marTop w:val="0"/>
          <w:marBottom w:val="0"/>
          <w:divBdr>
            <w:top w:val="single" w:sz="36" w:space="6" w:color="FFFFFF"/>
            <w:left w:val="none" w:sz="0" w:space="0" w:color="auto"/>
            <w:bottom w:val="none" w:sz="0" w:space="0" w:color="auto"/>
            <w:right w:val="none" w:sz="0" w:space="0" w:color="auto"/>
          </w:divBdr>
        </w:div>
        <w:div w:id="240409751">
          <w:marLeft w:val="0"/>
          <w:marRight w:val="0"/>
          <w:marTop w:val="0"/>
          <w:marBottom w:val="0"/>
          <w:divBdr>
            <w:top w:val="single" w:sz="36" w:space="6" w:color="FFFFFF"/>
            <w:left w:val="none" w:sz="0" w:space="0" w:color="auto"/>
            <w:bottom w:val="none" w:sz="0" w:space="0" w:color="auto"/>
            <w:right w:val="none" w:sz="0" w:space="0" w:color="auto"/>
          </w:divBdr>
        </w:div>
        <w:div w:id="754937193">
          <w:marLeft w:val="0"/>
          <w:marRight w:val="0"/>
          <w:marTop w:val="0"/>
          <w:marBottom w:val="0"/>
          <w:divBdr>
            <w:top w:val="single" w:sz="36" w:space="6" w:color="FFFFFF"/>
            <w:left w:val="none" w:sz="0" w:space="0" w:color="auto"/>
            <w:bottom w:val="none" w:sz="0" w:space="0" w:color="auto"/>
            <w:right w:val="none" w:sz="0" w:space="0" w:color="auto"/>
          </w:divBdr>
        </w:div>
        <w:div w:id="113714797">
          <w:marLeft w:val="0"/>
          <w:marRight w:val="0"/>
          <w:marTop w:val="0"/>
          <w:marBottom w:val="0"/>
          <w:divBdr>
            <w:top w:val="single" w:sz="36" w:space="6" w:color="FFFFFF"/>
            <w:left w:val="none" w:sz="0" w:space="0" w:color="auto"/>
            <w:bottom w:val="none" w:sz="0" w:space="0" w:color="auto"/>
            <w:right w:val="none" w:sz="0" w:space="0" w:color="auto"/>
          </w:divBdr>
        </w:div>
        <w:div w:id="1218905036">
          <w:marLeft w:val="0"/>
          <w:marRight w:val="0"/>
          <w:marTop w:val="0"/>
          <w:marBottom w:val="0"/>
          <w:divBdr>
            <w:top w:val="single" w:sz="36" w:space="6" w:color="FFFFFF"/>
            <w:left w:val="none" w:sz="0" w:space="0" w:color="auto"/>
            <w:bottom w:val="none" w:sz="0" w:space="0" w:color="auto"/>
            <w:right w:val="none" w:sz="0" w:space="0" w:color="auto"/>
          </w:divBdr>
        </w:div>
        <w:div w:id="725832486">
          <w:marLeft w:val="0"/>
          <w:marRight w:val="0"/>
          <w:marTop w:val="0"/>
          <w:marBottom w:val="0"/>
          <w:divBdr>
            <w:top w:val="single" w:sz="36" w:space="6" w:color="FFFFFF"/>
            <w:left w:val="none" w:sz="0" w:space="0" w:color="auto"/>
            <w:bottom w:val="none" w:sz="0" w:space="0" w:color="auto"/>
            <w:right w:val="none" w:sz="0" w:space="0" w:color="auto"/>
          </w:divBdr>
        </w:div>
        <w:div w:id="1826553877">
          <w:marLeft w:val="0"/>
          <w:marRight w:val="0"/>
          <w:marTop w:val="0"/>
          <w:marBottom w:val="0"/>
          <w:divBdr>
            <w:top w:val="single" w:sz="36" w:space="6" w:color="FFFFFF"/>
            <w:left w:val="none" w:sz="0" w:space="0" w:color="auto"/>
            <w:bottom w:val="none" w:sz="0" w:space="0" w:color="auto"/>
            <w:right w:val="none" w:sz="0" w:space="0" w:color="auto"/>
          </w:divBdr>
        </w:div>
        <w:div w:id="459111657">
          <w:marLeft w:val="0"/>
          <w:marRight w:val="0"/>
          <w:marTop w:val="0"/>
          <w:marBottom w:val="0"/>
          <w:divBdr>
            <w:top w:val="single" w:sz="36" w:space="6" w:color="FFFFFF"/>
            <w:left w:val="none" w:sz="0" w:space="0" w:color="auto"/>
            <w:bottom w:val="none" w:sz="0" w:space="0" w:color="auto"/>
            <w:right w:val="none" w:sz="0" w:space="0" w:color="auto"/>
          </w:divBdr>
        </w:div>
        <w:div w:id="437219597">
          <w:marLeft w:val="0"/>
          <w:marRight w:val="0"/>
          <w:marTop w:val="0"/>
          <w:marBottom w:val="0"/>
          <w:divBdr>
            <w:top w:val="single" w:sz="36" w:space="6" w:color="FFFFFF"/>
            <w:left w:val="none" w:sz="0" w:space="0" w:color="auto"/>
            <w:bottom w:val="none" w:sz="0" w:space="0" w:color="auto"/>
            <w:right w:val="none" w:sz="0" w:space="0" w:color="auto"/>
          </w:divBdr>
        </w:div>
        <w:div w:id="682559175">
          <w:marLeft w:val="0"/>
          <w:marRight w:val="0"/>
          <w:marTop w:val="0"/>
          <w:marBottom w:val="0"/>
          <w:divBdr>
            <w:top w:val="single" w:sz="36" w:space="6" w:color="FFFFFF"/>
            <w:left w:val="none" w:sz="0" w:space="0" w:color="auto"/>
            <w:bottom w:val="none" w:sz="0" w:space="0" w:color="auto"/>
            <w:right w:val="none" w:sz="0" w:space="0" w:color="auto"/>
          </w:divBdr>
        </w:div>
        <w:div w:id="22484844">
          <w:marLeft w:val="0"/>
          <w:marRight w:val="0"/>
          <w:marTop w:val="0"/>
          <w:marBottom w:val="0"/>
          <w:divBdr>
            <w:top w:val="single" w:sz="36" w:space="6" w:color="FFFFFF"/>
            <w:left w:val="none" w:sz="0" w:space="0" w:color="auto"/>
            <w:bottom w:val="none" w:sz="0" w:space="0" w:color="auto"/>
            <w:right w:val="none" w:sz="0" w:space="0" w:color="auto"/>
          </w:divBdr>
        </w:div>
        <w:div w:id="116799713">
          <w:marLeft w:val="0"/>
          <w:marRight w:val="0"/>
          <w:marTop w:val="0"/>
          <w:marBottom w:val="0"/>
          <w:divBdr>
            <w:top w:val="single" w:sz="36" w:space="6" w:color="FFFFFF"/>
            <w:left w:val="none" w:sz="0" w:space="0" w:color="auto"/>
            <w:bottom w:val="none" w:sz="0" w:space="0" w:color="auto"/>
            <w:right w:val="none" w:sz="0" w:space="0" w:color="auto"/>
          </w:divBdr>
        </w:div>
        <w:div w:id="784663643">
          <w:marLeft w:val="0"/>
          <w:marRight w:val="0"/>
          <w:marTop w:val="0"/>
          <w:marBottom w:val="0"/>
          <w:divBdr>
            <w:top w:val="single" w:sz="36" w:space="6" w:color="FFFFFF"/>
            <w:left w:val="none" w:sz="0" w:space="0" w:color="auto"/>
            <w:bottom w:val="none" w:sz="0" w:space="0" w:color="auto"/>
            <w:right w:val="none" w:sz="0" w:space="0" w:color="auto"/>
          </w:divBdr>
        </w:div>
        <w:div w:id="810557605">
          <w:marLeft w:val="0"/>
          <w:marRight w:val="0"/>
          <w:marTop w:val="0"/>
          <w:marBottom w:val="0"/>
          <w:divBdr>
            <w:top w:val="single" w:sz="36" w:space="6" w:color="FFFFFF"/>
            <w:left w:val="none" w:sz="0" w:space="0" w:color="auto"/>
            <w:bottom w:val="none" w:sz="0" w:space="0" w:color="auto"/>
            <w:right w:val="none" w:sz="0" w:space="0" w:color="auto"/>
          </w:divBdr>
        </w:div>
        <w:div w:id="2102408548">
          <w:marLeft w:val="0"/>
          <w:marRight w:val="0"/>
          <w:marTop w:val="0"/>
          <w:marBottom w:val="0"/>
          <w:divBdr>
            <w:top w:val="single" w:sz="36" w:space="6" w:color="FFFFFF"/>
            <w:left w:val="none" w:sz="0" w:space="0" w:color="auto"/>
            <w:bottom w:val="none" w:sz="0" w:space="0" w:color="auto"/>
            <w:right w:val="none" w:sz="0" w:space="0" w:color="auto"/>
          </w:divBdr>
        </w:div>
        <w:div w:id="1734231346">
          <w:marLeft w:val="0"/>
          <w:marRight w:val="0"/>
          <w:marTop w:val="0"/>
          <w:marBottom w:val="0"/>
          <w:divBdr>
            <w:top w:val="single" w:sz="36" w:space="6" w:color="FFFFFF"/>
            <w:left w:val="none" w:sz="0" w:space="0" w:color="auto"/>
            <w:bottom w:val="none" w:sz="0" w:space="0" w:color="auto"/>
            <w:right w:val="none" w:sz="0" w:space="0" w:color="auto"/>
          </w:divBdr>
        </w:div>
        <w:div w:id="788279179">
          <w:marLeft w:val="0"/>
          <w:marRight w:val="0"/>
          <w:marTop w:val="0"/>
          <w:marBottom w:val="0"/>
          <w:divBdr>
            <w:top w:val="single" w:sz="36" w:space="6" w:color="FFFFFF"/>
            <w:left w:val="none" w:sz="0" w:space="0" w:color="auto"/>
            <w:bottom w:val="none" w:sz="0" w:space="0" w:color="auto"/>
            <w:right w:val="none" w:sz="0" w:space="0" w:color="auto"/>
          </w:divBdr>
        </w:div>
        <w:div w:id="2003701331">
          <w:marLeft w:val="0"/>
          <w:marRight w:val="0"/>
          <w:marTop w:val="0"/>
          <w:marBottom w:val="0"/>
          <w:divBdr>
            <w:top w:val="single" w:sz="36" w:space="6" w:color="FFFFFF"/>
            <w:left w:val="none" w:sz="0" w:space="0" w:color="auto"/>
            <w:bottom w:val="none" w:sz="0" w:space="0" w:color="auto"/>
            <w:right w:val="none" w:sz="0" w:space="0" w:color="auto"/>
          </w:divBdr>
        </w:div>
        <w:div w:id="288056209">
          <w:marLeft w:val="0"/>
          <w:marRight w:val="0"/>
          <w:marTop w:val="0"/>
          <w:marBottom w:val="0"/>
          <w:divBdr>
            <w:top w:val="single" w:sz="36" w:space="6" w:color="FFFFFF"/>
            <w:left w:val="none" w:sz="0" w:space="0" w:color="auto"/>
            <w:bottom w:val="none" w:sz="0" w:space="0" w:color="auto"/>
            <w:right w:val="none" w:sz="0" w:space="0" w:color="auto"/>
          </w:divBdr>
        </w:div>
        <w:div w:id="1247807480">
          <w:marLeft w:val="0"/>
          <w:marRight w:val="0"/>
          <w:marTop w:val="0"/>
          <w:marBottom w:val="0"/>
          <w:divBdr>
            <w:top w:val="single" w:sz="36" w:space="6" w:color="FFFFFF"/>
            <w:left w:val="none" w:sz="0" w:space="0" w:color="auto"/>
            <w:bottom w:val="none" w:sz="0" w:space="0" w:color="auto"/>
            <w:right w:val="none" w:sz="0" w:space="0" w:color="auto"/>
          </w:divBdr>
        </w:div>
        <w:div w:id="1093866864">
          <w:marLeft w:val="0"/>
          <w:marRight w:val="0"/>
          <w:marTop w:val="0"/>
          <w:marBottom w:val="0"/>
          <w:divBdr>
            <w:top w:val="single" w:sz="36" w:space="6" w:color="FFFFFF"/>
            <w:left w:val="none" w:sz="0" w:space="0" w:color="auto"/>
            <w:bottom w:val="none" w:sz="0" w:space="0" w:color="auto"/>
            <w:right w:val="none" w:sz="0" w:space="0" w:color="auto"/>
          </w:divBdr>
        </w:div>
        <w:div w:id="1720324366">
          <w:marLeft w:val="0"/>
          <w:marRight w:val="0"/>
          <w:marTop w:val="0"/>
          <w:marBottom w:val="0"/>
          <w:divBdr>
            <w:top w:val="single" w:sz="36" w:space="6" w:color="FFFFFF"/>
            <w:left w:val="none" w:sz="0" w:space="0" w:color="auto"/>
            <w:bottom w:val="none" w:sz="0" w:space="0" w:color="auto"/>
            <w:right w:val="none" w:sz="0" w:space="0" w:color="auto"/>
          </w:divBdr>
        </w:div>
        <w:div w:id="1583948587">
          <w:marLeft w:val="0"/>
          <w:marRight w:val="0"/>
          <w:marTop w:val="0"/>
          <w:marBottom w:val="0"/>
          <w:divBdr>
            <w:top w:val="single" w:sz="36" w:space="6" w:color="FFFFFF"/>
            <w:left w:val="none" w:sz="0" w:space="0" w:color="auto"/>
            <w:bottom w:val="none" w:sz="0" w:space="0" w:color="auto"/>
            <w:right w:val="none" w:sz="0" w:space="0" w:color="auto"/>
          </w:divBdr>
        </w:div>
        <w:div w:id="909576197">
          <w:marLeft w:val="0"/>
          <w:marRight w:val="0"/>
          <w:marTop w:val="0"/>
          <w:marBottom w:val="0"/>
          <w:divBdr>
            <w:top w:val="single" w:sz="36" w:space="6" w:color="FFFFFF"/>
            <w:left w:val="none" w:sz="0" w:space="0" w:color="auto"/>
            <w:bottom w:val="none" w:sz="0" w:space="0" w:color="auto"/>
            <w:right w:val="none" w:sz="0" w:space="0" w:color="auto"/>
          </w:divBdr>
        </w:div>
        <w:div w:id="898133196">
          <w:marLeft w:val="0"/>
          <w:marRight w:val="0"/>
          <w:marTop w:val="0"/>
          <w:marBottom w:val="0"/>
          <w:divBdr>
            <w:top w:val="single" w:sz="36" w:space="6" w:color="FFFFFF"/>
            <w:left w:val="none" w:sz="0" w:space="0" w:color="auto"/>
            <w:bottom w:val="none" w:sz="0" w:space="0" w:color="auto"/>
            <w:right w:val="none" w:sz="0" w:space="0" w:color="auto"/>
          </w:divBdr>
        </w:div>
        <w:div w:id="2105954732">
          <w:marLeft w:val="0"/>
          <w:marRight w:val="0"/>
          <w:marTop w:val="0"/>
          <w:marBottom w:val="0"/>
          <w:divBdr>
            <w:top w:val="single" w:sz="36" w:space="6" w:color="FFFFFF"/>
            <w:left w:val="none" w:sz="0" w:space="0" w:color="auto"/>
            <w:bottom w:val="none" w:sz="0" w:space="0" w:color="auto"/>
            <w:right w:val="none" w:sz="0" w:space="0" w:color="auto"/>
          </w:divBdr>
        </w:div>
        <w:div w:id="1116603807">
          <w:marLeft w:val="0"/>
          <w:marRight w:val="0"/>
          <w:marTop w:val="0"/>
          <w:marBottom w:val="0"/>
          <w:divBdr>
            <w:top w:val="single" w:sz="36" w:space="6" w:color="FFFFFF"/>
            <w:left w:val="none" w:sz="0" w:space="0" w:color="auto"/>
            <w:bottom w:val="none" w:sz="0" w:space="0" w:color="auto"/>
            <w:right w:val="none" w:sz="0" w:space="0" w:color="auto"/>
          </w:divBdr>
        </w:div>
        <w:div w:id="843130700">
          <w:marLeft w:val="0"/>
          <w:marRight w:val="0"/>
          <w:marTop w:val="0"/>
          <w:marBottom w:val="0"/>
          <w:divBdr>
            <w:top w:val="single" w:sz="36" w:space="6" w:color="FFFFFF"/>
            <w:left w:val="none" w:sz="0" w:space="0" w:color="auto"/>
            <w:bottom w:val="none" w:sz="0" w:space="0" w:color="auto"/>
            <w:right w:val="none" w:sz="0" w:space="0" w:color="auto"/>
          </w:divBdr>
        </w:div>
        <w:div w:id="630985847">
          <w:marLeft w:val="0"/>
          <w:marRight w:val="0"/>
          <w:marTop w:val="0"/>
          <w:marBottom w:val="0"/>
          <w:divBdr>
            <w:top w:val="single" w:sz="36" w:space="6" w:color="FFFFFF"/>
            <w:left w:val="none" w:sz="0" w:space="0" w:color="auto"/>
            <w:bottom w:val="none" w:sz="0" w:space="0" w:color="auto"/>
            <w:right w:val="none" w:sz="0" w:space="0" w:color="auto"/>
          </w:divBdr>
        </w:div>
        <w:div w:id="511606108">
          <w:marLeft w:val="0"/>
          <w:marRight w:val="0"/>
          <w:marTop w:val="0"/>
          <w:marBottom w:val="0"/>
          <w:divBdr>
            <w:top w:val="single" w:sz="36" w:space="6" w:color="FFFFFF"/>
            <w:left w:val="none" w:sz="0" w:space="0" w:color="auto"/>
            <w:bottom w:val="none" w:sz="0" w:space="0" w:color="auto"/>
            <w:right w:val="none" w:sz="0" w:space="0" w:color="auto"/>
          </w:divBdr>
        </w:div>
        <w:div w:id="1634942989">
          <w:marLeft w:val="0"/>
          <w:marRight w:val="0"/>
          <w:marTop w:val="0"/>
          <w:marBottom w:val="0"/>
          <w:divBdr>
            <w:top w:val="single" w:sz="36" w:space="6" w:color="FFFFFF"/>
            <w:left w:val="none" w:sz="0" w:space="0" w:color="auto"/>
            <w:bottom w:val="none" w:sz="0" w:space="0" w:color="auto"/>
            <w:right w:val="none" w:sz="0" w:space="0" w:color="auto"/>
          </w:divBdr>
        </w:div>
        <w:div w:id="1390689176">
          <w:marLeft w:val="0"/>
          <w:marRight w:val="0"/>
          <w:marTop w:val="0"/>
          <w:marBottom w:val="0"/>
          <w:divBdr>
            <w:top w:val="single" w:sz="36" w:space="6" w:color="FFFFFF"/>
            <w:left w:val="none" w:sz="0" w:space="0" w:color="auto"/>
            <w:bottom w:val="none" w:sz="0" w:space="0" w:color="auto"/>
            <w:right w:val="none" w:sz="0" w:space="0" w:color="auto"/>
          </w:divBdr>
        </w:div>
        <w:div w:id="1342321527">
          <w:marLeft w:val="0"/>
          <w:marRight w:val="0"/>
          <w:marTop w:val="0"/>
          <w:marBottom w:val="0"/>
          <w:divBdr>
            <w:top w:val="single" w:sz="36" w:space="6" w:color="FFFFFF"/>
            <w:left w:val="none" w:sz="0" w:space="0" w:color="auto"/>
            <w:bottom w:val="none" w:sz="0" w:space="0" w:color="auto"/>
            <w:right w:val="none" w:sz="0" w:space="0" w:color="auto"/>
          </w:divBdr>
        </w:div>
        <w:div w:id="1710914006">
          <w:marLeft w:val="0"/>
          <w:marRight w:val="0"/>
          <w:marTop w:val="0"/>
          <w:marBottom w:val="0"/>
          <w:divBdr>
            <w:top w:val="single" w:sz="36" w:space="6" w:color="FFFFFF"/>
            <w:left w:val="none" w:sz="0" w:space="0" w:color="auto"/>
            <w:bottom w:val="none" w:sz="0" w:space="0" w:color="auto"/>
            <w:right w:val="none" w:sz="0" w:space="0" w:color="auto"/>
          </w:divBdr>
        </w:div>
        <w:div w:id="679044334">
          <w:marLeft w:val="0"/>
          <w:marRight w:val="0"/>
          <w:marTop w:val="0"/>
          <w:marBottom w:val="0"/>
          <w:divBdr>
            <w:top w:val="single" w:sz="36" w:space="6" w:color="FFFFFF"/>
            <w:left w:val="none" w:sz="0" w:space="0" w:color="auto"/>
            <w:bottom w:val="none" w:sz="0" w:space="0" w:color="auto"/>
            <w:right w:val="none" w:sz="0" w:space="0" w:color="auto"/>
          </w:divBdr>
        </w:div>
        <w:div w:id="653412057">
          <w:marLeft w:val="0"/>
          <w:marRight w:val="0"/>
          <w:marTop w:val="0"/>
          <w:marBottom w:val="0"/>
          <w:divBdr>
            <w:top w:val="single" w:sz="36" w:space="6" w:color="FFFFFF"/>
            <w:left w:val="none" w:sz="0" w:space="0" w:color="auto"/>
            <w:bottom w:val="none" w:sz="0" w:space="0" w:color="auto"/>
            <w:right w:val="none" w:sz="0" w:space="0" w:color="auto"/>
          </w:divBdr>
        </w:div>
        <w:div w:id="152765475">
          <w:marLeft w:val="0"/>
          <w:marRight w:val="0"/>
          <w:marTop w:val="0"/>
          <w:marBottom w:val="0"/>
          <w:divBdr>
            <w:top w:val="single" w:sz="36" w:space="6" w:color="FFFFFF"/>
            <w:left w:val="none" w:sz="0" w:space="0" w:color="auto"/>
            <w:bottom w:val="none" w:sz="0" w:space="0" w:color="auto"/>
            <w:right w:val="none" w:sz="0" w:space="0" w:color="auto"/>
          </w:divBdr>
        </w:div>
        <w:div w:id="846405321">
          <w:marLeft w:val="0"/>
          <w:marRight w:val="0"/>
          <w:marTop w:val="0"/>
          <w:marBottom w:val="0"/>
          <w:divBdr>
            <w:top w:val="single" w:sz="36" w:space="6" w:color="FFFFFF"/>
            <w:left w:val="none" w:sz="0" w:space="0" w:color="auto"/>
            <w:bottom w:val="none" w:sz="0" w:space="0" w:color="auto"/>
            <w:right w:val="none" w:sz="0" w:space="0" w:color="auto"/>
          </w:divBdr>
        </w:div>
        <w:div w:id="393436093">
          <w:marLeft w:val="0"/>
          <w:marRight w:val="0"/>
          <w:marTop w:val="0"/>
          <w:marBottom w:val="0"/>
          <w:divBdr>
            <w:top w:val="single" w:sz="36" w:space="6" w:color="FFFFFF"/>
            <w:left w:val="none" w:sz="0" w:space="0" w:color="auto"/>
            <w:bottom w:val="none" w:sz="0" w:space="0" w:color="auto"/>
            <w:right w:val="none" w:sz="0" w:space="0" w:color="auto"/>
          </w:divBdr>
        </w:div>
        <w:div w:id="185482561">
          <w:marLeft w:val="0"/>
          <w:marRight w:val="0"/>
          <w:marTop w:val="0"/>
          <w:marBottom w:val="0"/>
          <w:divBdr>
            <w:top w:val="single" w:sz="36" w:space="6" w:color="FFFFFF"/>
            <w:left w:val="none" w:sz="0" w:space="0" w:color="auto"/>
            <w:bottom w:val="none" w:sz="0" w:space="0" w:color="auto"/>
            <w:right w:val="none" w:sz="0" w:space="0" w:color="auto"/>
          </w:divBdr>
        </w:div>
        <w:div w:id="303242371">
          <w:marLeft w:val="0"/>
          <w:marRight w:val="0"/>
          <w:marTop w:val="0"/>
          <w:marBottom w:val="0"/>
          <w:divBdr>
            <w:top w:val="single" w:sz="36" w:space="6" w:color="FFFFFF"/>
            <w:left w:val="none" w:sz="0" w:space="0" w:color="auto"/>
            <w:bottom w:val="none" w:sz="0" w:space="0" w:color="auto"/>
            <w:right w:val="none" w:sz="0" w:space="0" w:color="auto"/>
          </w:divBdr>
        </w:div>
      </w:divsChild>
    </w:div>
    <w:div w:id="1894656215">
      <w:bodyDiv w:val="1"/>
      <w:marLeft w:val="0"/>
      <w:marRight w:val="0"/>
      <w:marTop w:val="0"/>
      <w:marBottom w:val="0"/>
      <w:divBdr>
        <w:top w:val="none" w:sz="0" w:space="0" w:color="auto"/>
        <w:left w:val="none" w:sz="0" w:space="0" w:color="auto"/>
        <w:bottom w:val="none" w:sz="0" w:space="0" w:color="auto"/>
        <w:right w:val="none" w:sz="0" w:space="0" w:color="auto"/>
      </w:divBdr>
      <w:divsChild>
        <w:div w:id="1208376323">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708221005">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3347995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894849340">
      <w:bodyDiv w:val="1"/>
      <w:marLeft w:val="0"/>
      <w:marRight w:val="0"/>
      <w:marTop w:val="0"/>
      <w:marBottom w:val="0"/>
      <w:divBdr>
        <w:top w:val="none" w:sz="0" w:space="0" w:color="auto"/>
        <w:left w:val="none" w:sz="0" w:space="0" w:color="auto"/>
        <w:bottom w:val="none" w:sz="0" w:space="0" w:color="auto"/>
        <w:right w:val="none" w:sz="0" w:space="0" w:color="auto"/>
      </w:divBdr>
    </w:div>
    <w:div w:id="1911234376">
      <w:bodyDiv w:val="1"/>
      <w:marLeft w:val="0"/>
      <w:marRight w:val="0"/>
      <w:marTop w:val="0"/>
      <w:marBottom w:val="0"/>
      <w:divBdr>
        <w:top w:val="none" w:sz="0" w:space="0" w:color="auto"/>
        <w:left w:val="none" w:sz="0" w:space="0" w:color="auto"/>
        <w:bottom w:val="none" w:sz="0" w:space="0" w:color="auto"/>
        <w:right w:val="none" w:sz="0" w:space="0" w:color="auto"/>
      </w:divBdr>
    </w:div>
    <w:div w:id="1940217988">
      <w:bodyDiv w:val="1"/>
      <w:marLeft w:val="0"/>
      <w:marRight w:val="0"/>
      <w:marTop w:val="0"/>
      <w:marBottom w:val="0"/>
      <w:divBdr>
        <w:top w:val="none" w:sz="0" w:space="0" w:color="auto"/>
        <w:left w:val="none" w:sz="0" w:space="0" w:color="auto"/>
        <w:bottom w:val="none" w:sz="0" w:space="0" w:color="auto"/>
        <w:right w:val="none" w:sz="0" w:space="0" w:color="auto"/>
      </w:divBdr>
    </w:div>
    <w:div w:id="1947082548">
      <w:bodyDiv w:val="1"/>
      <w:marLeft w:val="0"/>
      <w:marRight w:val="0"/>
      <w:marTop w:val="0"/>
      <w:marBottom w:val="0"/>
      <w:divBdr>
        <w:top w:val="none" w:sz="0" w:space="0" w:color="auto"/>
        <w:left w:val="none" w:sz="0" w:space="0" w:color="auto"/>
        <w:bottom w:val="none" w:sz="0" w:space="0" w:color="auto"/>
        <w:right w:val="none" w:sz="0" w:space="0" w:color="auto"/>
      </w:divBdr>
    </w:div>
    <w:div w:id="1949461394">
      <w:bodyDiv w:val="1"/>
      <w:marLeft w:val="0"/>
      <w:marRight w:val="0"/>
      <w:marTop w:val="0"/>
      <w:marBottom w:val="0"/>
      <w:divBdr>
        <w:top w:val="none" w:sz="0" w:space="0" w:color="auto"/>
        <w:left w:val="none" w:sz="0" w:space="0" w:color="auto"/>
        <w:bottom w:val="none" w:sz="0" w:space="0" w:color="auto"/>
        <w:right w:val="none" w:sz="0" w:space="0" w:color="auto"/>
      </w:divBdr>
    </w:div>
    <w:div w:id="1954050952">
      <w:bodyDiv w:val="1"/>
      <w:marLeft w:val="0"/>
      <w:marRight w:val="0"/>
      <w:marTop w:val="0"/>
      <w:marBottom w:val="0"/>
      <w:divBdr>
        <w:top w:val="none" w:sz="0" w:space="0" w:color="auto"/>
        <w:left w:val="none" w:sz="0" w:space="0" w:color="auto"/>
        <w:bottom w:val="none" w:sz="0" w:space="0" w:color="auto"/>
        <w:right w:val="none" w:sz="0" w:space="0" w:color="auto"/>
      </w:divBdr>
    </w:div>
    <w:div w:id="1956255710">
      <w:bodyDiv w:val="1"/>
      <w:marLeft w:val="0"/>
      <w:marRight w:val="0"/>
      <w:marTop w:val="0"/>
      <w:marBottom w:val="0"/>
      <w:divBdr>
        <w:top w:val="none" w:sz="0" w:space="0" w:color="auto"/>
        <w:left w:val="none" w:sz="0" w:space="0" w:color="auto"/>
        <w:bottom w:val="none" w:sz="0" w:space="0" w:color="auto"/>
        <w:right w:val="none" w:sz="0" w:space="0" w:color="auto"/>
      </w:divBdr>
    </w:div>
    <w:div w:id="1982340112">
      <w:bodyDiv w:val="1"/>
      <w:marLeft w:val="0"/>
      <w:marRight w:val="0"/>
      <w:marTop w:val="0"/>
      <w:marBottom w:val="0"/>
      <w:divBdr>
        <w:top w:val="none" w:sz="0" w:space="0" w:color="auto"/>
        <w:left w:val="none" w:sz="0" w:space="0" w:color="auto"/>
        <w:bottom w:val="none" w:sz="0" w:space="0" w:color="auto"/>
        <w:right w:val="none" w:sz="0" w:space="0" w:color="auto"/>
      </w:divBdr>
    </w:div>
    <w:div w:id="1984432361">
      <w:bodyDiv w:val="1"/>
      <w:marLeft w:val="0"/>
      <w:marRight w:val="0"/>
      <w:marTop w:val="0"/>
      <w:marBottom w:val="0"/>
      <w:divBdr>
        <w:top w:val="none" w:sz="0" w:space="0" w:color="auto"/>
        <w:left w:val="none" w:sz="0" w:space="0" w:color="auto"/>
        <w:bottom w:val="none" w:sz="0" w:space="0" w:color="auto"/>
        <w:right w:val="none" w:sz="0" w:space="0" w:color="auto"/>
      </w:divBdr>
    </w:div>
    <w:div w:id="1989358639">
      <w:bodyDiv w:val="1"/>
      <w:marLeft w:val="0"/>
      <w:marRight w:val="0"/>
      <w:marTop w:val="0"/>
      <w:marBottom w:val="0"/>
      <w:divBdr>
        <w:top w:val="none" w:sz="0" w:space="0" w:color="auto"/>
        <w:left w:val="none" w:sz="0" w:space="0" w:color="auto"/>
        <w:bottom w:val="none" w:sz="0" w:space="0" w:color="auto"/>
        <w:right w:val="none" w:sz="0" w:space="0" w:color="auto"/>
      </w:divBdr>
      <w:divsChild>
        <w:div w:id="270938332">
          <w:marLeft w:val="0"/>
          <w:marRight w:val="0"/>
          <w:marTop w:val="0"/>
          <w:marBottom w:val="0"/>
          <w:divBdr>
            <w:top w:val="none" w:sz="0" w:space="0" w:color="auto"/>
            <w:left w:val="none" w:sz="0" w:space="0" w:color="auto"/>
            <w:bottom w:val="none" w:sz="0" w:space="0" w:color="auto"/>
            <w:right w:val="none" w:sz="0" w:space="0" w:color="auto"/>
          </w:divBdr>
          <w:divsChild>
            <w:div w:id="608976835">
              <w:marLeft w:val="0"/>
              <w:marRight w:val="0"/>
              <w:marTop w:val="0"/>
              <w:marBottom w:val="0"/>
              <w:divBdr>
                <w:top w:val="none" w:sz="0" w:space="0" w:color="auto"/>
                <w:left w:val="none" w:sz="0" w:space="0" w:color="auto"/>
                <w:bottom w:val="none" w:sz="0" w:space="0" w:color="auto"/>
                <w:right w:val="none" w:sz="0" w:space="0" w:color="auto"/>
              </w:divBdr>
            </w:div>
            <w:div w:id="825128225">
              <w:marLeft w:val="0"/>
              <w:marRight w:val="0"/>
              <w:marTop w:val="0"/>
              <w:marBottom w:val="0"/>
              <w:divBdr>
                <w:top w:val="none" w:sz="0" w:space="0" w:color="auto"/>
                <w:left w:val="none" w:sz="0" w:space="0" w:color="auto"/>
                <w:bottom w:val="none" w:sz="0" w:space="0" w:color="auto"/>
                <w:right w:val="none" w:sz="0" w:space="0" w:color="auto"/>
              </w:divBdr>
            </w:div>
            <w:div w:id="1234927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102750">
      <w:bodyDiv w:val="1"/>
      <w:marLeft w:val="0"/>
      <w:marRight w:val="0"/>
      <w:marTop w:val="0"/>
      <w:marBottom w:val="0"/>
      <w:divBdr>
        <w:top w:val="none" w:sz="0" w:space="0" w:color="auto"/>
        <w:left w:val="none" w:sz="0" w:space="0" w:color="auto"/>
        <w:bottom w:val="none" w:sz="0" w:space="0" w:color="auto"/>
        <w:right w:val="none" w:sz="0" w:space="0" w:color="auto"/>
      </w:divBdr>
    </w:div>
    <w:div w:id="1997830955">
      <w:bodyDiv w:val="1"/>
      <w:marLeft w:val="0"/>
      <w:marRight w:val="0"/>
      <w:marTop w:val="0"/>
      <w:marBottom w:val="0"/>
      <w:divBdr>
        <w:top w:val="none" w:sz="0" w:space="0" w:color="auto"/>
        <w:left w:val="none" w:sz="0" w:space="0" w:color="auto"/>
        <w:bottom w:val="none" w:sz="0" w:space="0" w:color="auto"/>
        <w:right w:val="none" w:sz="0" w:space="0" w:color="auto"/>
      </w:divBdr>
    </w:div>
    <w:div w:id="2028020261">
      <w:bodyDiv w:val="1"/>
      <w:marLeft w:val="0"/>
      <w:marRight w:val="0"/>
      <w:marTop w:val="0"/>
      <w:marBottom w:val="0"/>
      <w:divBdr>
        <w:top w:val="none" w:sz="0" w:space="0" w:color="auto"/>
        <w:left w:val="none" w:sz="0" w:space="0" w:color="auto"/>
        <w:bottom w:val="none" w:sz="0" w:space="0" w:color="auto"/>
        <w:right w:val="none" w:sz="0" w:space="0" w:color="auto"/>
      </w:divBdr>
      <w:divsChild>
        <w:div w:id="1509635481">
          <w:marLeft w:val="0"/>
          <w:marRight w:val="0"/>
          <w:marTop w:val="0"/>
          <w:marBottom w:val="0"/>
          <w:divBdr>
            <w:top w:val="single" w:sz="36" w:space="6" w:color="FFFFFF"/>
            <w:left w:val="none" w:sz="0" w:space="0" w:color="auto"/>
            <w:bottom w:val="none" w:sz="0" w:space="0" w:color="auto"/>
            <w:right w:val="none" w:sz="0" w:space="0" w:color="auto"/>
          </w:divBdr>
        </w:div>
        <w:div w:id="1124420800">
          <w:marLeft w:val="0"/>
          <w:marRight w:val="0"/>
          <w:marTop w:val="0"/>
          <w:marBottom w:val="0"/>
          <w:divBdr>
            <w:top w:val="single" w:sz="36" w:space="6" w:color="FFFFFF"/>
            <w:left w:val="none" w:sz="0" w:space="0" w:color="auto"/>
            <w:bottom w:val="none" w:sz="0" w:space="0" w:color="auto"/>
            <w:right w:val="none" w:sz="0" w:space="0" w:color="auto"/>
          </w:divBdr>
        </w:div>
        <w:div w:id="1861118220">
          <w:marLeft w:val="0"/>
          <w:marRight w:val="0"/>
          <w:marTop w:val="0"/>
          <w:marBottom w:val="0"/>
          <w:divBdr>
            <w:top w:val="single" w:sz="36" w:space="6" w:color="FFFFFF"/>
            <w:left w:val="none" w:sz="0" w:space="0" w:color="auto"/>
            <w:bottom w:val="none" w:sz="0" w:space="0" w:color="auto"/>
            <w:right w:val="none" w:sz="0" w:space="0" w:color="auto"/>
          </w:divBdr>
        </w:div>
        <w:div w:id="496848399">
          <w:marLeft w:val="0"/>
          <w:marRight w:val="0"/>
          <w:marTop w:val="0"/>
          <w:marBottom w:val="0"/>
          <w:divBdr>
            <w:top w:val="single" w:sz="36" w:space="6" w:color="FFFFFF"/>
            <w:left w:val="none" w:sz="0" w:space="0" w:color="auto"/>
            <w:bottom w:val="none" w:sz="0" w:space="0" w:color="auto"/>
            <w:right w:val="none" w:sz="0" w:space="0" w:color="auto"/>
          </w:divBdr>
        </w:div>
        <w:div w:id="978454652">
          <w:marLeft w:val="0"/>
          <w:marRight w:val="0"/>
          <w:marTop w:val="0"/>
          <w:marBottom w:val="0"/>
          <w:divBdr>
            <w:top w:val="single" w:sz="36" w:space="6" w:color="FFFFFF"/>
            <w:left w:val="none" w:sz="0" w:space="0" w:color="auto"/>
            <w:bottom w:val="none" w:sz="0" w:space="0" w:color="auto"/>
            <w:right w:val="none" w:sz="0" w:space="0" w:color="auto"/>
          </w:divBdr>
        </w:div>
        <w:div w:id="350760767">
          <w:marLeft w:val="0"/>
          <w:marRight w:val="0"/>
          <w:marTop w:val="0"/>
          <w:marBottom w:val="0"/>
          <w:divBdr>
            <w:top w:val="single" w:sz="36" w:space="6" w:color="FFFFFF"/>
            <w:left w:val="none" w:sz="0" w:space="0" w:color="auto"/>
            <w:bottom w:val="none" w:sz="0" w:space="0" w:color="auto"/>
            <w:right w:val="none" w:sz="0" w:space="0" w:color="auto"/>
          </w:divBdr>
        </w:div>
        <w:div w:id="657418090">
          <w:marLeft w:val="0"/>
          <w:marRight w:val="0"/>
          <w:marTop w:val="0"/>
          <w:marBottom w:val="0"/>
          <w:divBdr>
            <w:top w:val="single" w:sz="36" w:space="6" w:color="FFFFFF"/>
            <w:left w:val="none" w:sz="0" w:space="0" w:color="auto"/>
            <w:bottom w:val="none" w:sz="0" w:space="0" w:color="auto"/>
            <w:right w:val="none" w:sz="0" w:space="0" w:color="auto"/>
          </w:divBdr>
        </w:div>
        <w:div w:id="111242648">
          <w:marLeft w:val="0"/>
          <w:marRight w:val="0"/>
          <w:marTop w:val="0"/>
          <w:marBottom w:val="0"/>
          <w:divBdr>
            <w:top w:val="single" w:sz="36" w:space="6" w:color="FFFFFF"/>
            <w:left w:val="none" w:sz="0" w:space="0" w:color="auto"/>
            <w:bottom w:val="none" w:sz="0" w:space="0" w:color="auto"/>
            <w:right w:val="none" w:sz="0" w:space="0" w:color="auto"/>
          </w:divBdr>
        </w:div>
        <w:div w:id="61222960">
          <w:marLeft w:val="0"/>
          <w:marRight w:val="0"/>
          <w:marTop w:val="0"/>
          <w:marBottom w:val="0"/>
          <w:divBdr>
            <w:top w:val="single" w:sz="36" w:space="6" w:color="FFFFFF"/>
            <w:left w:val="none" w:sz="0" w:space="0" w:color="auto"/>
            <w:bottom w:val="none" w:sz="0" w:space="0" w:color="auto"/>
            <w:right w:val="none" w:sz="0" w:space="0" w:color="auto"/>
          </w:divBdr>
        </w:div>
        <w:div w:id="1182747187">
          <w:marLeft w:val="0"/>
          <w:marRight w:val="0"/>
          <w:marTop w:val="0"/>
          <w:marBottom w:val="0"/>
          <w:divBdr>
            <w:top w:val="single" w:sz="36" w:space="6" w:color="FFFFFF"/>
            <w:left w:val="none" w:sz="0" w:space="0" w:color="auto"/>
            <w:bottom w:val="none" w:sz="0" w:space="0" w:color="auto"/>
            <w:right w:val="none" w:sz="0" w:space="0" w:color="auto"/>
          </w:divBdr>
        </w:div>
        <w:div w:id="835456162">
          <w:marLeft w:val="0"/>
          <w:marRight w:val="0"/>
          <w:marTop w:val="0"/>
          <w:marBottom w:val="0"/>
          <w:divBdr>
            <w:top w:val="single" w:sz="36" w:space="6" w:color="FFFFFF"/>
            <w:left w:val="none" w:sz="0" w:space="0" w:color="auto"/>
            <w:bottom w:val="none" w:sz="0" w:space="0" w:color="auto"/>
            <w:right w:val="none" w:sz="0" w:space="0" w:color="auto"/>
          </w:divBdr>
        </w:div>
        <w:div w:id="764568351">
          <w:marLeft w:val="0"/>
          <w:marRight w:val="0"/>
          <w:marTop w:val="0"/>
          <w:marBottom w:val="0"/>
          <w:divBdr>
            <w:top w:val="single" w:sz="36" w:space="6" w:color="FFFFFF"/>
            <w:left w:val="none" w:sz="0" w:space="0" w:color="auto"/>
            <w:bottom w:val="none" w:sz="0" w:space="0" w:color="auto"/>
            <w:right w:val="none" w:sz="0" w:space="0" w:color="auto"/>
          </w:divBdr>
        </w:div>
        <w:div w:id="1084305907">
          <w:marLeft w:val="0"/>
          <w:marRight w:val="0"/>
          <w:marTop w:val="0"/>
          <w:marBottom w:val="0"/>
          <w:divBdr>
            <w:top w:val="single" w:sz="36" w:space="6" w:color="FFFFFF"/>
            <w:left w:val="none" w:sz="0" w:space="0" w:color="auto"/>
            <w:bottom w:val="none" w:sz="0" w:space="0" w:color="auto"/>
            <w:right w:val="none" w:sz="0" w:space="0" w:color="auto"/>
          </w:divBdr>
        </w:div>
        <w:div w:id="1568495596">
          <w:marLeft w:val="0"/>
          <w:marRight w:val="0"/>
          <w:marTop w:val="0"/>
          <w:marBottom w:val="0"/>
          <w:divBdr>
            <w:top w:val="single" w:sz="36" w:space="6" w:color="FFFFFF"/>
            <w:left w:val="none" w:sz="0" w:space="0" w:color="auto"/>
            <w:bottom w:val="none" w:sz="0" w:space="0" w:color="auto"/>
            <w:right w:val="none" w:sz="0" w:space="0" w:color="auto"/>
          </w:divBdr>
        </w:div>
        <w:div w:id="511459355">
          <w:marLeft w:val="0"/>
          <w:marRight w:val="0"/>
          <w:marTop w:val="0"/>
          <w:marBottom w:val="0"/>
          <w:divBdr>
            <w:top w:val="single" w:sz="36" w:space="6" w:color="FFFFFF"/>
            <w:left w:val="none" w:sz="0" w:space="0" w:color="auto"/>
            <w:bottom w:val="none" w:sz="0" w:space="0" w:color="auto"/>
            <w:right w:val="none" w:sz="0" w:space="0" w:color="auto"/>
          </w:divBdr>
        </w:div>
        <w:div w:id="1948803206">
          <w:marLeft w:val="0"/>
          <w:marRight w:val="0"/>
          <w:marTop w:val="0"/>
          <w:marBottom w:val="0"/>
          <w:divBdr>
            <w:top w:val="single" w:sz="36" w:space="6" w:color="FFFFFF"/>
            <w:left w:val="none" w:sz="0" w:space="0" w:color="auto"/>
            <w:bottom w:val="none" w:sz="0" w:space="0" w:color="auto"/>
            <w:right w:val="none" w:sz="0" w:space="0" w:color="auto"/>
          </w:divBdr>
        </w:div>
        <w:div w:id="667901567">
          <w:marLeft w:val="0"/>
          <w:marRight w:val="0"/>
          <w:marTop w:val="0"/>
          <w:marBottom w:val="0"/>
          <w:divBdr>
            <w:top w:val="single" w:sz="36" w:space="6" w:color="FFFFFF"/>
            <w:left w:val="none" w:sz="0" w:space="0" w:color="auto"/>
            <w:bottom w:val="none" w:sz="0" w:space="0" w:color="auto"/>
            <w:right w:val="none" w:sz="0" w:space="0" w:color="auto"/>
          </w:divBdr>
        </w:div>
        <w:div w:id="1364137012">
          <w:marLeft w:val="0"/>
          <w:marRight w:val="0"/>
          <w:marTop w:val="0"/>
          <w:marBottom w:val="0"/>
          <w:divBdr>
            <w:top w:val="single" w:sz="36" w:space="6" w:color="FFFFFF"/>
            <w:left w:val="none" w:sz="0" w:space="0" w:color="auto"/>
            <w:bottom w:val="none" w:sz="0" w:space="0" w:color="auto"/>
            <w:right w:val="none" w:sz="0" w:space="0" w:color="auto"/>
          </w:divBdr>
        </w:div>
        <w:div w:id="776829089">
          <w:marLeft w:val="0"/>
          <w:marRight w:val="0"/>
          <w:marTop w:val="0"/>
          <w:marBottom w:val="0"/>
          <w:divBdr>
            <w:top w:val="single" w:sz="36" w:space="6" w:color="FFFFFF"/>
            <w:left w:val="none" w:sz="0" w:space="0" w:color="auto"/>
            <w:bottom w:val="none" w:sz="0" w:space="0" w:color="auto"/>
            <w:right w:val="none" w:sz="0" w:space="0" w:color="auto"/>
          </w:divBdr>
        </w:div>
        <w:div w:id="1446652096">
          <w:marLeft w:val="0"/>
          <w:marRight w:val="0"/>
          <w:marTop w:val="0"/>
          <w:marBottom w:val="0"/>
          <w:divBdr>
            <w:top w:val="single" w:sz="36" w:space="6" w:color="FFFFFF"/>
            <w:left w:val="none" w:sz="0" w:space="0" w:color="auto"/>
            <w:bottom w:val="none" w:sz="0" w:space="0" w:color="auto"/>
            <w:right w:val="none" w:sz="0" w:space="0" w:color="auto"/>
          </w:divBdr>
        </w:div>
        <w:div w:id="1436709063">
          <w:marLeft w:val="0"/>
          <w:marRight w:val="0"/>
          <w:marTop w:val="0"/>
          <w:marBottom w:val="0"/>
          <w:divBdr>
            <w:top w:val="single" w:sz="36" w:space="6" w:color="FFFFFF"/>
            <w:left w:val="none" w:sz="0" w:space="0" w:color="auto"/>
            <w:bottom w:val="none" w:sz="0" w:space="0" w:color="auto"/>
            <w:right w:val="none" w:sz="0" w:space="0" w:color="auto"/>
          </w:divBdr>
        </w:div>
        <w:div w:id="416946712">
          <w:marLeft w:val="0"/>
          <w:marRight w:val="0"/>
          <w:marTop w:val="0"/>
          <w:marBottom w:val="0"/>
          <w:divBdr>
            <w:top w:val="single" w:sz="36" w:space="6" w:color="FFFFFF"/>
            <w:left w:val="none" w:sz="0" w:space="0" w:color="auto"/>
            <w:bottom w:val="none" w:sz="0" w:space="0" w:color="auto"/>
            <w:right w:val="none" w:sz="0" w:space="0" w:color="auto"/>
          </w:divBdr>
        </w:div>
        <w:div w:id="556550874">
          <w:marLeft w:val="0"/>
          <w:marRight w:val="0"/>
          <w:marTop w:val="0"/>
          <w:marBottom w:val="0"/>
          <w:divBdr>
            <w:top w:val="single" w:sz="36" w:space="6" w:color="FFFFFF"/>
            <w:left w:val="none" w:sz="0" w:space="0" w:color="auto"/>
            <w:bottom w:val="none" w:sz="0" w:space="0" w:color="auto"/>
            <w:right w:val="none" w:sz="0" w:space="0" w:color="auto"/>
          </w:divBdr>
        </w:div>
        <w:div w:id="693116413">
          <w:marLeft w:val="0"/>
          <w:marRight w:val="0"/>
          <w:marTop w:val="0"/>
          <w:marBottom w:val="0"/>
          <w:divBdr>
            <w:top w:val="single" w:sz="36" w:space="6" w:color="FFFFFF"/>
            <w:left w:val="none" w:sz="0" w:space="0" w:color="auto"/>
            <w:bottom w:val="none" w:sz="0" w:space="0" w:color="auto"/>
            <w:right w:val="none" w:sz="0" w:space="0" w:color="auto"/>
          </w:divBdr>
        </w:div>
        <w:div w:id="113259431">
          <w:marLeft w:val="0"/>
          <w:marRight w:val="0"/>
          <w:marTop w:val="0"/>
          <w:marBottom w:val="0"/>
          <w:divBdr>
            <w:top w:val="single" w:sz="36" w:space="6" w:color="FFFFFF"/>
            <w:left w:val="none" w:sz="0" w:space="0" w:color="auto"/>
            <w:bottom w:val="none" w:sz="0" w:space="0" w:color="auto"/>
            <w:right w:val="none" w:sz="0" w:space="0" w:color="auto"/>
          </w:divBdr>
        </w:div>
        <w:div w:id="533348156">
          <w:marLeft w:val="0"/>
          <w:marRight w:val="0"/>
          <w:marTop w:val="0"/>
          <w:marBottom w:val="0"/>
          <w:divBdr>
            <w:top w:val="single" w:sz="36" w:space="6" w:color="FFFFFF"/>
            <w:left w:val="none" w:sz="0" w:space="0" w:color="auto"/>
            <w:bottom w:val="none" w:sz="0" w:space="0" w:color="auto"/>
            <w:right w:val="none" w:sz="0" w:space="0" w:color="auto"/>
          </w:divBdr>
        </w:div>
        <w:div w:id="163517861">
          <w:marLeft w:val="0"/>
          <w:marRight w:val="0"/>
          <w:marTop w:val="0"/>
          <w:marBottom w:val="0"/>
          <w:divBdr>
            <w:top w:val="single" w:sz="36" w:space="6" w:color="FFFFFF"/>
            <w:left w:val="none" w:sz="0" w:space="0" w:color="auto"/>
            <w:bottom w:val="none" w:sz="0" w:space="0" w:color="auto"/>
            <w:right w:val="none" w:sz="0" w:space="0" w:color="auto"/>
          </w:divBdr>
        </w:div>
        <w:div w:id="1752655322">
          <w:marLeft w:val="0"/>
          <w:marRight w:val="0"/>
          <w:marTop w:val="0"/>
          <w:marBottom w:val="0"/>
          <w:divBdr>
            <w:top w:val="single" w:sz="36" w:space="6" w:color="FFFFFF"/>
            <w:left w:val="none" w:sz="0" w:space="0" w:color="auto"/>
            <w:bottom w:val="none" w:sz="0" w:space="0" w:color="auto"/>
            <w:right w:val="none" w:sz="0" w:space="0" w:color="auto"/>
          </w:divBdr>
        </w:div>
        <w:div w:id="213153685">
          <w:marLeft w:val="0"/>
          <w:marRight w:val="0"/>
          <w:marTop w:val="0"/>
          <w:marBottom w:val="0"/>
          <w:divBdr>
            <w:top w:val="single" w:sz="36" w:space="6" w:color="FFFFFF"/>
            <w:left w:val="none" w:sz="0" w:space="0" w:color="auto"/>
            <w:bottom w:val="none" w:sz="0" w:space="0" w:color="auto"/>
            <w:right w:val="none" w:sz="0" w:space="0" w:color="auto"/>
          </w:divBdr>
        </w:div>
        <w:div w:id="723262032">
          <w:marLeft w:val="0"/>
          <w:marRight w:val="0"/>
          <w:marTop w:val="0"/>
          <w:marBottom w:val="0"/>
          <w:divBdr>
            <w:top w:val="single" w:sz="36" w:space="6" w:color="FFFFFF"/>
            <w:left w:val="none" w:sz="0" w:space="0" w:color="auto"/>
            <w:bottom w:val="none" w:sz="0" w:space="0" w:color="auto"/>
            <w:right w:val="none" w:sz="0" w:space="0" w:color="auto"/>
          </w:divBdr>
        </w:div>
        <w:div w:id="251595067">
          <w:marLeft w:val="0"/>
          <w:marRight w:val="0"/>
          <w:marTop w:val="0"/>
          <w:marBottom w:val="0"/>
          <w:divBdr>
            <w:top w:val="single" w:sz="36" w:space="6" w:color="FFFFFF"/>
            <w:left w:val="none" w:sz="0" w:space="0" w:color="auto"/>
            <w:bottom w:val="none" w:sz="0" w:space="0" w:color="auto"/>
            <w:right w:val="none" w:sz="0" w:space="0" w:color="auto"/>
          </w:divBdr>
        </w:div>
        <w:div w:id="760032262">
          <w:marLeft w:val="0"/>
          <w:marRight w:val="0"/>
          <w:marTop w:val="0"/>
          <w:marBottom w:val="0"/>
          <w:divBdr>
            <w:top w:val="single" w:sz="36" w:space="6" w:color="FFFFFF"/>
            <w:left w:val="none" w:sz="0" w:space="0" w:color="auto"/>
            <w:bottom w:val="none" w:sz="0" w:space="0" w:color="auto"/>
            <w:right w:val="none" w:sz="0" w:space="0" w:color="auto"/>
          </w:divBdr>
        </w:div>
        <w:div w:id="10223897">
          <w:marLeft w:val="0"/>
          <w:marRight w:val="0"/>
          <w:marTop w:val="0"/>
          <w:marBottom w:val="0"/>
          <w:divBdr>
            <w:top w:val="single" w:sz="36" w:space="6" w:color="FFFFFF"/>
            <w:left w:val="none" w:sz="0" w:space="0" w:color="auto"/>
            <w:bottom w:val="none" w:sz="0" w:space="0" w:color="auto"/>
            <w:right w:val="none" w:sz="0" w:space="0" w:color="auto"/>
          </w:divBdr>
        </w:div>
        <w:div w:id="287905589">
          <w:marLeft w:val="0"/>
          <w:marRight w:val="0"/>
          <w:marTop w:val="0"/>
          <w:marBottom w:val="0"/>
          <w:divBdr>
            <w:top w:val="single" w:sz="36" w:space="6" w:color="FFFFFF"/>
            <w:left w:val="none" w:sz="0" w:space="0" w:color="auto"/>
            <w:bottom w:val="none" w:sz="0" w:space="0" w:color="auto"/>
            <w:right w:val="none" w:sz="0" w:space="0" w:color="auto"/>
          </w:divBdr>
        </w:div>
        <w:div w:id="1431857510">
          <w:marLeft w:val="0"/>
          <w:marRight w:val="0"/>
          <w:marTop w:val="0"/>
          <w:marBottom w:val="0"/>
          <w:divBdr>
            <w:top w:val="single" w:sz="36" w:space="6" w:color="FFFFFF"/>
            <w:left w:val="none" w:sz="0" w:space="0" w:color="auto"/>
            <w:bottom w:val="none" w:sz="0" w:space="0" w:color="auto"/>
            <w:right w:val="none" w:sz="0" w:space="0" w:color="auto"/>
          </w:divBdr>
        </w:div>
        <w:div w:id="500437370">
          <w:marLeft w:val="0"/>
          <w:marRight w:val="0"/>
          <w:marTop w:val="0"/>
          <w:marBottom w:val="0"/>
          <w:divBdr>
            <w:top w:val="single" w:sz="36" w:space="6" w:color="FFFFFF"/>
            <w:left w:val="none" w:sz="0" w:space="0" w:color="auto"/>
            <w:bottom w:val="none" w:sz="0" w:space="0" w:color="auto"/>
            <w:right w:val="none" w:sz="0" w:space="0" w:color="auto"/>
          </w:divBdr>
        </w:div>
        <w:div w:id="123230658">
          <w:marLeft w:val="0"/>
          <w:marRight w:val="0"/>
          <w:marTop w:val="0"/>
          <w:marBottom w:val="0"/>
          <w:divBdr>
            <w:top w:val="single" w:sz="36" w:space="6" w:color="FFFFFF"/>
            <w:left w:val="none" w:sz="0" w:space="0" w:color="auto"/>
            <w:bottom w:val="none" w:sz="0" w:space="0" w:color="auto"/>
            <w:right w:val="none" w:sz="0" w:space="0" w:color="auto"/>
          </w:divBdr>
        </w:div>
        <w:div w:id="264310009">
          <w:marLeft w:val="0"/>
          <w:marRight w:val="0"/>
          <w:marTop w:val="0"/>
          <w:marBottom w:val="0"/>
          <w:divBdr>
            <w:top w:val="single" w:sz="36" w:space="6" w:color="FFFFFF"/>
            <w:left w:val="none" w:sz="0" w:space="0" w:color="auto"/>
            <w:bottom w:val="none" w:sz="0" w:space="0" w:color="auto"/>
            <w:right w:val="none" w:sz="0" w:space="0" w:color="auto"/>
          </w:divBdr>
        </w:div>
        <w:div w:id="827404206">
          <w:marLeft w:val="0"/>
          <w:marRight w:val="0"/>
          <w:marTop w:val="0"/>
          <w:marBottom w:val="0"/>
          <w:divBdr>
            <w:top w:val="single" w:sz="36" w:space="6" w:color="FFFFFF"/>
            <w:left w:val="none" w:sz="0" w:space="0" w:color="auto"/>
            <w:bottom w:val="none" w:sz="0" w:space="0" w:color="auto"/>
            <w:right w:val="none" w:sz="0" w:space="0" w:color="auto"/>
          </w:divBdr>
        </w:div>
        <w:div w:id="1087458790">
          <w:marLeft w:val="0"/>
          <w:marRight w:val="0"/>
          <w:marTop w:val="0"/>
          <w:marBottom w:val="0"/>
          <w:divBdr>
            <w:top w:val="single" w:sz="36" w:space="6" w:color="FFFFFF"/>
            <w:left w:val="none" w:sz="0" w:space="0" w:color="auto"/>
            <w:bottom w:val="none" w:sz="0" w:space="0" w:color="auto"/>
            <w:right w:val="none" w:sz="0" w:space="0" w:color="auto"/>
          </w:divBdr>
        </w:div>
        <w:div w:id="368534665">
          <w:marLeft w:val="0"/>
          <w:marRight w:val="0"/>
          <w:marTop w:val="0"/>
          <w:marBottom w:val="0"/>
          <w:divBdr>
            <w:top w:val="single" w:sz="36" w:space="6" w:color="FFFFFF"/>
            <w:left w:val="none" w:sz="0" w:space="0" w:color="auto"/>
            <w:bottom w:val="none" w:sz="0" w:space="0" w:color="auto"/>
            <w:right w:val="none" w:sz="0" w:space="0" w:color="auto"/>
          </w:divBdr>
        </w:div>
        <w:div w:id="325209098">
          <w:marLeft w:val="0"/>
          <w:marRight w:val="0"/>
          <w:marTop w:val="0"/>
          <w:marBottom w:val="0"/>
          <w:divBdr>
            <w:top w:val="single" w:sz="36" w:space="6" w:color="FFFFFF"/>
            <w:left w:val="none" w:sz="0" w:space="0" w:color="auto"/>
            <w:bottom w:val="none" w:sz="0" w:space="0" w:color="auto"/>
            <w:right w:val="none" w:sz="0" w:space="0" w:color="auto"/>
          </w:divBdr>
        </w:div>
        <w:div w:id="803502166">
          <w:marLeft w:val="0"/>
          <w:marRight w:val="0"/>
          <w:marTop w:val="0"/>
          <w:marBottom w:val="0"/>
          <w:divBdr>
            <w:top w:val="single" w:sz="36" w:space="6" w:color="FFFFFF"/>
            <w:left w:val="none" w:sz="0" w:space="0" w:color="auto"/>
            <w:bottom w:val="none" w:sz="0" w:space="0" w:color="auto"/>
            <w:right w:val="none" w:sz="0" w:space="0" w:color="auto"/>
          </w:divBdr>
        </w:div>
        <w:div w:id="585379207">
          <w:marLeft w:val="0"/>
          <w:marRight w:val="0"/>
          <w:marTop w:val="0"/>
          <w:marBottom w:val="0"/>
          <w:divBdr>
            <w:top w:val="single" w:sz="36" w:space="6" w:color="FFFFFF"/>
            <w:left w:val="none" w:sz="0" w:space="0" w:color="auto"/>
            <w:bottom w:val="none" w:sz="0" w:space="0" w:color="auto"/>
            <w:right w:val="none" w:sz="0" w:space="0" w:color="auto"/>
          </w:divBdr>
        </w:div>
        <w:div w:id="815142293">
          <w:marLeft w:val="0"/>
          <w:marRight w:val="0"/>
          <w:marTop w:val="0"/>
          <w:marBottom w:val="0"/>
          <w:divBdr>
            <w:top w:val="single" w:sz="36" w:space="6" w:color="FFFFFF"/>
            <w:left w:val="none" w:sz="0" w:space="0" w:color="auto"/>
            <w:bottom w:val="none" w:sz="0" w:space="0" w:color="auto"/>
            <w:right w:val="none" w:sz="0" w:space="0" w:color="auto"/>
          </w:divBdr>
        </w:div>
        <w:div w:id="69427127">
          <w:marLeft w:val="0"/>
          <w:marRight w:val="0"/>
          <w:marTop w:val="0"/>
          <w:marBottom w:val="0"/>
          <w:divBdr>
            <w:top w:val="single" w:sz="36" w:space="6" w:color="FFFFFF"/>
            <w:left w:val="none" w:sz="0" w:space="0" w:color="auto"/>
            <w:bottom w:val="none" w:sz="0" w:space="0" w:color="auto"/>
            <w:right w:val="none" w:sz="0" w:space="0" w:color="auto"/>
          </w:divBdr>
        </w:div>
        <w:div w:id="127673664">
          <w:marLeft w:val="0"/>
          <w:marRight w:val="0"/>
          <w:marTop w:val="0"/>
          <w:marBottom w:val="0"/>
          <w:divBdr>
            <w:top w:val="single" w:sz="36" w:space="6" w:color="FFFFFF"/>
            <w:left w:val="none" w:sz="0" w:space="0" w:color="auto"/>
            <w:bottom w:val="none" w:sz="0" w:space="0" w:color="auto"/>
            <w:right w:val="none" w:sz="0" w:space="0" w:color="auto"/>
          </w:divBdr>
        </w:div>
        <w:div w:id="533618210">
          <w:marLeft w:val="0"/>
          <w:marRight w:val="0"/>
          <w:marTop w:val="0"/>
          <w:marBottom w:val="0"/>
          <w:divBdr>
            <w:top w:val="single" w:sz="36" w:space="6" w:color="FFFFFF"/>
            <w:left w:val="none" w:sz="0" w:space="0" w:color="auto"/>
            <w:bottom w:val="none" w:sz="0" w:space="0" w:color="auto"/>
            <w:right w:val="none" w:sz="0" w:space="0" w:color="auto"/>
          </w:divBdr>
        </w:div>
        <w:div w:id="1665821435">
          <w:marLeft w:val="0"/>
          <w:marRight w:val="0"/>
          <w:marTop w:val="0"/>
          <w:marBottom w:val="0"/>
          <w:divBdr>
            <w:top w:val="single" w:sz="36" w:space="6" w:color="FFFFFF"/>
            <w:left w:val="none" w:sz="0" w:space="0" w:color="auto"/>
            <w:bottom w:val="none" w:sz="0" w:space="0" w:color="auto"/>
            <w:right w:val="none" w:sz="0" w:space="0" w:color="auto"/>
          </w:divBdr>
        </w:div>
        <w:div w:id="1152140809">
          <w:marLeft w:val="0"/>
          <w:marRight w:val="0"/>
          <w:marTop w:val="0"/>
          <w:marBottom w:val="0"/>
          <w:divBdr>
            <w:top w:val="single" w:sz="36" w:space="6" w:color="FFFFFF"/>
            <w:left w:val="none" w:sz="0" w:space="0" w:color="auto"/>
            <w:bottom w:val="none" w:sz="0" w:space="0" w:color="auto"/>
            <w:right w:val="none" w:sz="0" w:space="0" w:color="auto"/>
          </w:divBdr>
        </w:div>
        <w:div w:id="1936673966">
          <w:marLeft w:val="0"/>
          <w:marRight w:val="0"/>
          <w:marTop w:val="0"/>
          <w:marBottom w:val="0"/>
          <w:divBdr>
            <w:top w:val="single" w:sz="36" w:space="6" w:color="FFFFFF"/>
            <w:left w:val="none" w:sz="0" w:space="0" w:color="auto"/>
            <w:bottom w:val="none" w:sz="0" w:space="0" w:color="auto"/>
            <w:right w:val="none" w:sz="0" w:space="0" w:color="auto"/>
          </w:divBdr>
        </w:div>
        <w:div w:id="1502818566">
          <w:marLeft w:val="0"/>
          <w:marRight w:val="0"/>
          <w:marTop w:val="0"/>
          <w:marBottom w:val="0"/>
          <w:divBdr>
            <w:top w:val="single" w:sz="36" w:space="6" w:color="FFFFFF"/>
            <w:left w:val="none" w:sz="0" w:space="0" w:color="auto"/>
            <w:bottom w:val="none" w:sz="0" w:space="0" w:color="auto"/>
            <w:right w:val="none" w:sz="0" w:space="0" w:color="auto"/>
          </w:divBdr>
        </w:div>
        <w:div w:id="1551262006">
          <w:marLeft w:val="0"/>
          <w:marRight w:val="0"/>
          <w:marTop w:val="0"/>
          <w:marBottom w:val="0"/>
          <w:divBdr>
            <w:top w:val="single" w:sz="36" w:space="6" w:color="FFFFFF"/>
            <w:left w:val="none" w:sz="0" w:space="0" w:color="auto"/>
            <w:bottom w:val="none" w:sz="0" w:space="0" w:color="auto"/>
            <w:right w:val="none" w:sz="0" w:space="0" w:color="auto"/>
          </w:divBdr>
        </w:div>
        <w:div w:id="1785999301">
          <w:marLeft w:val="0"/>
          <w:marRight w:val="0"/>
          <w:marTop w:val="0"/>
          <w:marBottom w:val="0"/>
          <w:divBdr>
            <w:top w:val="single" w:sz="36" w:space="6" w:color="FFFFFF"/>
            <w:left w:val="none" w:sz="0" w:space="0" w:color="auto"/>
            <w:bottom w:val="none" w:sz="0" w:space="0" w:color="auto"/>
            <w:right w:val="none" w:sz="0" w:space="0" w:color="auto"/>
          </w:divBdr>
        </w:div>
        <w:div w:id="467669404">
          <w:marLeft w:val="0"/>
          <w:marRight w:val="0"/>
          <w:marTop w:val="0"/>
          <w:marBottom w:val="0"/>
          <w:divBdr>
            <w:top w:val="single" w:sz="36" w:space="6" w:color="FFFFFF"/>
            <w:left w:val="none" w:sz="0" w:space="0" w:color="auto"/>
            <w:bottom w:val="none" w:sz="0" w:space="0" w:color="auto"/>
            <w:right w:val="none" w:sz="0" w:space="0" w:color="auto"/>
          </w:divBdr>
        </w:div>
        <w:div w:id="499388133">
          <w:marLeft w:val="0"/>
          <w:marRight w:val="0"/>
          <w:marTop w:val="0"/>
          <w:marBottom w:val="0"/>
          <w:divBdr>
            <w:top w:val="single" w:sz="36" w:space="6" w:color="FFFFFF"/>
            <w:left w:val="none" w:sz="0" w:space="0" w:color="auto"/>
            <w:bottom w:val="none" w:sz="0" w:space="0" w:color="auto"/>
            <w:right w:val="none" w:sz="0" w:space="0" w:color="auto"/>
          </w:divBdr>
        </w:div>
      </w:divsChild>
    </w:div>
    <w:div w:id="2036880672">
      <w:bodyDiv w:val="1"/>
      <w:marLeft w:val="0"/>
      <w:marRight w:val="0"/>
      <w:marTop w:val="0"/>
      <w:marBottom w:val="0"/>
      <w:divBdr>
        <w:top w:val="none" w:sz="0" w:space="0" w:color="auto"/>
        <w:left w:val="none" w:sz="0" w:space="0" w:color="auto"/>
        <w:bottom w:val="none" w:sz="0" w:space="0" w:color="auto"/>
        <w:right w:val="none" w:sz="0" w:space="0" w:color="auto"/>
      </w:divBdr>
    </w:div>
    <w:div w:id="2044667043">
      <w:bodyDiv w:val="1"/>
      <w:marLeft w:val="0"/>
      <w:marRight w:val="0"/>
      <w:marTop w:val="0"/>
      <w:marBottom w:val="0"/>
      <w:divBdr>
        <w:top w:val="none" w:sz="0" w:space="0" w:color="auto"/>
        <w:left w:val="none" w:sz="0" w:space="0" w:color="auto"/>
        <w:bottom w:val="none" w:sz="0" w:space="0" w:color="auto"/>
        <w:right w:val="none" w:sz="0" w:space="0" w:color="auto"/>
      </w:divBdr>
    </w:div>
    <w:div w:id="2054036413">
      <w:bodyDiv w:val="1"/>
      <w:marLeft w:val="0"/>
      <w:marRight w:val="0"/>
      <w:marTop w:val="0"/>
      <w:marBottom w:val="0"/>
      <w:divBdr>
        <w:top w:val="none" w:sz="0" w:space="0" w:color="auto"/>
        <w:left w:val="none" w:sz="0" w:space="0" w:color="auto"/>
        <w:bottom w:val="none" w:sz="0" w:space="0" w:color="auto"/>
        <w:right w:val="none" w:sz="0" w:space="0" w:color="auto"/>
      </w:divBdr>
    </w:div>
    <w:div w:id="2054428672">
      <w:bodyDiv w:val="1"/>
      <w:marLeft w:val="0"/>
      <w:marRight w:val="0"/>
      <w:marTop w:val="0"/>
      <w:marBottom w:val="0"/>
      <w:divBdr>
        <w:top w:val="none" w:sz="0" w:space="0" w:color="auto"/>
        <w:left w:val="none" w:sz="0" w:space="0" w:color="auto"/>
        <w:bottom w:val="none" w:sz="0" w:space="0" w:color="auto"/>
        <w:right w:val="none" w:sz="0" w:space="0" w:color="auto"/>
      </w:divBdr>
    </w:div>
    <w:div w:id="2074424731">
      <w:bodyDiv w:val="1"/>
      <w:marLeft w:val="0"/>
      <w:marRight w:val="0"/>
      <w:marTop w:val="0"/>
      <w:marBottom w:val="0"/>
      <w:divBdr>
        <w:top w:val="none" w:sz="0" w:space="0" w:color="auto"/>
        <w:left w:val="none" w:sz="0" w:space="0" w:color="auto"/>
        <w:bottom w:val="none" w:sz="0" w:space="0" w:color="auto"/>
        <w:right w:val="none" w:sz="0" w:space="0" w:color="auto"/>
      </w:divBdr>
      <w:divsChild>
        <w:div w:id="21126248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7701327">
      <w:bodyDiv w:val="1"/>
      <w:marLeft w:val="0"/>
      <w:marRight w:val="0"/>
      <w:marTop w:val="0"/>
      <w:marBottom w:val="0"/>
      <w:divBdr>
        <w:top w:val="none" w:sz="0" w:space="0" w:color="auto"/>
        <w:left w:val="none" w:sz="0" w:space="0" w:color="auto"/>
        <w:bottom w:val="none" w:sz="0" w:space="0" w:color="auto"/>
        <w:right w:val="none" w:sz="0" w:space="0" w:color="auto"/>
      </w:divBdr>
      <w:divsChild>
        <w:div w:id="219631141">
          <w:marLeft w:val="0"/>
          <w:marRight w:val="0"/>
          <w:marTop w:val="0"/>
          <w:marBottom w:val="0"/>
          <w:divBdr>
            <w:top w:val="none" w:sz="0" w:space="0" w:color="auto"/>
            <w:left w:val="none" w:sz="0" w:space="0" w:color="auto"/>
            <w:bottom w:val="none" w:sz="0" w:space="0" w:color="auto"/>
            <w:right w:val="none" w:sz="0" w:space="0" w:color="auto"/>
          </w:divBdr>
        </w:div>
        <w:div w:id="1579434843">
          <w:marLeft w:val="0"/>
          <w:marRight w:val="0"/>
          <w:marTop w:val="0"/>
          <w:marBottom w:val="0"/>
          <w:divBdr>
            <w:top w:val="none" w:sz="0" w:space="0" w:color="auto"/>
            <w:left w:val="none" w:sz="0" w:space="0" w:color="auto"/>
            <w:bottom w:val="none" w:sz="0" w:space="0" w:color="auto"/>
            <w:right w:val="none" w:sz="0" w:space="0" w:color="auto"/>
          </w:divBdr>
          <w:divsChild>
            <w:div w:id="555704296">
              <w:marLeft w:val="0"/>
              <w:marRight w:val="0"/>
              <w:marTop w:val="0"/>
              <w:marBottom w:val="0"/>
              <w:divBdr>
                <w:top w:val="none" w:sz="0" w:space="0" w:color="auto"/>
                <w:left w:val="none" w:sz="0" w:space="0" w:color="auto"/>
                <w:bottom w:val="none" w:sz="0" w:space="0" w:color="auto"/>
                <w:right w:val="none" w:sz="0" w:space="0" w:color="auto"/>
              </w:divBdr>
            </w:div>
            <w:div w:id="1815872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279694">
      <w:bodyDiv w:val="1"/>
      <w:marLeft w:val="0"/>
      <w:marRight w:val="0"/>
      <w:marTop w:val="0"/>
      <w:marBottom w:val="0"/>
      <w:divBdr>
        <w:top w:val="none" w:sz="0" w:space="0" w:color="auto"/>
        <w:left w:val="none" w:sz="0" w:space="0" w:color="auto"/>
        <w:bottom w:val="none" w:sz="0" w:space="0" w:color="auto"/>
        <w:right w:val="none" w:sz="0" w:space="0" w:color="auto"/>
      </w:divBdr>
    </w:div>
    <w:div w:id="2078897458">
      <w:bodyDiv w:val="1"/>
      <w:marLeft w:val="0"/>
      <w:marRight w:val="0"/>
      <w:marTop w:val="0"/>
      <w:marBottom w:val="0"/>
      <w:divBdr>
        <w:top w:val="none" w:sz="0" w:space="0" w:color="auto"/>
        <w:left w:val="none" w:sz="0" w:space="0" w:color="auto"/>
        <w:bottom w:val="none" w:sz="0" w:space="0" w:color="auto"/>
        <w:right w:val="none" w:sz="0" w:space="0" w:color="auto"/>
      </w:divBdr>
      <w:divsChild>
        <w:div w:id="1344748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3989625">
      <w:bodyDiv w:val="1"/>
      <w:marLeft w:val="0"/>
      <w:marRight w:val="0"/>
      <w:marTop w:val="0"/>
      <w:marBottom w:val="0"/>
      <w:divBdr>
        <w:top w:val="none" w:sz="0" w:space="0" w:color="auto"/>
        <w:left w:val="none" w:sz="0" w:space="0" w:color="auto"/>
        <w:bottom w:val="none" w:sz="0" w:space="0" w:color="auto"/>
        <w:right w:val="none" w:sz="0" w:space="0" w:color="auto"/>
      </w:divBdr>
    </w:div>
    <w:div w:id="2088112480">
      <w:bodyDiv w:val="1"/>
      <w:marLeft w:val="0"/>
      <w:marRight w:val="0"/>
      <w:marTop w:val="0"/>
      <w:marBottom w:val="0"/>
      <w:divBdr>
        <w:top w:val="none" w:sz="0" w:space="0" w:color="auto"/>
        <w:left w:val="none" w:sz="0" w:space="0" w:color="auto"/>
        <w:bottom w:val="none" w:sz="0" w:space="0" w:color="auto"/>
        <w:right w:val="none" w:sz="0" w:space="0" w:color="auto"/>
      </w:divBdr>
    </w:div>
    <w:div w:id="2088266587">
      <w:bodyDiv w:val="1"/>
      <w:marLeft w:val="0"/>
      <w:marRight w:val="0"/>
      <w:marTop w:val="0"/>
      <w:marBottom w:val="0"/>
      <w:divBdr>
        <w:top w:val="none" w:sz="0" w:space="0" w:color="auto"/>
        <w:left w:val="none" w:sz="0" w:space="0" w:color="auto"/>
        <w:bottom w:val="none" w:sz="0" w:space="0" w:color="auto"/>
        <w:right w:val="none" w:sz="0" w:space="0" w:color="auto"/>
      </w:divBdr>
    </w:div>
    <w:div w:id="2103409284">
      <w:bodyDiv w:val="1"/>
      <w:marLeft w:val="0"/>
      <w:marRight w:val="0"/>
      <w:marTop w:val="0"/>
      <w:marBottom w:val="0"/>
      <w:divBdr>
        <w:top w:val="none" w:sz="0" w:space="0" w:color="auto"/>
        <w:left w:val="none" w:sz="0" w:space="0" w:color="auto"/>
        <w:bottom w:val="none" w:sz="0" w:space="0" w:color="auto"/>
        <w:right w:val="none" w:sz="0" w:space="0" w:color="auto"/>
      </w:divBdr>
    </w:div>
    <w:div w:id="2103842775">
      <w:bodyDiv w:val="1"/>
      <w:marLeft w:val="0"/>
      <w:marRight w:val="0"/>
      <w:marTop w:val="0"/>
      <w:marBottom w:val="0"/>
      <w:divBdr>
        <w:top w:val="none" w:sz="0" w:space="0" w:color="auto"/>
        <w:left w:val="none" w:sz="0" w:space="0" w:color="auto"/>
        <w:bottom w:val="none" w:sz="0" w:space="0" w:color="auto"/>
        <w:right w:val="none" w:sz="0" w:space="0" w:color="auto"/>
      </w:divBdr>
    </w:div>
    <w:div w:id="2105565276">
      <w:bodyDiv w:val="1"/>
      <w:marLeft w:val="0"/>
      <w:marRight w:val="0"/>
      <w:marTop w:val="0"/>
      <w:marBottom w:val="0"/>
      <w:divBdr>
        <w:top w:val="none" w:sz="0" w:space="0" w:color="auto"/>
        <w:left w:val="none" w:sz="0" w:space="0" w:color="auto"/>
        <w:bottom w:val="none" w:sz="0" w:space="0" w:color="auto"/>
        <w:right w:val="none" w:sz="0" w:space="0" w:color="auto"/>
      </w:divBdr>
      <w:divsChild>
        <w:div w:id="175659791">
          <w:marLeft w:val="0"/>
          <w:marRight w:val="0"/>
          <w:marTop w:val="0"/>
          <w:marBottom w:val="0"/>
          <w:divBdr>
            <w:top w:val="none" w:sz="0" w:space="0" w:color="auto"/>
            <w:left w:val="none" w:sz="0" w:space="0" w:color="auto"/>
            <w:bottom w:val="none" w:sz="0" w:space="0" w:color="auto"/>
            <w:right w:val="none" w:sz="0" w:space="0" w:color="auto"/>
          </w:divBdr>
          <w:divsChild>
            <w:div w:id="1459377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154567">
      <w:bodyDiv w:val="1"/>
      <w:marLeft w:val="0"/>
      <w:marRight w:val="0"/>
      <w:marTop w:val="0"/>
      <w:marBottom w:val="0"/>
      <w:divBdr>
        <w:top w:val="none" w:sz="0" w:space="0" w:color="auto"/>
        <w:left w:val="none" w:sz="0" w:space="0" w:color="auto"/>
        <w:bottom w:val="none" w:sz="0" w:space="0" w:color="auto"/>
        <w:right w:val="none" w:sz="0" w:space="0" w:color="auto"/>
      </w:divBdr>
    </w:div>
    <w:div w:id="2110615093">
      <w:bodyDiv w:val="1"/>
      <w:marLeft w:val="0"/>
      <w:marRight w:val="0"/>
      <w:marTop w:val="0"/>
      <w:marBottom w:val="0"/>
      <w:divBdr>
        <w:top w:val="none" w:sz="0" w:space="0" w:color="auto"/>
        <w:left w:val="none" w:sz="0" w:space="0" w:color="auto"/>
        <w:bottom w:val="none" w:sz="0" w:space="0" w:color="auto"/>
        <w:right w:val="none" w:sz="0" w:space="0" w:color="auto"/>
      </w:divBdr>
    </w:div>
    <w:div w:id="2121103055">
      <w:bodyDiv w:val="1"/>
      <w:marLeft w:val="0"/>
      <w:marRight w:val="0"/>
      <w:marTop w:val="0"/>
      <w:marBottom w:val="0"/>
      <w:divBdr>
        <w:top w:val="none" w:sz="0" w:space="0" w:color="auto"/>
        <w:left w:val="none" w:sz="0" w:space="0" w:color="auto"/>
        <w:bottom w:val="none" w:sz="0" w:space="0" w:color="auto"/>
        <w:right w:val="none" w:sz="0" w:space="0" w:color="auto"/>
      </w:divBdr>
    </w:div>
    <w:div w:id="2125534471">
      <w:bodyDiv w:val="1"/>
      <w:marLeft w:val="0"/>
      <w:marRight w:val="0"/>
      <w:marTop w:val="0"/>
      <w:marBottom w:val="0"/>
      <w:divBdr>
        <w:top w:val="none" w:sz="0" w:space="0" w:color="auto"/>
        <w:left w:val="none" w:sz="0" w:space="0" w:color="auto"/>
        <w:bottom w:val="none" w:sz="0" w:space="0" w:color="auto"/>
        <w:right w:val="none" w:sz="0" w:space="0" w:color="auto"/>
      </w:divBdr>
    </w:div>
    <w:div w:id="2126539402">
      <w:bodyDiv w:val="1"/>
      <w:marLeft w:val="0"/>
      <w:marRight w:val="0"/>
      <w:marTop w:val="0"/>
      <w:marBottom w:val="0"/>
      <w:divBdr>
        <w:top w:val="none" w:sz="0" w:space="0" w:color="auto"/>
        <w:left w:val="none" w:sz="0" w:space="0" w:color="auto"/>
        <w:bottom w:val="none" w:sz="0" w:space="0" w:color="auto"/>
        <w:right w:val="none" w:sz="0" w:space="0" w:color="auto"/>
      </w:divBdr>
    </w:div>
    <w:div w:id="2128116620">
      <w:bodyDiv w:val="1"/>
      <w:marLeft w:val="0"/>
      <w:marRight w:val="0"/>
      <w:marTop w:val="0"/>
      <w:marBottom w:val="0"/>
      <w:divBdr>
        <w:top w:val="none" w:sz="0" w:space="0" w:color="auto"/>
        <w:left w:val="none" w:sz="0" w:space="0" w:color="auto"/>
        <w:bottom w:val="none" w:sz="0" w:space="0" w:color="auto"/>
        <w:right w:val="none" w:sz="0" w:space="0" w:color="auto"/>
      </w:divBdr>
    </w:div>
    <w:div w:id="2145387567">
      <w:bodyDiv w:val="1"/>
      <w:marLeft w:val="0"/>
      <w:marRight w:val="0"/>
      <w:marTop w:val="0"/>
      <w:marBottom w:val="0"/>
      <w:divBdr>
        <w:top w:val="none" w:sz="0" w:space="0" w:color="auto"/>
        <w:left w:val="none" w:sz="0" w:space="0" w:color="auto"/>
        <w:bottom w:val="none" w:sz="0" w:space="0" w:color="auto"/>
        <w:right w:val="none" w:sz="0" w:space="0" w:color="auto"/>
      </w:divBdr>
      <w:divsChild>
        <w:div w:id="257906187">
          <w:marLeft w:val="0"/>
          <w:marRight w:val="0"/>
          <w:marTop w:val="0"/>
          <w:marBottom w:val="0"/>
          <w:divBdr>
            <w:top w:val="none" w:sz="0" w:space="0" w:color="auto"/>
            <w:left w:val="none" w:sz="0" w:space="0" w:color="auto"/>
            <w:bottom w:val="none" w:sz="0" w:space="0" w:color="auto"/>
            <w:right w:val="none" w:sz="0" w:space="0" w:color="auto"/>
          </w:divBdr>
          <w:divsChild>
            <w:div w:id="292951363">
              <w:marLeft w:val="0"/>
              <w:marRight w:val="0"/>
              <w:marTop w:val="0"/>
              <w:marBottom w:val="0"/>
              <w:divBdr>
                <w:top w:val="none" w:sz="0" w:space="0" w:color="auto"/>
                <w:left w:val="none" w:sz="0" w:space="0" w:color="auto"/>
                <w:bottom w:val="none" w:sz="0" w:space="0" w:color="auto"/>
                <w:right w:val="none" w:sz="0" w:space="0" w:color="auto"/>
              </w:divBdr>
            </w:div>
            <w:div w:id="843518632">
              <w:marLeft w:val="0"/>
              <w:marRight w:val="0"/>
              <w:marTop w:val="0"/>
              <w:marBottom w:val="0"/>
              <w:divBdr>
                <w:top w:val="none" w:sz="0" w:space="0" w:color="auto"/>
                <w:left w:val="none" w:sz="0" w:space="0" w:color="auto"/>
                <w:bottom w:val="none" w:sz="0" w:space="0" w:color="auto"/>
                <w:right w:val="none" w:sz="0" w:space="0" w:color="auto"/>
              </w:divBdr>
            </w:div>
            <w:div w:id="1061518463">
              <w:marLeft w:val="0"/>
              <w:marRight w:val="0"/>
              <w:marTop w:val="0"/>
              <w:marBottom w:val="0"/>
              <w:divBdr>
                <w:top w:val="none" w:sz="0" w:space="0" w:color="auto"/>
                <w:left w:val="none" w:sz="0" w:space="0" w:color="auto"/>
                <w:bottom w:val="none" w:sz="0" w:space="0" w:color="auto"/>
                <w:right w:val="none" w:sz="0" w:space="0" w:color="auto"/>
              </w:divBdr>
            </w:div>
            <w:div w:id="1357543903">
              <w:marLeft w:val="0"/>
              <w:marRight w:val="0"/>
              <w:marTop w:val="0"/>
              <w:marBottom w:val="0"/>
              <w:divBdr>
                <w:top w:val="none" w:sz="0" w:space="0" w:color="auto"/>
                <w:left w:val="none" w:sz="0" w:space="0" w:color="auto"/>
                <w:bottom w:val="none" w:sz="0" w:space="0" w:color="auto"/>
                <w:right w:val="none" w:sz="0" w:space="0" w:color="auto"/>
              </w:divBdr>
            </w:div>
            <w:div w:id="1438674361">
              <w:marLeft w:val="0"/>
              <w:marRight w:val="0"/>
              <w:marTop w:val="0"/>
              <w:marBottom w:val="0"/>
              <w:divBdr>
                <w:top w:val="none" w:sz="0" w:space="0" w:color="auto"/>
                <w:left w:val="none" w:sz="0" w:space="0" w:color="auto"/>
                <w:bottom w:val="none" w:sz="0" w:space="0" w:color="auto"/>
                <w:right w:val="none" w:sz="0" w:space="0" w:color="auto"/>
              </w:divBdr>
            </w:div>
            <w:div w:id="1757704496">
              <w:marLeft w:val="0"/>
              <w:marRight w:val="0"/>
              <w:marTop w:val="0"/>
              <w:marBottom w:val="0"/>
              <w:divBdr>
                <w:top w:val="none" w:sz="0" w:space="0" w:color="auto"/>
                <w:left w:val="none" w:sz="0" w:space="0" w:color="auto"/>
                <w:bottom w:val="none" w:sz="0" w:space="0" w:color="auto"/>
                <w:right w:val="none" w:sz="0" w:space="0" w:color="auto"/>
              </w:divBdr>
            </w:div>
            <w:div w:id="1836912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9.bin"/><Relationship Id="rId117" Type="http://schemas.openxmlformats.org/officeDocument/2006/relationships/oleObject" Target="embeddings/oleObject42.bin"/><Relationship Id="rId21" Type="http://schemas.openxmlformats.org/officeDocument/2006/relationships/image" Target="media/image8.emf"/><Relationship Id="rId42" Type="http://schemas.openxmlformats.org/officeDocument/2006/relationships/image" Target="media/image18.png"/><Relationship Id="rId47" Type="http://schemas.openxmlformats.org/officeDocument/2006/relationships/image" Target="media/image22.png"/><Relationship Id="rId63" Type="http://schemas.openxmlformats.org/officeDocument/2006/relationships/oleObject" Target="embeddings/oleObject20.bin"/><Relationship Id="rId68" Type="http://schemas.openxmlformats.org/officeDocument/2006/relationships/image" Target="media/image37.emf"/><Relationship Id="rId84" Type="http://schemas.openxmlformats.org/officeDocument/2006/relationships/image" Target="media/image47.emf"/><Relationship Id="rId89" Type="http://schemas.openxmlformats.org/officeDocument/2006/relationships/oleObject" Target="embeddings/oleObject31.bin"/><Relationship Id="rId112" Type="http://schemas.openxmlformats.org/officeDocument/2006/relationships/image" Target="media/image64.emf"/><Relationship Id="rId16" Type="http://schemas.openxmlformats.org/officeDocument/2006/relationships/oleObject" Target="embeddings/oleObject4.bin"/><Relationship Id="rId107" Type="http://schemas.openxmlformats.org/officeDocument/2006/relationships/oleObject" Target="embeddings/oleObject37.bin"/><Relationship Id="rId11" Type="http://schemas.openxmlformats.org/officeDocument/2006/relationships/oleObject" Target="embeddings/oleObject2.bin"/><Relationship Id="rId32" Type="http://schemas.openxmlformats.org/officeDocument/2006/relationships/oleObject" Target="embeddings/oleObject11.bin"/><Relationship Id="rId37" Type="http://schemas.openxmlformats.org/officeDocument/2006/relationships/oleObject" Target="embeddings/oleObject13.bin"/><Relationship Id="rId53" Type="http://schemas.openxmlformats.org/officeDocument/2006/relationships/image" Target="media/image27.png"/><Relationship Id="rId58" Type="http://schemas.openxmlformats.org/officeDocument/2006/relationships/image" Target="media/image31.emf"/><Relationship Id="rId74" Type="http://schemas.openxmlformats.org/officeDocument/2006/relationships/image" Target="media/image40.png"/><Relationship Id="rId79" Type="http://schemas.openxmlformats.org/officeDocument/2006/relationships/image" Target="media/image44.emf"/><Relationship Id="rId102" Type="http://schemas.openxmlformats.org/officeDocument/2006/relationships/image" Target="media/image58.png"/><Relationship Id="rId5" Type="http://schemas.openxmlformats.org/officeDocument/2006/relationships/webSettings" Target="webSettings.xml"/><Relationship Id="rId90" Type="http://schemas.openxmlformats.org/officeDocument/2006/relationships/image" Target="media/image50.emf"/><Relationship Id="rId95" Type="http://schemas.openxmlformats.org/officeDocument/2006/relationships/image" Target="media/image53.png"/><Relationship Id="rId22" Type="http://schemas.openxmlformats.org/officeDocument/2006/relationships/oleObject" Target="embeddings/oleObject7.bin"/><Relationship Id="rId27" Type="http://schemas.openxmlformats.org/officeDocument/2006/relationships/comments" Target="comments.xml"/><Relationship Id="rId43" Type="http://schemas.openxmlformats.org/officeDocument/2006/relationships/image" Target="media/image19.png"/><Relationship Id="rId48" Type="http://schemas.openxmlformats.org/officeDocument/2006/relationships/image" Target="media/image23.emf"/><Relationship Id="rId64" Type="http://schemas.openxmlformats.org/officeDocument/2006/relationships/image" Target="media/image35.emf"/><Relationship Id="rId69" Type="http://schemas.openxmlformats.org/officeDocument/2006/relationships/oleObject" Target="embeddings/oleObject23.bin"/><Relationship Id="rId113" Type="http://schemas.openxmlformats.org/officeDocument/2006/relationships/oleObject" Target="embeddings/oleObject40.bin"/><Relationship Id="rId118" Type="http://schemas.openxmlformats.org/officeDocument/2006/relationships/fontTable" Target="fontTable.xml"/><Relationship Id="rId80" Type="http://schemas.openxmlformats.org/officeDocument/2006/relationships/oleObject" Target="embeddings/oleObject27.bin"/><Relationship Id="rId85" Type="http://schemas.openxmlformats.org/officeDocument/2006/relationships/oleObject" Target="embeddings/oleObject29.bin"/><Relationship Id="rId12" Type="http://schemas.openxmlformats.org/officeDocument/2006/relationships/image" Target="media/image3.png"/><Relationship Id="rId17" Type="http://schemas.openxmlformats.org/officeDocument/2006/relationships/image" Target="media/image6.emf"/><Relationship Id="rId33" Type="http://schemas.openxmlformats.org/officeDocument/2006/relationships/image" Target="media/image13.emf"/><Relationship Id="rId38" Type="http://schemas.openxmlformats.org/officeDocument/2006/relationships/image" Target="media/image16.emf"/><Relationship Id="rId59" Type="http://schemas.openxmlformats.org/officeDocument/2006/relationships/oleObject" Target="embeddings/oleObject19.bin"/><Relationship Id="rId103" Type="http://schemas.openxmlformats.org/officeDocument/2006/relationships/image" Target="media/image59.emf"/><Relationship Id="rId108" Type="http://schemas.openxmlformats.org/officeDocument/2006/relationships/image" Target="media/image62.emf"/><Relationship Id="rId54" Type="http://schemas.openxmlformats.org/officeDocument/2006/relationships/image" Target="media/image28.emf"/><Relationship Id="rId70" Type="http://schemas.openxmlformats.org/officeDocument/2006/relationships/image" Target="media/image38.emf"/><Relationship Id="rId75" Type="http://schemas.openxmlformats.org/officeDocument/2006/relationships/image" Target="media/image41.png"/><Relationship Id="rId91" Type="http://schemas.openxmlformats.org/officeDocument/2006/relationships/oleObject" Target="embeddings/oleObject32.bin"/><Relationship Id="rId96" Type="http://schemas.openxmlformats.org/officeDocument/2006/relationships/image" Target="media/image54.emf"/><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9.emf"/><Relationship Id="rId28" Type="http://schemas.microsoft.com/office/2011/relationships/commentsExtended" Target="commentsExtended.xml"/><Relationship Id="rId49" Type="http://schemas.openxmlformats.org/officeDocument/2006/relationships/oleObject" Target="embeddings/oleObject17.bin"/><Relationship Id="rId114" Type="http://schemas.openxmlformats.org/officeDocument/2006/relationships/image" Target="media/image65.emf"/><Relationship Id="rId119" Type="http://schemas.microsoft.com/office/2011/relationships/people" Target="people.xml"/><Relationship Id="rId10" Type="http://schemas.openxmlformats.org/officeDocument/2006/relationships/image" Target="media/image2.emf"/><Relationship Id="rId31" Type="http://schemas.openxmlformats.org/officeDocument/2006/relationships/image" Target="media/image12.emf"/><Relationship Id="rId44" Type="http://schemas.openxmlformats.org/officeDocument/2006/relationships/image" Target="media/image20.emf"/><Relationship Id="rId52" Type="http://schemas.openxmlformats.org/officeDocument/2006/relationships/image" Target="media/image26.png"/><Relationship Id="rId60" Type="http://schemas.openxmlformats.org/officeDocument/2006/relationships/image" Target="media/image32.png"/><Relationship Id="rId65" Type="http://schemas.openxmlformats.org/officeDocument/2006/relationships/oleObject" Target="embeddings/oleObject21.bin"/><Relationship Id="rId73" Type="http://schemas.openxmlformats.org/officeDocument/2006/relationships/oleObject" Target="embeddings/oleObject25.bin"/><Relationship Id="rId78" Type="http://schemas.openxmlformats.org/officeDocument/2006/relationships/image" Target="media/image43.png"/><Relationship Id="rId81" Type="http://schemas.openxmlformats.org/officeDocument/2006/relationships/image" Target="media/image45.jpeg"/><Relationship Id="rId86" Type="http://schemas.openxmlformats.org/officeDocument/2006/relationships/image" Target="media/image48.emf"/><Relationship Id="rId94" Type="http://schemas.openxmlformats.org/officeDocument/2006/relationships/oleObject" Target="embeddings/oleObject33.bin"/><Relationship Id="rId99" Type="http://schemas.openxmlformats.org/officeDocument/2006/relationships/image" Target="media/image56.png"/><Relationship Id="rId101" Type="http://schemas.openxmlformats.org/officeDocument/2006/relationships/oleObject" Target="embeddings/oleObject35.bin"/><Relationship Id="rId4" Type="http://schemas.openxmlformats.org/officeDocument/2006/relationships/settings" Target="settings.xml"/><Relationship Id="rId9" Type="http://schemas.openxmlformats.org/officeDocument/2006/relationships/oleObject" Target="embeddings/oleObject1.bin"/><Relationship Id="rId13" Type="http://schemas.openxmlformats.org/officeDocument/2006/relationships/image" Target="media/image4.emf"/><Relationship Id="rId18" Type="http://schemas.openxmlformats.org/officeDocument/2006/relationships/oleObject" Target="embeddings/oleObject5.bin"/><Relationship Id="rId39" Type="http://schemas.openxmlformats.org/officeDocument/2006/relationships/oleObject" Target="embeddings/oleObject14.bin"/><Relationship Id="rId109" Type="http://schemas.openxmlformats.org/officeDocument/2006/relationships/oleObject" Target="embeddings/oleObject38.bin"/><Relationship Id="rId34" Type="http://schemas.openxmlformats.org/officeDocument/2006/relationships/oleObject" Target="embeddings/oleObject12.bin"/><Relationship Id="rId50" Type="http://schemas.openxmlformats.org/officeDocument/2006/relationships/image" Target="media/image24.png"/><Relationship Id="rId55" Type="http://schemas.openxmlformats.org/officeDocument/2006/relationships/oleObject" Target="embeddings/oleObject18.bin"/><Relationship Id="rId76" Type="http://schemas.openxmlformats.org/officeDocument/2006/relationships/image" Target="media/image42.emf"/><Relationship Id="rId97" Type="http://schemas.openxmlformats.org/officeDocument/2006/relationships/oleObject" Target="embeddings/oleObject34.bin"/><Relationship Id="rId104" Type="http://schemas.openxmlformats.org/officeDocument/2006/relationships/oleObject" Target="embeddings/oleObject36.bin"/><Relationship Id="rId120"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oleObject" Target="embeddings/oleObject24.bin"/><Relationship Id="rId92" Type="http://schemas.openxmlformats.org/officeDocument/2006/relationships/image" Target="media/image51.png"/><Relationship Id="rId2" Type="http://schemas.openxmlformats.org/officeDocument/2006/relationships/numbering" Target="numbering.xml"/><Relationship Id="rId29" Type="http://schemas.openxmlformats.org/officeDocument/2006/relationships/image" Target="media/image11.emf"/><Relationship Id="rId24" Type="http://schemas.openxmlformats.org/officeDocument/2006/relationships/oleObject" Target="embeddings/oleObject8.bin"/><Relationship Id="rId40" Type="http://schemas.openxmlformats.org/officeDocument/2006/relationships/image" Target="media/image17.emf"/><Relationship Id="rId45" Type="http://schemas.openxmlformats.org/officeDocument/2006/relationships/oleObject" Target="embeddings/oleObject16.bin"/><Relationship Id="rId66" Type="http://schemas.openxmlformats.org/officeDocument/2006/relationships/image" Target="media/image36.emf"/><Relationship Id="rId87" Type="http://schemas.openxmlformats.org/officeDocument/2006/relationships/oleObject" Target="embeddings/oleObject30.bin"/><Relationship Id="rId110" Type="http://schemas.openxmlformats.org/officeDocument/2006/relationships/image" Target="media/image63.emf"/><Relationship Id="rId115" Type="http://schemas.openxmlformats.org/officeDocument/2006/relationships/oleObject" Target="embeddings/oleObject41.bin"/><Relationship Id="rId61" Type="http://schemas.openxmlformats.org/officeDocument/2006/relationships/image" Target="media/image33.png"/><Relationship Id="rId82" Type="http://schemas.openxmlformats.org/officeDocument/2006/relationships/image" Target="media/image46.emf"/><Relationship Id="rId19" Type="http://schemas.openxmlformats.org/officeDocument/2006/relationships/image" Target="media/image7.emf"/><Relationship Id="rId14" Type="http://schemas.openxmlformats.org/officeDocument/2006/relationships/oleObject" Target="embeddings/oleObject3.bin"/><Relationship Id="rId30" Type="http://schemas.openxmlformats.org/officeDocument/2006/relationships/oleObject" Target="embeddings/oleObject10.bin"/><Relationship Id="rId35" Type="http://schemas.openxmlformats.org/officeDocument/2006/relationships/image" Target="media/image14.png"/><Relationship Id="rId56" Type="http://schemas.openxmlformats.org/officeDocument/2006/relationships/image" Target="media/image29.png"/><Relationship Id="rId77" Type="http://schemas.openxmlformats.org/officeDocument/2006/relationships/oleObject" Target="embeddings/oleObject26.bin"/><Relationship Id="rId100" Type="http://schemas.openxmlformats.org/officeDocument/2006/relationships/image" Target="media/image57.emf"/><Relationship Id="rId105" Type="http://schemas.openxmlformats.org/officeDocument/2006/relationships/image" Target="media/image60.png"/><Relationship Id="rId8" Type="http://schemas.openxmlformats.org/officeDocument/2006/relationships/image" Target="media/image1.emf"/><Relationship Id="rId51" Type="http://schemas.openxmlformats.org/officeDocument/2006/relationships/image" Target="media/image25.png"/><Relationship Id="rId72" Type="http://schemas.openxmlformats.org/officeDocument/2006/relationships/image" Target="media/image39.emf"/><Relationship Id="rId93" Type="http://schemas.openxmlformats.org/officeDocument/2006/relationships/image" Target="media/image52.emf"/><Relationship Id="rId98" Type="http://schemas.openxmlformats.org/officeDocument/2006/relationships/image" Target="media/image55.png"/><Relationship Id="rId3" Type="http://schemas.openxmlformats.org/officeDocument/2006/relationships/styles" Target="styles.xml"/><Relationship Id="rId25" Type="http://schemas.openxmlformats.org/officeDocument/2006/relationships/image" Target="media/image10.emf"/><Relationship Id="rId46" Type="http://schemas.openxmlformats.org/officeDocument/2006/relationships/image" Target="media/image21.png"/><Relationship Id="rId67" Type="http://schemas.openxmlformats.org/officeDocument/2006/relationships/oleObject" Target="embeddings/oleObject22.bin"/><Relationship Id="rId116" Type="http://schemas.openxmlformats.org/officeDocument/2006/relationships/image" Target="media/image66.emf"/><Relationship Id="rId20" Type="http://schemas.openxmlformats.org/officeDocument/2006/relationships/oleObject" Target="embeddings/oleObject6.bin"/><Relationship Id="rId41" Type="http://schemas.openxmlformats.org/officeDocument/2006/relationships/oleObject" Target="embeddings/oleObject15.bin"/><Relationship Id="rId62" Type="http://schemas.openxmlformats.org/officeDocument/2006/relationships/image" Target="media/image34.emf"/><Relationship Id="rId83" Type="http://schemas.openxmlformats.org/officeDocument/2006/relationships/oleObject" Target="embeddings/oleObject28.bin"/><Relationship Id="rId88" Type="http://schemas.openxmlformats.org/officeDocument/2006/relationships/image" Target="media/image49.emf"/><Relationship Id="rId111" Type="http://schemas.openxmlformats.org/officeDocument/2006/relationships/oleObject" Target="embeddings/oleObject39.bin"/><Relationship Id="rId15" Type="http://schemas.openxmlformats.org/officeDocument/2006/relationships/image" Target="media/image5.emf"/><Relationship Id="rId36" Type="http://schemas.openxmlformats.org/officeDocument/2006/relationships/image" Target="media/image15.emf"/><Relationship Id="rId57" Type="http://schemas.openxmlformats.org/officeDocument/2006/relationships/image" Target="media/image30.png"/><Relationship Id="rId106" Type="http://schemas.openxmlformats.org/officeDocument/2006/relationships/image" Target="media/image61.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5EB0F82-F078-45A7-84C7-6FB9A91859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1070</TotalTime>
  <Pages>1</Pages>
  <Words>12661</Words>
  <Characters>69636</Characters>
  <Application>Microsoft Office Word</Application>
  <DocSecurity>0</DocSecurity>
  <Lines>580</Lines>
  <Paragraphs>164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82133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Alfredo</dc:creator>
  <cp:keywords/>
  <dc:description/>
  <cp:lastModifiedBy>Alfredo</cp:lastModifiedBy>
  <cp:revision>18</cp:revision>
  <dcterms:created xsi:type="dcterms:W3CDTF">2020-09-17T00:36:00Z</dcterms:created>
  <dcterms:modified xsi:type="dcterms:W3CDTF">2020-10-13T02:14:00Z</dcterms:modified>
</cp:coreProperties>
</file>